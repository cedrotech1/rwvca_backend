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rPr>
        <w:id w:val="1639294879"/>
      </w:sdtPr>
      <w:sdtEndPr/>
      <w:sdtContent>
        <w:p w14:paraId="766AE385" w14:textId="77777777" w:rsidR="00BA081D" w:rsidRDefault="00D119E4">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97B39C5" wp14:editId="67641CA5">
                    <wp:simplePos x="0" y="0"/>
                    <wp:positionH relativeFrom="column">
                      <wp:posOffset>-590550</wp:posOffset>
                    </wp:positionH>
                    <wp:positionV relativeFrom="paragraph">
                      <wp:posOffset>-754380</wp:posOffset>
                    </wp:positionV>
                    <wp:extent cx="7313930" cy="1826260"/>
                    <wp:effectExtent l="50800" t="25400" r="64770" b="79375"/>
                    <wp:wrapNone/>
                    <wp:docPr id="1024361429" name="Text Box 4"/>
                    <wp:cNvGraphicFramePr/>
                    <a:graphic xmlns:a="http://schemas.openxmlformats.org/drawingml/2006/main">
                      <a:graphicData uri="http://schemas.microsoft.com/office/word/2010/wordprocessingShape">
                        <wps:wsp>
                          <wps:cNvSpPr txBox="1"/>
                          <wps:spPr>
                            <a:xfrm>
                              <a:off x="0" y="0"/>
                              <a:ext cx="7313930" cy="1825972"/>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4B81E05" w14:textId="77777777" w:rsidR="00BA1FDD" w:rsidRDefault="00BA1FDD">
                                <w:pPr>
                                  <w:autoSpaceDE w:val="0"/>
                                  <w:autoSpaceDN w:val="0"/>
                                  <w:adjustRightInd w:val="0"/>
                                  <w:spacing w:after="0" w:line="240" w:lineRule="auto"/>
                                  <w:rPr>
                                    <w:rFonts w:ascii="Cambria" w:eastAsia="Times New Roman" w:hAnsi="Cambria" w:cs="Times New Roman"/>
                                    <w:sz w:val="48"/>
                                    <w:szCs w:val="48"/>
                                    <w:lang w:val="en-GB" w:eastAsia="fr-FR"/>
                                  </w:rPr>
                                </w:pPr>
                                <w:r>
                                  <w:rPr>
                                    <w:rFonts w:ascii="Times New Roman" w:eastAsia="Times New Roman" w:hAnsi="Times New Roman" w:cs="Times New Roman"/>
                                    <w:noProof/>
                                    <w:sz w:val="24"/>
                                    <w:szCs w:val="24"/>
                                  </w:rPr>
                                  <w:drawing>
                                    <wp:inline distT="0" distB="0" distL="0" distR="0" wp14:anchorId="69DBDE56" wp14:editId="32ED682D">
                                      <wp:extent cx="990600" cy="875665"/>
                                      <wp:effectExtent l="0" t="0" r="0" b="635"/>
                                      <wp:docPr id="35" name="Picture 35"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RWCA documents\Logo\RWVCA logo.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8121" cy="891269"/>
                                              </a:xfrm>
                                              <a:prstGeom prst="rect">
                                                <a:avLst/>
                                              </a:prstGeom>
                                              <a:noFill/>
                                              <a:ln>
                                                <a:noFill/>
                                              </a:ln>
                                            </pic:spPr>
                                          </pic:pic>
                                        </a:graphicData>
                                      </a:graphic>
                                    </wp:inline>
                                  </w:drawing>
                                </w:r>
                                <w:r>
                                  <w:rPr>
                                    <w:rFonts w:ascii="TimesNewRomanPSMT" w:eastAsia="Times New Roman" w:hAnsi="TimesNewRomanPSMT" w:cs="TimesNewRomanPSMT"/>
                                    <w:sz w:val="28"/>
                                    <w:szCs w:val="28"/>
                                    <w:lang w:val="en-GB" w:eastAsia="fr-FR"/>
                                  </w:rPr>
                                  <w:t xml:space="preserve">         RWANDA WOOD VALUE CHAIN ASSOCIATION       </w:t>
                                </w:r>
                                <w:r>
                                  <w:rPr>
                                    <w:rFonts w:ascii="TimesNewRomanPSMT" w:eastAsia="Times New Roman" w:hAnsi="TimesNewRomanPSMT" w:cs="TimesNewRomanPSMT"/>
                                    <w:noProof/>
                                    <w:sz w:val="48"/>
                                    <w:szCs w:val="48"/>
                                  </w:rPr>
                                  <w:drawing>
                                    <wp:inline distT="0" distB="0" distL="0" distR="0" wp14:anchorId="58C26581" wp14:editId="34BCF9EE">
                                      <wp:extent cx="790575" cy="1010285"/>
                                      <wp:effectExtent l="0" t="0" r="0" b="0"/>
                                      <wp:docPr id="36" name="Picture 36" descr="logo PSF-FS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logo PSF-FSP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92292" cy="1012754"/>
                                              </a:xfrm>
                                              <a:prstGeom prst="rect">
                                                <a:avLst/>
                                              </a:prstGeom>
                                            </pic:spPr>
                                          </pic:pic>
                                        </a:graphicData>
                                      </a:graphic>
                                    </wp:inline>
                                  </w:drawing>
                                </w:r>
                              </w:p>
                              <w:p w14:paraId="16646F06" w14:textId="77777777" w:rsidR="00BA1FDD" w:rsidRDefault="00BA1FD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97B39C5" id="_x0000_t202" coordsize="21600,21600" o:spt="202" path="m,l,21600r21600,l21600,xe">
                    <v:stroke joinstyle="miter"/>
                    <v:path gradientshapeok="t" o:connecttype="rect"/>
                  </v:shapetype>
                  <v:shape id="Text Box 4" o:spid="_x0000_s1026" type="#_x0000_t202" style="position:absolute;left:0;text-align:left;margin-left:-46.5pt;margin-top:-59.4pt;width:575.9pt;height:143.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" fillcolor="#fbcaa2 [1625]" strokecolor="#f68c36 [3049]">
                    <v:fill color2="#fdefe3 [505]" rotate="t" angle="180" colors="0 #ffbe86;22938f #ffd0aa;1 #ffebdb" focus="100%" type="gradient"/>
                    <v:shadow on="t" color="black" opacity="24903f" origin=",.5" offset="0,.55556mm"/>
                    <v:textbox>
                      <w:txbxContent>
                        <w:p w14:paraId="34B81E05" w14:textId="77777777" w:rsidR="00BA1FDD" w:rsidRDefault="00BA1FDD">
                          <w:pPr>
                            <w:autoSpaceDE w:val="0"/>
                            <w:autoSpaceDN w:val="0"/>
                            <w:adjustRightInd w:val="0"/>
                            <w:spacing w:after="0" w:line="240" w:lineRule="auto"/>
                            <w:rPr>
                              <w:rFonts w:ascii="Cambria" w:eastAsia="Times New Roman" w:hAnsi="Cambria" w:cs="Times New Roman"/>
                              <w:sz w:val="48"/>
                              <w:szCs w:val="48"/>
                              <w:lang w:val="en-GB" w:eastAsia="fr-FR"/>
                            </w:rPr>
                          </w:pPr>
                          <w:r>
                            <w:rPr>
                              <w:rFonts w:ascii="Times New Roman" w:eastAsia="Times New Roman" w:hAnsi="Times New Roman" w:cs="Times New Roman"/>
                              <w:noProof/>
                              <w:sz w:val="24"/>
                              <w:szCs w:val="24"/>
                            </w:rPr>
                            <w:drawing>
                              <wp:inline distT="0" distB="0" distL="0" distR="0" wp14:anchorId="69DBDE56" wp14:editId="32ED682D">
                                <wp:extent cx="990600" cy="875665"/>
                                <wp:effectExtent l="0" t="0" r="0" b="635"/>
                                <wp:docPr id="35" name="Picture 35"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RWCA documents\Logo\RWVCA logo.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08121" cy="891269"/>
                                        </a:xfrm>
                                        <a:prstGeom prst="rect">
                                          <a:avLst/>
                                        </a:prstGeom>
                                        <a:noFill/>
                                        <a:ln>
                                          <a:noFill/>
                                        </a:ln>
                                      </pic:spPr>
                                    </pic:pic>
                                  </a:graphicData>
                                </a:graphic>
                              </wp:inline>
                            </w:drawing>
                          </w:r>
                          <w:r>
                            <w:rPr>
                              <w:rFonts w:ascii="TimesNewRomanPSMT" w:eastAsia="Times New Roman" w:hAnsi="TimesNewRomanPSMT" w:cs="TimesNewRomanPSMT"/>
                              <w:sz w:val="28"/>
                              <w:szCs w:val="28"/>
                              <w:lang w:val="en-GB" w:eastAsia="fr-FR"/>
                            </w:rPr>
                            <w:t xml:space="preserve">         RWANDA WOOD VALUE CHAIN ASSOCIATION       </w:t>
                          </w:r>
                          <w:r>
                            <w:rPr>
                              <w:rFonts w:ascii="TimesNewRomanPSMT" w:eastAsia="Times New Roman" w:hAnsi="TimesNewRomanPSMT" w:cs="TimesNewRomanPSMT"/>
                              <w:noProof/>
                              <w:sz w:val="48"/>
                              <w:szCs w:val="48"/>
                            </w:rPr>
                            <w:drawing>
                              <wp:inline distT="0" distB="0" distL="0" distR="0" wp14:anchorId="58C26581" wp14:editId="34BCF9EE">
                                <wp:extent cx="790575" cy="1010285"/>
                                <wp:effectExtent l="0" t="0" r="0" b="0"/>
                                <wp:docPr id="36" name="Picture 36" descr="logo PSF-FS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logo PSF-FSP (2)"/>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792292" cy="1012754"/>
                                        </a:xfrm>
                                        <a:prstGeom prst="rect">
                                          <a:avLst/>
                                        </a:prstGeom>
                                      </pic:spPr>
                                    </pic:pic>
                                  </a:graphicData>
                                </a:graphic>
                              </wp:inline>
                            </w:drawing>
                          </w:r>
                        </w:p>
                        <w:p w14:paraId="16646F06" w14:textId="77777777" w:rsidR="00BA1FDD" w:rsidRDefault="00BA1FDD"/>
                      </w:txbxContent>
                    </v:textbox>
                  </v:shape>
                </w:pict>
              </mc:Fallback>
            </mc:AlternateContent>
          </w:r>
        </w:p>
        <w:p w14:paraId="7DA75914" w14:textId="77777777" w:rsidR="00BA081D" w:rsidRDefault="00D119E4">
          <w:pPr>
            <w:jc w:val="both"/>
            <w:rPr>
              <w:rFonts w:ascii="Times New Roman" w:eastAsiaTheme="majorEastAsia" w:hAnsi="Times New Roman" w:cs="Times New Roman"/>
              <w:color w:val="17365D" w:themeColor="text2" w:themeShade="BF"/>
              <w:spacing w:val="5"/>
              <w:kern w:val="28"/>
              <w:sz w:val="52"/>
              <w:szCs w:val="52"/>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6ABDD3B" wp14:editId="0A52DA82">
                    <wp:simplePos x="0" y="0"/>
                    <wp:positionH relativeFrom="page">
                      <wp:posOffset>229235</wp:posOffset>
                    </wp:positionH>
                    <wp:positionV relativeFrom="page">
                      <wp:posOffset>7614285</wp:posOffset>
                    </wp:positionV>
                    <wp:extent cx="7315200" cy="914400"/>
                    <wp:effectExtent l="0" t="0" r="0" b="8255"/>
                    <wp:wrapSquare wrapText="bothSides"/>
                    <wp:docPr id="152" name="Text Box 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highlight w:val="green"/>
                                  </w:rPr>
                                  <w:alias w:val="Author"/>
                                  <w:id w:val="789243997"/>
                                  <w:dataBinding w:prefixMappings="xmlns:ns0='http://purl.org/dc/elements/1.1/' xmlns:ns1='http://schemas.openxmlformats.org/package/2006/metadata/core-properties' " w:xpath="/ns1:coreProperties[1]/ns0:creator[1]" w:storeItemID="{6C3C8BC8-F283-45AE-878A-BAB7291924A1}"/>
                                  <w:text/>
                                </w:sdtPr>
                                <w:sdtEndPr/>
                                <w:sdtContent>
                                  <w:p w14:paraId="0243FC0F" w14:textId="77777777" w:rsidR="00BA1FDD" w:rsidRDefault="00BA1FDD">
                                    <w:pPr>
                                      <w:pStyle w:val="NoSpacing"/>
                                      <w:jc w:val="right"/>
                                      <w:rPr>
                                        <w:color w:val="595959" w:themeColor="text1" w:themeTint="A6"/>
                                        <w:sz w:val="28"/>
                                        <w:szCs w:val="28"/>
                                      </w:rPr>
                                    </w:pPr>
                                    <w:r>
                                      <w:rPr>
                                        <w:color w:val="595959" w:themeColor="text1" w:themeTint="A6"/>
                                        <w:sz w:val="28"/>
                                        <w:szCs w:val="28"/>
                                        <w:highlight w:val="green"/>
                                      </w:rPr>
                                      <w:t>Final Version 2</w:t>
                                    </w:r>
                                  </w:p>
                                </w:sdtContent>
                              </w:sdt>
                              <w:p w14:paraId="05296CDF" w14:textId="77777777" w:rsidR="00BA1FDD" w:rsidRDefault="00D06EFF">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BA1FDD">
                                      <w:rPr>
                                        <w:color w:val="595959" w:themeColor="text1" w:themeTint="A6"/>
                                        <w:sz w:val="18"/>
                                        <w:szCs w:val="18"/>
                                      </w:rPr>
                                      <w:t>info@rwvca.org.rw</w:t>
                                    </w:r>
                                  </w:sdtContent>
                                </w:sdt>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14:sizeRelH relativeFrom="page">
                      <wp14:pctWidth>94100</wp14:pctWidth>
                    </wp14:sizeRelH>
                    <wp14:sizeRelV relativeFrom="page">
                      <wp14:pctHeight>9200</wp14:pctHeight>
                    </wp14:sizeRelV>
                  </wp:anchor>
                </w:drawing>
              </mc:Choice>
              <mc:Fallback>
                <w:pict>
                  <v:shape w14:anchorId="06ABDD3B" id="Text Box 9" o:spid="_x0000_s1027" type="#_x0000_t202" style="position:absolute;left:0;text-align:left;margin-left:18.05pt;margin-top:599.55pt;width:8in;height:1in;z-index:251661312;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" filled="f" stroked="f" strokeweight=".5pt">
                    <v:textbox inset="126pt,0,54pt,0">
                      <w:txbxContent>
                        <w:sdt>
                          <w:sdtPr>
                            <w:rPr>
                              <w:color w:val="595959" w:themeColor="text1" w:themeTint="A6"/>
                              <w:sz w:val="28"/>
                              <w:szCs w:val="28"/>
                              <w:highlight w:val="green"/>
                            </w:rPr>
                            <w:alias w:val="Author"/>
                            <w:id w:val="789243997"/>
                            <w:dataBinding w:prefixMappings="xmlns:ns0='http://purl.org/dc/elements/1.1/' xmlns:ns1='http://schemas.openxmlformats.org/package/2006/metadata/core-properties' " w:xpath="/ns1:coreProperties[1]/ns0:creator[1]" w:storeItemID="{6C3C8BC8-F283-45AE-878A-BAB7291924A1}"/>
                            <w:text/>
                          </w:sdtPr>
                          <w:sdtContent>
                            <w:p w14:paraId="0243FC0F" w14:textId="77777777" w:rsidR="00BA1FDD" w:rsidRDefault="00BA1FDD">
                              <w:pPr>
                                <w:pStyle w:val="NoSpacing"/>
                                <w:jc w:val="right"/>
                                <w:rPr>
                                  <w:color w:val="595959" w:themeColor="text1" w:themeTint="A6"/>
                                  <w:sz w:val="28"/>
                                  <w:szCs w:val="28"/>
                                </w:rPr>
                              </w:pPr>
                              <w:r>
                                <w:rPr>
                                  <w:color w:val="595959" w:themeColor="text1" w:themeTint="A6"/>
                                  <w:sz w:val="28"/>
                                  <w:szCs w:val="28"/>
                                  <w:highlight w:val="green"/>
                                </w:rPr>
                                <w:t>Final Version 2</w:t>
                              </w:r>
                            </w:p>
                          </w:sdtContent>
                        </w:sdt>
                        <w:p w14:paraId="05296CDF" w14:textId="77777777" w:rsidR="00BA1FDD" w:rsidRDefault="00BA1FDD">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info@rwvca.org.rw</w:t>
                              </w:r>
                            </w:sdtContent>
                          </w:sdt>
                        </w:p>
                      </w:txbxContent>
                    </v:textbox>
                    <w10:wrap type="square" anchorx="page" anchory="page"/>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79557F0" wp14:editId="275B5A32">
                    <wp:simplePos x="0" y="0"/>
                    <wp:positionH relativeFrom="page">
                      <wp:posOffset>0</wp:posOffset>
                    </wp:positionH>
                    <wp:positionV relativeFrom="page">
                      <wp:posOffset>6137910</wp:posOffset>
                    </wp:positionV>
                    <wp:extent cx="7743190" cy="2048510"/>
                    <wp:effectExtent l="0" t="0" r="0" b="0"/>
                    <wp:wrapSquare wrapText="bothSides"/>
                    <wp:docPr id="153" name="Text Box 10"/>
                    <wp:cNvGraphicFramePr/>
                    <a:graphic xmlns:a="http://schemas.openxmlformats.org/drawingml/2006/main">
                      <a:graphicData uri="http://schemas.microsoft.com/office/word/2010/wordprocessingShape">
                        <wps:wsp>
                          <wps:cNvSpPr txBox="1"/>
                          <wps:spPr>
                            <a:xfrm>
                              <a:off x="0" y="0"/>
                              <a:ext cx="7743190" cy="20483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A7954E" w14:textId="77777777" w:rsidR="00BA1FDD" w:rsidRDefault="00BA1FDD">
                                <w:pPr>
                                  <w:pStyle w:val="NoSpacing"/>
                                  <w:jc w:val="right"/>
                                  <w:rPr>
                                    <w:color w:val="4F81BD" w:themeColor="accent1"/>
                                    <w:sz w:val="28"/>
                                    <w:szCs w:val="28"/>
                                  </w:rPr>
                                </w:pPr>
                                <w:r>
                                  <w:rPr>
                                    <w:color w:val="4F81BD" w:themeColor="accent1"/>
                                    <w:sz w:val="28"/>
                                    <w:szCs w:val="28"/>
                                  </w:rPr>
                                  <w:t>Abstract</w:t>
                                </w:r>
                              </w:p>
                              <w:sdt>
                                <w:sdtPr>
                                  <w:rPr>
                                    <w:rFonts w:ascii="Aptos Serif" w:hAnsi="Aptos Serif" w:cs="Aptos Serif"/>
                                    <w:color w:val="002060"/>
                                    <w:shd w:val="clear" w:color="auto" w:fill="F7F7F8"/>
                                  </w:rPr>
                                  <w:alias w:val="Abstract"/>
                                  <w:id w:val="1375273687"/>
                                  <w:dataBinding w:prefixMappings="xmlns:ns0='http://schemas.microsoft.com/office/2006/coverPageProps' " w:xpath="/ns0:CoverPageProperties[1]/ns0:Abstract[1]" w:storeItemID="{55AF091B-3C7A-41E3-B477-F2FDAA23CFDA}"/>
                                  <w:text w:multiLine="1"/>
                                </w:sdtPr>
                                <w:sdtEndPr/>
                                <w:sdtContent>
                                  <w:p w14:paraId="7D1779AE" w14:textId="77777777" w:rsidR="00BA1FDD" w:rsidRDefault="00BA1FDD">
                                    <w:pPr>
                                      <w:pStyle w:val="NoSpacing"/>
                                      <w:jc w:val="both"/>
                                      <w:rPr>
                                        <w:rFonts w:ascii="Aptos Serif" w:hAnsi="Aptos Serif" w:cs="Aptos Serif"/>
                                        <w:color w:val="002060"/>
                                        <w:sz w:val="20"/>
                                        <w:szCs w:val="20"/>
                                      </w:rPr>
                                    </w:pPr>
                                    <w:r>
                                      <w:rPr>
                                        <w:rFonts w:ascii="Aptos Serif" w:hAnsi="Aptos Serif" w:cs="Aptos Serif"/>
                                        <w:color w:val="002060"/>
                                        <w:shd w:val="clear" w:color="auto" w:fill="F7F7F8"/>
                                      </w:rPr>
                                      <w:t>The RWVCA internal procedural manual provides a comprehensive framework for the association's operations, emphasizing transparency, efficiency, and adherence to ethical standards across membership management, office administration, HR, procurement, and logistics. It serves as a guiding document, ensuring alignment with RWVCA's objectives and fostering trust and accountability among members, partners, and stakeholders.</w:t>
                                    </w:r>
                                  </w:p>
                                </w:sdtContent>
                              </w:sdt>
                            </w:txbxContent>
                          </wps:txbx>
                          <wps:bodyPr rot="0" spcFirstLastPara="0" vertOverflow="overflow" horzOverflow="overflow" vert="horz" wrap="square" lIns="1600200" tIns="0" rIns="685800" bIns="0" numCol="1" spcCol="0" rtlCol="0" fromWordArt="0" anchor="t" anchorCtr="0" forceAA="0" compatLnSpc="1">
                            <a:noAutofit/>
                          </wps:bodyPr>
                        </wps:wsp>
                      </a:graphicData>
                    </a:graphic>
                  </wp:anchor>
                </w:drawing>
              </mc:Choice>
              <mc:Fallback>
                <w:pict>
                  <v:shape w14:anchorId="279557F0" id="Text Box 10" o:spid="_x0000_s1028" type="#_x0000_t202" style="position:absolute;left:0;text-align:left;margin-left:0;margin-top:483.3pt;width:609.7pt;height:161.3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" filled="f" stroked="f" strokeweight=".5pt">
                    <v:textbox inset="126pt,0,54pt,0">
                      <w:txbxContent>
                        <w:p w14:paraId="09A7954E" w14:textId="77777777" w:rsidR="00BA1FDD" w:rsidRDefault="00BA1FDD">
                          <w:pPr>
                            <w:pStyle w:val="NoSpacing"/>
                            <w:jc w:val="right"/>
                            <w:rPr>
                              <w:color w:val="4F81BD" w:themeColor="accent1"/>
                              <w:sz w:val="28"/>
                              <w:szCs w:val="28"/>
                            </w:rPr>
                          </w:pPr>
                          <w:r>
                            <w:rPr>
                              <w:color w:val="4F81BD" w:themeColor="accent1"/>
                              <w:sz w:val="28"/>
                              <w:szCs w:val="28"/>
                            </w:rPr>
                            <w:t>Abstract</w:t>
                          </w:r>
                        </w:p>
                        <w:sdt>
                          <w:sdtPr>
                            <w:rPr>
                              <w:rFonts w:ascii="Aptos Serif" w:hAnsi="Aptos Serif" w:cs="Aptos Serif"/>
                              <w:color w:val="002060"/>
                              <w:shd w:val="clear" w:color="auto" w:fill="F7F7F8"/>
                            </w:rPr>
                            <w:alias w:val="Abstract"/>
                            <w:id w:val="1375273687"/>
                            <w:dataBinding w:prefixMappings="xmlns:ns0='http://schemas.microsoft.com/office/2006/coverPageProps' " w:xpath="/ns0:CoverPageProperties[1]/ns0:Abstract[1]" w:storeItemID="{55AF091B-3C7A-41E3-B477-F2FDAA23CFDA}"/>
                            <w:text w:multiLine="1"/>
                          </w:sdtPr>
                          <w:sdtContent>
                            <w:p w14:paraId="7D1779AE" w14:textId="77777777" w:rsidR="00BA1FDD" w:rsidRDefault="00BA1FDD">
                              <w:pPr>
                                <w:pStyle w:val="NoSpacing"/>
                                <w:jc w:val="both"/>
                                <w:rPr>
                                  <w:rFonts w:ascii="Aptos Serif" w:hAnsi="Aptos Serif" w:cs="Aptos Serif"/>
                                  <w:color w:val="002060"/>
                                  <w:sz w:val="20"/>
                                  <w:szCs w:val="20"/>
                                </w:rPr>
                              </w:pPr>
                              <w:r>
                                <w:rPr>
                                  <w:rFonts w:ascii="Aptos Serif" w:hAnsi="Aptos Serif" w:cs="Aptos Serif"/>
                                  <w:color w:val="002060"/>
                                  <w:shd w:val="clear" w:color="auto" w:fill="F7F7F8"/>
                                </w:rPr>
                                <w:t>The RWVCA internal procedural manual provides a comprehensive framework for the association's operations, emphasizing transparency, efficiency, and adherence to ethical standards across membership management, office administration, HR, procurement, and logistics. It serves as a guiding document, ensuring alignment with RWVCA's objectives and fostering trust and accountability among members, partners, and stakeholders.</w:t>
                              </w:r>
                            </w:p>
                          </w:sdtContent>
                        </w:sdt>
                      </w:txbxContent>
                    </v:textbox>
                    <w10:wrap type="square" anchorx="page" anchory="page"/>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69FF8FE" wp14:editId="72201764">
                    <wp:simplePos x="0" y="0"/>
                    <wp:positionH relativeFrom="page">
                      <wp:posOffset>0</wp:posOffset>
                    </wp:positionH>
                    <wp:positionV relativeFrom="page">
                      <wp:posOffset>3014980</wp:posOffset>
                    </wp:positionV>
                    <wp:extent cx="7743190" cy="2062480"/>
                    <wp:effectExtent l="0" t="0" r="0" b="8255"/>
                    <wp:wrapSquare wrapText="bothSides"/>
                    <wp:docPr id="154" name="Text Box 11"/>
                    <wp:cNvGraphicFramePr/>
                    <a:graphic xmlns:a="http://schemas.openxmlformats.org/drawingml/2006/main">
                      <a:graphicData uri="http://schemas.microsoft.com/office/word/2010/wordprocessingShape">
                        <wps:wsp>
                          <wps:cNvSpPr txBox="1"/>
                          <wps:spPr>
                            <a:xfrm>
                              <a:off x="0" y="0"/>
                              <a:ext cx="7743190" cy="2062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B0F777" w14:textId="77777777" w:rsidR="00BA1FDD" w:rsidRDefault="00D06EFF">
                                <w:pPr>
                                  <w:jc w:val="right"/>
                                  <w:rPr>
                                    <w:color w:val="4F81BD" w:themeColor="accent1"/>
                                    <w:sz w:val="64"/>
                                    <w:szCs w:val="64"/>
                                  </w:rPr>
                                </w:pPr>
                                <w:sdt>
                                  <w:sdtPr>
                                    <w:rPr>
                                      <w:rFonts w:asciiTheme="majorHAnsi" w:eastAsiaTheme="majorEastAsia" w:hAnsiTheme="majorHAnsi" w:cstheme="majorBidi"/>
                                      <w:b/>
                                      <w:bCs/>
                                      <w:color w:val="17365D" w:themeColor="text2" w:themeShade="BF"/>
                                      <w:spacing w:val="5"/>
                                      <w:kern w:val="28"/>
                                      <w:sz w:val="52"/>
                                      <w:szCs w:val="52"/>
                                    </w:rPr>
                                    <w:alias w:val="Title"/>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BA1FDD">
                                      <w:rPr>
                                        <w:rFonts w:asciiTheme="majorHAnsi" w:eastAsiaTheme="majorEastAsia" w:hAnsiTheme="majorHAnsi" w:cstheme="majorBidi"/>
                                        <w:b/>
                                        <w:bCs/>
                                        <w:color w:val="17365D" w:themeColor="text2" w:themeShade="BF"/>
                                        <w:spacing w:val="5"/>
                                        <w:kern w:val="28"/>
                                        <w:sz w:val="52"/>
                                        <w:szCs w:val="52"/>
                                      </w:rPr>
                                      <w:t xml:space="preserve">Revised </w:t>
                                    </w:r>
                                    <w:r w:rsidR="00BA1FDD">
                                      <w:rPr>
                                        <w:rFonts w:asciiTheme="majorHAnsi" w:eastAsiaTheme="majorEastAsia" w:hAnsiTheme="majorHAnsi" w:cstheme="majorBidi"/>
                                        <w:b/>
                                        <w:bCs/>
                                        <w:color w:val="17365D" w:themeColor="text2" w:themeShade="BF"/>
                                        <w:spacing w:val="5"/>
                                        <w:kern w:val="28"/>
                                        <w:sz w:val="52"/>
                                        <w:szCs w:val="52"/>
                                      </w:rPr>
                                      <w:br/>
                                      <w:t>RWVCA Internal Procedural Manual</w:t>
                                    </w:r>
                                  </w:sdtContent>
                                </w:sdt>
                              </w:p>
                              <w:sdt>
                                <w:sdtPr>
                                  <w:rPr>
                                    <w:color w:val="404040" w:themeColor="text1" w:themeTint="BF"/>
                                    <w:sz w:val="36"/>
                                    <w:szCs w:val="36"/>
                                    <w:highlight w:val="green"/>
                                  </w:rPr>
                                  <w:alias w:val="Subtitle"/>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5123D7D" w14:textId="77777777" w:rsidR="00BA1FDD" w:rsidRDefault="00BA1FDD">
                                    <w:pPr>
                                      <w:jc w:val="right"/>
                                      <w:rPr>
                                        <w:smallCaps/>
                                        <w:color w:val="404040" w:themeColor="text1" w:themeTint="BF"/>
                                        <w:sz w:val="36"/>
                                        <w:szCs w:val="36"/>
                                      </w:rPr>
                                    </w:pPr>
                                    <w:r>
                                      <w:rPr>
                                        <w:color w:val="404040" w:themeColor="text1" w:themeTint="BF"/>
                                        <w:sz w:val="36"/>
                                        <w:szCs w:val="36"/>
                                        <w:highlight w:val="green"/>
                                      </w:rPr>
                                      <w:t>December 2024</w:t>
                                    </w:r>
                                  </w:p>
                                </w:sdtContent>
                              </w:sdt>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anchor>
                </w:drawing>
              </mc:Choice>
              <mc:Fallback>
                <w:pict>
                  <v:shape w14:anchorId="769FF8FE" id="Text Box 11" o:spid="_x0000_s1029" type="#_x0000_t202" style="position:absolute;left:0;text-align:left;margin-left:0;margin-top:237.4pt;width:609.7pt;height:162.4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" filled="f" stroked="f" strokeweight=".5pt">
                    <v:textbox inset="126pt,0,54pt,0">
                      <w:txbxContent>
                        <w:p w14:paraId="19B0F777" w14:textId="77777777" w:rsidR="00BA1FDD" w:rsidRDefault="00BA1FDD">
                          <w:pPr>
                            <w:jc w:val="right"/>
                            <w:rPr>
                              <w:color w:val="4F81BD" w:themeColor="accent1"/>
                              <w:sz w:val="64"/>
                              <w:szCs w:val="64"/>
                            </w:rPr>
                          </w:pPr>
                          <w:sdt>
                            <w:sdtPr>
                              <w:rPr>
                                <w:rFonts w:asciiTheme="majorHAnsi" w:eastAsiaTheme="majorEastAsia" w:hAnsiTheme="majorHAnsi" w:cstheme="majorBidi"/>
                                <w:b/>
                                <w:bCs/>
                                <w:color w:val="17365D" w:themeColor="text2" w:themeShade="BF"/>
                                <w:spacing w:val="5"/>
                                <w:kern w:val="28"/>
                                <w:sz w:val="52"/>
                                <w:szCs w:val="52"/>
                              </w:rPr>
                              <w:alias w:val="Title"/>
                              <w:id w:val="630141079"/>
                              <w:dataBinding w:prefixMappings="xmlns:ns0='http://purl.org/dc/elements/1.1/' xmlns:ns1='http://schemas.openxmlformats.org/package/2006/metadata/core-properties' " w:xpath="/ns1:coreProperties[1]/ns0:title[1]" w:storeItemID="{6C3C8BC8-F283-45AE-878A-BAB7291924A1}"/>
                              <w:text w:multiLine="1"/>
                            </w:sdtPr>
                            <w:sdtContent>
                              <w:r>
                                <w:rPr>
                                  <w:rFonts w:asciiTheme="majorHAnsi" w:eastAsiaTheme="majorEastAsia" w:hAnsiTheme="majorHAnsi" w:cstheme="majorBidi"/>
                                  <w:b/>
                                  <w:bCs/>
                                  <w:color w:val="17365D" w:themeColor="text2" w:themeShade="BF"/>
                                  <w:spacing w:val="5"/>
                                  <w:kern w:val="28"/>
                                  <w:sz w:val="52"/>
                                  <w:szCs w:val="52"/>
                                </w:rPr>
                                <w:t xml:space="preserve">Revised </w:t>
                              </w:r>
                              <w:r>
                                <w:rPr>
                                  <w:rFonts w:asciiTheme="majorHAnsi" w:eastAsiaTheme="majorEastAsia" w:hAnsiTheme="majorHAnsi" w:cstheme="majorBidi"/>
                                  <w:b/>
                                  <w:bCs/>
                                  <w:color w:val="17365D" w:themeColor="text2" w:themeShade="BF"/>
                                  <w:spacing w:val="5"/>
                                  <w:kern w:val="28"/>
                                  <w:sz w:val="52"/>
                                  <w:szCs w:val="52"/>
                                </w:rPr>
                                <w:br/>
                                <w:t>RWVCA Internal Procedural Manual</w:t>
                              </w:r>
                            </w:sdtContent>
                          </w:sdt>
                        </w:p>
                        <w:sdt>
                          <w:sdtPr>
                            <w:rPr>
                              <w:color w:val="404040" w:themeColor="text1" w:themeTint="BF"/>
                              <w:sz w:val="36"/>
                              <w:szCs w:val="36"/>
                              <w:highlight w:val="green"/>
                            </w:rPr>
                            <w:alias w:val="Subtitle"/>
                            <w:id w:val="1759551507"/>
                            <w:dataBinding w:prefixMappings="xmlns:ns0='http://purl.org/dc/elements/1.1/' xmlns:ns1='http://schemas.openxmlformats.org/package/2006/metadata/core-properties' " w:xpath="/ns1:coreProperties[1]/ns0:subject[1]" w:storeItemID="{6C3C8BC8-F283-45AE-878A-BAB7291924A1}"/>
                            <w:text/>
                          </w:sdtPr>
                          <w:sdtContent>
                            <w:p w14:paraId="35123D7D" w14:textId="77777777" w:rsidR="00BA1FDD" w:rsidRDefault="00BA1FDD">
                              <w:pPr>
                                <w:jc w:val="right"/>
                                <w:rPr>
                                  <w:smallCaps/>
                                  <w:color w:val="404040" w:themeColor="text1" w:themeTint="BF"/>
                                  <w:sz w:val="36"/>
                                  <w:szCs w:val="36"/>
                                </w:rPr>
                              </w:pPr>
                              <w:r>
                                <w:rPr>
                                  <w:color w:val="404040" w:themeColor="text1" w:themeTint="BF"/>
                                  <w:sz w:val="36"/>
                                  <w:szCs w:val="36"/>
                                  <w:highlight w:val="green"/>
                                </w:rPr>
                                <w:t>December 2024</w:t>
                              </w:r>
                            </w:p>
                          </w:sdtContent>
                        </w:sdt>
                      </w:txbxContent>
                    </v:textbox>
                    <w10:wrap type="square" anchorx="page" anchory="page"/>
                  </v:shape>
                </w:pict>
              </mc:Fallback>
            </mc:AlternateContent>
          </w:r>
          <w:r>
            <w:rPr>
              <w:rFonts w:ascii="Times New Roman" w:hAnsi="Times New Roman" w:cs="Times New Roman"/>
            </w:rPr>
            <w:br w:type="page"/>
          </w:r>
        </w:p>
      </w:sdtContent>
    </w:sdt>
    <w:p w14:paraId="18114689" w14:textId="77777777" w:rsidR="00BA081D" w:rsidRDefault="00D119E4">
      <w:pPr>
        <w:pStyle w:val="Title"/>
        <w:jc w:val="both"/>
        <w:rPr>
          <w:rFonts w:ascii="Times New Roman" w:hAnsi="Times New Roman" w:cs="Times New Roman"/>
        </w:rPr>
      </w:pPr>
      <w:r>
        <w:rPr>
          <w:rFonts w:ascii="Times New Roman" w:hAnsi="Times New Roman" w:cs="Times New Roman"/>
        </w:rPr>
        <w:lastRenderedPageBreak/>
        <w:t>RWVCA Internal Procedural Manual</w:t>
      </w:r>
    </w:p>
    <w:sdt>
      <w:sdtPr>
        <w:rPr>
          <w:rFonts w:ascii="Aptos Serif" w:eastAsiaTheme="minorEastAsia" w:hAnsi="Aptos Serif" w:cs="Aptos Serif"/>
          <w:b w:val="0"/>
          <w:bCs w:val="0"/>
          <w:color w:val="auto"/>
          <w:sz w:val="22"/>
          <w:szCs w:val="22"/>
        </w:rPr>
        <w:id w:val="1801806432"/>
        <w:docPartObj>
          <w:docPartGallery w:val="Table of Contents"/>
          <w:docPartUnique/>
        </w:docPartObj>
      </w:sdtPr>
      <w:sdtEndPr>
        <w:rPr>
          <w:rFonts w:ascii="Times New Roman" w:hAnsi="Times New Roman" w:cs="Times New Roman"/>
        </w:rPr>
      </w:sdtEndPr>
      <w:sdtContent>
        <w:p w14:paraId="69CBA965" w14:textId="77777777" w:rsidR="00BA081D" w:rsidRDefault="00D119E4">
          <w:pPr>
            <w:pStyle w:val="TOCHeading1"/>
            <w:jc w:val="both"/>
            <w:rPr>
              <w:rFonts w:ascii="Aptos Serif" w:hAnsi="Aptos Serif" w:cs="Aptos Serif"/>
            </w:rPr>
          </w:pPr>
          <w:r>
            <w:rPr>
              <w:rFonts w:ascii="Aptos Serif" w:hAnsi="Aptos Serif" w:cs="Aptos Serif"/>
            </w:rPr>
            <w:t>Table of Contents</w:t>
          </w:r>
        </w:p>
        <w:p w14:paraId="452E674D" w14:textId="77777777" w:rsidR="00BA081D" w:rsidRDefault="00D119E4">
          <w:pPr>
            <w:pStyle w:val="TOC1"/>
            <w:tabs>
              <w:tab w:val="right" w:leader="dot" w:pos="9350"/>
            </w:tabs>
            <w:rPr>
              <w:b w:val="0"/>
              <w:bCs w:val="0"/>
              <w:caps w:val="0"/>
              <w:kern w:val="2"/>
              <w:sz w:val="24"/>
              <w:szCs w:val="24"/>
              <w14:ligatures w14:val="standardContextual"/>
            </w:rPr>
          </w:pPr>
          <w:r>
            <w:rPr>
              <w:rFonts w:ascii="Aptos Serif" w:hAnsi="Aptos Serif" w:cs="Aptos Serif"/>
              <w:b w:val="0"/>
              <w:bCs w:val="0"/>
            </w:rPr>
            <w:fldChar w:fldCharType="begin"/>
          </w:r>
          <w:r>
            <w:rPr>
              <w:rFonts w:ascii="Aptos Serif" w:hAnsi="Aptos Serif" w:cs="Aptos Serif"/>
            </w:rPr>
            <w:instrText xml:space="preserve"> TOC \o "1-3" \h \z \u </w:instrText>
          </w:r>
          <w:r>
            <w:rPr>
              <w:rFonts w:ascii="Aptos Serif" w:hAnsi="Aptos Serif" w:cs="Aptos Serif"/>
              <w:b w:val="0"/>
              <w:bCs w:val="0"/>
            </w:rPr>
            <w:fldChar w:fldCharType="separate"/>
          </w:r>
          <w:hyperlink w:anchor="_Toc187865337" w:history="1">
            <w:r>
              <w:rPr>
                <w:rStyle w:val="Hyperlink"/>
                <w:rFonts w:ascii="Amasis MT Pro" w:hAnsi="Amasis MT Pro" w:cs="Aptos Serif"/>
              </w:rPr>
              <w:t>CHAPTER 1: INTRODUCTION</w:t>
            </w:r>
            <w:r>
              <w:tab/>
            </w:r>
            <w:r>
              <w:fldChar w:fldCharType="begin"/>
            </w:r>
            <w:r>
              <w:instrText xml:space="preserve"> PAGEREF _Toc187865337 \h </w:instrText>
            </w:r>
            <w:r>
              <w:fldChar w:fldCharType="separate"/>
            </w:r>
            <w:r>
              <w:t>2</w:t>
            </w:r>
            <w:r>
              <w:fldChar w:fldCharType="end"/>
            </w:r>
          </w:hyperlink>
        </w:p>
        <w:p w14:paraId="203DC61F" w14:textId="77777777" w:rsidR="00BA081D" w:rsidRDefault="00D06EFF">
          <w:pPr>
            <w:pStyle w:val="TOC1"/>
            <w:tabs>
              <w:tab w:val="right" w:leader="dot" w:pos="9350"/>
            </w:tabs>
            <w:rPr>
              <w:b w:val="0"/>
              <w:bCs w:val="0"/>
              <w:caps w:val="0"/>
              <w:kern w:val="2"/>
              <w:sz w:val="24"/>
              <w:szCs w:val="24"/>
              <w14:ligatures w14:val="standardContextual"/>
            </w:rPr>
          </w:pPr>
          <w:hyperlink w:anchor="_Toc187865338" w:history="1">
            <w:r w:rsidR="00D119E4">
              <w:rPr>
                <w:rStyle w:val="Hyperlink"/>
                <w:rFonts w:ascii="Amasis MT Pro" w:hAnsi="Amasis MT Pro" w:cs="Aptos Serif"/>
              </w:rPr>
              <w:t>CHAPTER 2: MEMBERSHIP</w:t>
            </w:r>
            <w:r w:rsidR="00D119E4">
              <w:tab/>
            </w:r>
            <w:r w:rsidR="00D119E4">
              <w:fldChar w:fldCharType="begin"/>
            </w:r>
            <w:r w:rsidR="00D119E4">
              <w:instrText xml:space="preserve"> PAGEREF _Toc187865338 \h </w:instrText>
            </w:r>
            <w:r w:rsidR="00D119E4">
              <w:fldChar w:fldCharType="separate"/>
            </w:r>
            <w:r w:rsidR="00D119E4">
              <w:t>6</w:t>
            </w:r>
            <w:r w:rsidR="00D119E4">
              <w:fldChar w:fldCharType="end"/>
            </w:r>
          </w:hyperlink>
        </w:p>
        <w:p w14:paraId="7CE6623C" w14:textId="77777777" w:rsidR="00BA081D" w:rsidRDefault="00D06EFF">
          <w:pPr>
            <w:pStyle w:val="TOC1"/>
            <w:tabs>
              <w:tab w:val="right" w:leader="dot" w:pos="9350"/>
            </w:tabs>
            <w:rPr>
              <w:b w:val="0"/>
              <w:bCs w:val="0"/>
              <w:caps w:val="0"/>
              <w:kern w:val="2"/>
              <w:sz w:val="24"/>
              <w:szCs w:val="24"/>
              <w14:ligatures w14:val="standardContextual"/>
            </w:rPr>
          </w:pPr>
          <w:hyperlink w:anchor="_Toc187865339" w:history="1">
            <w:r w:rsidR="00D119E4">
              <w:rPr>
                <w:rStyle w:val="Hyperlink"/>
                <w:rFonts w:ascii="Amasis MT Pro" w:hAnsi="Amasis MT Pro" w:cs="Aptos Serif"/>
              </w:rPr>
              <w:t>CHAPTER 3: RWVCA GENERAL ASSEMBLY</w:t>
            </w:r>
            <w:r w:rsidR="00D119E4">
              <w:tab/>
            </w:r>
            <w:r w:rsidR="00D119E4">
              <w:fldChar w:fldCharType="begin"/>
            </w:r>
            <w:r w:rsidR="00D119E4">
              <w:instrText xml:space="preserve"> PAGEREF _Toc187865339 \h </w:instrText>
            </w:r>
            <w:r w:rsidR="00D119E4">
              <w:fldChar w:fldCharType="separate"/>
            </w:r>
            <w:r w:rsidR="00D119E4">
              <w:t>8</w:t>
            </w:r>
            <w:r w:rsidR="00D119E4">
              <w:fldChar w:fldCharType="end"/>
            </w:r>
          </w:hyperlink>
        </w:p>
        <w:p w14:paraId="2D5382DF" w14:textId="77777777" w:rsidR="00BA081D" w:rsidRDefault="00D06EFF">
          <w:pPr>
            <w:pStyle w:val="TOC1"/>
            <w:tabs>
              <w:tab w:val="right" w:leader="dot" w:pos="9350"/>
            </w:tabs>
            <w:rPr>
              <w:b w:val="0"/>
              <w:bCs w:val="0"/>
              <w:caps w:val="0"/>
              <w:kern w:val="2"/>
              <w:sz w:val="24"/>
              <w:szCs w:val="24"/>
              <w14:ligatures w14:val="standardContextual"/>
            </w:rPr>
          </w:pPr>
          <w:hyperlink w:anchor="_Toc187865340" w:history="1">
            <w:r w:rsidR="00D119E4">
              <w:rPr>
                <w:rStyle w:val="Hyperlink"/>
                <w:rFonts w:ascii="Amasis MT Pro" w:hAnsi="Amasis MT Pro" w:cs="Aptos Serif"/>
              </w:rPr>
              <w:t>CHAPTER 4: SUBCOMMITTEES OF THE ASSOCIATION</w:t>
            </w:r>
            <w:r w:rsidR="00D119E4">
              <w:tab/>
            </w:r>
            <w:r w:rsidR="00D119E4">
              <w:fldChar w:fldCharType="begin"/>
            </w:r>
            <w:r w:rsidR="00D119E4">
              <w:instrText xml:space="preserve"> PAGEREF _Toc187865340 \h </w:instrText>
            </w:r>
            <w:r w:rsidR="00D119E4">
              <w:fldChar w:fldCharType="separate"/>
            </w:r>
            <w:r w:rsidR="00D119E4">
              <w:t>9</w:t>
            </w:r>
            <w:r w:rsidR="00D119E4">
              <w:fldChar w:fldCharType="end"/>
            </w:r>
          </w:hyperlink>
        </w:p>
        <w:p w14:paraId="77D06E37" w14:textId="77777777" w:rsidR="00BA081D" w:rsidRDefault="00D06EFF">
          <w:pPr>
            <w:pStyle w:val="TOC1"/>
            <w:tabs>
              <w:tab w:val="right" w:leader="dot" w:pos="9350"/>
            </w:tabs>
            <w:rPr>
              <w:b w:val="0"/>
              <w:bCs w:val="0"/>
              <w:caps w:val="0"/>
              <w:kern w:val="2"/>
              <w:sz w:val="24"/>
              <w:szCs w:val="24"/>
              <w14:ligatures w14:val="standardContextual"/>
            </w:rPr>
          </w:pPr>
          <w:hyperlink w:anchor="_Toc187865341" w:history="1">
            <w:r w:rsidR="00D119E4">
              <w:rPr>
                <w:rStyle w:val="Hyperlink"/>
                <w:rFonts w:ascii="Amasis MT Pro" w:hAnsi="Amasis MT Pro" w:cs="Times New Roman"/>
              </w:rPr>
              <w:t>CHAPTER 5: ORGANS OF RWVCA</w:t>
            </w:r>
            <w:r w:rsidR="00D119E4">
              <w:tab/>
            </w:r>
            <w:r w:rsidR="00D119E4">
              <w:fldChar w:fldCharType="begin"/>
            </w:r>
            <w:r w:rsidR="00D119E4">
              <w:instrText xml:space="preserve"> PAGEREF _Toc187865341 \h </w:instrText>
            </w:r>
            <w:r w:rsidR="00D119E4">
              <w:fldChar w:fldCharType="separate"/>
            </w:r>
            <w:r w:rsidR="00D119E4">
              <w:t>12</w:t>
            </w:r>
            <w:r w:rsidR="00D119E4">
              <w:fldChar w:fldCharType="end"/>
            </w:r>
          </w:hyperlink>
        </w:p>
        <w:p w14:paraId="12211F95" w14:textId="77777777" w:rsidR="00BA081D" w:rsidRDefault="00D06EFF">
          <w:pPr>
            <w:pStyle w:val="TOC1"/>
            <w:tabs>
              <w:tab w:val="right" w:leader="dot" w:pos="9350"/>
            </w:tabs>
            <w:rPr>
              <w:b w:val="0"/>
              <w:bCs w:val="0"/>
              <w:caps w:val="0"/>
              <w:kern w:val="2"/>
              <w:sz w:val="24"/>
              <w:szCs w:val="24"/>
              <w14:ligatures w14:val="standardContextual"/>
            </w:rPr>
          </w:pPr>
          <w:hyperlink w:anchor="_Toc187865342" w:history="1">
            <w:r w:rsidR="00D119E4">
              <w:rPr>
                <w:rStyle w:val="Hyperlink"/>
                <w:rFonts w:ascii="Amasis MT Pro" w:hAnsi="Amasis MT Pro" w:cs="Aptos Serif"/>
              </w:rPr>
              <w:t>CHAPTER 7: INTERNAL FUNCTIONS OF RWVCA AND THEIR PROCEDURES</w:t>
            </w:r>
            <w:r w:rsidR="00D119E4">
              <w:tab/>
            </w:r>
            <w:r w:rsidR="00D119E4">
              <w:fldChar w:fldCharType="begin"/>
            </w:r>
            <w:r w:rsidR="00D119E4">
              <w:instrText xml:space="preserve"> PAGEREF _Toc187865342 \h </w:instrText>
            </w:r>
            <w:r w:rsidR="00D119E4">
              <w:fldChar w:fldCharType="separate"/>
            </w:r>
            <w:r w:rsidR="00D119E4">
              <w:t>14</w:t>
            </w:r>
            <w:r w:rsidR="00D119E4">
              <w:fldChar w:fldCharType="end"/>
            </w:r>
          </w:hyperlink>
        </w:p>
        <w:p w14:paraId="1BC54450" w14:textId="77777777" w:rsidR="00BA081D" w:rsidRDefault="00D06EFF">
          <w:pPr>
            <w:pStyle w:val="TOC1"/>
            <w:tabs>
              <w:tab w:val="right" w:leader="dot" w:pos="9350"/>
            </w:tabs>
            <w:rPr>
              <w:b w:val="0"/>
              <w:bCs w:val="0"/>
              <w:caps w:val="0"/>
              <w:kern w:val="2"/>
              <w:sz w:val="24"/>
              <w:szCs w:val="24"/>
              <w14:ligatures w14:val="standardContextual"/>
            </w:rPr>
          </w:pPr>
          <w:hyperlink w:anchor="_Toc187865343" w:history="1">
            <w:r w:rsidR="00D119E4">
              <w:rPr>
                <w:rStyle w:val="Hyperlink"/>
                <w:rFonts w:ascii="Amasis MT Pro" w:hAnsi="Amasis MT Pro" w:cs="Times New Roman"/>
              </w:rPr>
              <w:t>CHAPTER 8: FINANCE</w:t>
            </w:r>
            <w:r w:rsidR="00D119E4">
              <w:tab/>
            </w:r>
            <w:r w:rsidR="00D119E4">
              <w:fldChar w:fldCharType="begin"/>
            </w:r>
            <w:r w:rsidR="00D119E4">
              <w:instrText xml:space="preserve"> PAGEREF _Toc187865343 \h </w:instrText>
            </w:r>
            <w:r w:rsidR="00D119E4">
              <w:fldChar w:fldCharType="separate"/>
            </w:r>
            <w:r w:rsidR="00D119E4">
              <w:t>18</w:t>
            </w:r>
            <w:r w:rsidR="00D119E4">
              <w:fldChar w:fldCharType="end"/>
            </w:r>
          </w:hyperlink>
        </w:p>
        <w:p w14:paraId="79DA78D7" w14:textId="77777777" w:rsidR="00BA081D" w:rsidRDefault="00D06EFF">
          <w:pPr>
            <w:pStyle w:val="TOC1"/>
            <w:tabs>
              <w:tab w:val="right" w:leader="dot" w:pos="9350"/>
            </w:tabs>
            <w:rPr>
              <w:b w:val="0"/>
              <w:bCs w:val="0"/>
              <w:caps w:val="0"/>
              <w:kern w:val="2"/>
              <w:sz w:val="24"/>
              <w:szCs w:val="24"/>
              <w14:ligatures w14:val="standardContextual"/>
            </w:rPr>
          </w:pPr>
          <w:hyperlink w:anchor="_Toc187865344" w:history="1">
            <w:r w:rsidR="00D119E4">
              <w:rPr>
                <w:rStyle w:val="Hyperlink"/>
                <w:rFonts w:ascii="Amasis MT Pro" w:hAnsi="Amasis MT Pro" w:cs="Times New Roman"/>
              </w:rPr>
              <w:t>CHAPTER 9: ADMINISTRATION</w:t>
            </w:r>
            <w:r w:rsidR="00D119E4">
              <w:tab/>
            </w:r>
            <w:r w:rsidR="00D119E4">
              <w:fldChar w:fldCharType="begin"/>
            </w:r>
            <w:r w:rsidR="00D119E4">
              <w:instrText xml:space="preserve"> PAGEREF _Toc187865344 \h </w:instrText>
            </w:r>
            <w:r w:rsidR="00D119E4">
              <w:fldChar w:fldCharType="separate"/>
            </w:r>
            <w:r w:rsidR="00D119E4">
              <w:t>34</w:t>
            </w:r>
            <w:r w:rsidR="00D119E4">
              <w:fldChar w:fldCharType="end"/>
            </w:r>
          </w:hyperlink>
        </w:p>
        <w:p w14:paraId="4D5AD0C2" w14:textId="77777777" w:rsidR="00BA081D" w:rsidRDefault="00D06EFF">
          <w:pPr>
            <w:pStyle w:val="TOC1"/>
            <w:tabs>
              <w:tab w:val="right" w:leader="dot" w:pos="9350"/>
            </w:tabs>
            <w:rPr>
              <w:b w:val="0"/>
              <w:bCs w:val="0"/>
              <w:caps w:val="0"/>
              <w:kern w:val="2"/>
              <w:sz w:val="24"/>
              <w:szCs w:val="24"/>
              <w14:ligatures w14:val="standardContextual"/>
            </w:rPr>
          </w:pPr>
          <w:hyperlink w:anchor="_Toc187865345" w:history="1">
            <w:r w:rsidR="00D119E4">
              <w:rPr>
                <w:rStyle w:val="Hyperlink"/>
                <w:rFonts w:ascii="Amasis MT Pro" w:hAnsi="Amasis MT Pro" w:cs="Times New Roman"/>
              </w:rPr>
              <w:t>CHAPTER 10: HUMAN RESOURCES</w:t>
            </w:r>
            <w:r w:rsidR="00D119E4">
              <w:tab/>
            </w:r>
            <w:r w:rsidR="00D119E4">
              <w:fldChar w:fldCharType="begin"/>
            </w:r>
            <w:r w:rsidR="00D119E4">
              <w:instrText xml:space="preserve"> PAGEREF _Toc187865345 \h </w:instrText>
            </w:r>
            <w:r w:rsidR="00D119E4">
              <w:fldChar w:fldCharType="separate"/>
            </w:r>
            <w:r w:rsidR="00D119E4">
              <w:t>36</w:t>
            </w:r>
            <w:r w:rsidR="00D119E4">
              <w:fldChar w:fldCharType="end"/>
            </w:r>
          </w:hyperlink>
        </w:p>
        <w:p w14:paraId="300777AC" w14:textId="77777777" w:rsidR="00BA081D" w:rsidRDefault="00D06EFF">
          <w:pPr>
            <w:pStyle w:val="TOC1"/>
            <w:tabs>
              <w:tab w:val="right" w:leader="dot" w:pos="9350"/>
            </w:tabs>
            <w:rPr>
              <w:b w:val="0"/>
              <w:bCs w:val="0"/>
              <w:caps w:val="0"/>
              <w:kern w:val="2"/>
              <w:sz w:val="24"/>
              <w:szCs w:val="24"/>
              <w14:ligatures w14:val="standardContextual"/>
            </w:rPr>
          </w:pPr>
          <w:hyperlink w:anchor="_Toc187865346" w:history="1">
            <w:r w:rsidR="00D119E4">
              <w:rPr>
                <w:rStyle w:val="Hyperlink"/>
                <w:rFonts w:ascii="Amasis MT Pro" w:hAnsi="Amasis MT Pro" w:cs="Times New Roman"/>
              </w:rPr>
              <w:t>CHAPTER 11: Procurement Procedure Manual for RWVCA</w:t>
            </w:r>
            <w:r w:rsidR="00D119E4">
              <w:tab/>
            </w:r>
            <w:r w:rsidR="00D119E4">
              <w:fldChar w:fldCharType="begin"/>
            </w:r>
            <w:r w:rsidR="00D119E4">
              <w:instrText xml:space="preserve"> PAGEREF _Toc187865346 \h </w:instrText>
            </w:r>
            <w:r w:rsidR="00D119E4">
              <w:fldChar w:fldCharType="separate"/>
            </w:r>
            <w:r w:rsidR="00D119E4">
              <w:t>44</w:t>
            </w:r>
            <w:r w:rsidR="00D119E4">
              <w:fldChar w:fldCharType="end"/>
            </w:r>
          </w:hyperlink>
        </w:p>
        <w:p w14:paraId="2986C91E" w14:textId="77777777" w:rsidR="00BA081D" w:rsidRDefault="00D06EFF">
          <w:pPr>
            <w:pStyle w:val="TOC1"/>
            <w:tabs>
              <w:tab w:val="right" w:leader="dot" w:pos="9350"/>
            </w:tabs>
            <w:rPr>
              <w:b w:val="0"/>
              <w:bCs w:val="0"/>
              <w:caps w:val="0"/>
              <w:kern w:val="2"/>
              <w:sz w:val="24"/>
              <w:szCs w:val="24"/>
              <w14:ligatures w14:val="standardContextual"/>
            </w:rPr>
          </w:pPr>
          <w:hyperlink w:anchor="_Toc187865347" w:history="1">
            <w:r w:rsidR="00D119E4">
              <w:rPr>
                <w:rStyle w:val="Hyperlink"/>
                <w:rFonts w:ascii="Amasis MT Pro" w:hAnsi="Amasis MT Pro" w:cs="Times New Roman"/>
              </w:rPr>
              <w:t>CHAPTER 12: LOGISTICS PROCEDURE</w:t>
            </w:r>
            <w:r w:rsidR="00D119E4">
              <w:tab/>
            </w:r>
            <w:r w:rsidR="00D119E4">
              <w:fldChar w:fldCharType="begin"/>
            </w:r>
            <w:r w:rsidR="00D119E4">
              <w:instrText xml:space="preserve"> PAGEREF _Toc187865347 \h </w:instrText>
            </w:r>
            <w:r w:rsidR="00D119E4">
              <w:fldChar w:fldCharType="separate"/>
            </w:r>
            <w:r w:rsidR="00D119E4">
              <w:t>68</w:t>
            </w:r>
            <w:r w:rsidR="00D119E4">
              <w:fldChar w:fldCharType="end"/>
            </w:r>
          </w:hyperlink>
        </w:p>
        <w:p w14:paraId="32DE5040" w14:textId="77777777" w:rsidR="00BA081D" w:rsidRDefault="00D06EFF">
          <w:pPr>
            <w:pStyle w:val="TOC1"/>
            <w:tabs>
              <w:tab w:val="right" w:leader="dot" w:pos="9350"/>
            </w:tabs>
            <w:rPr>
              <w:b w:val="0"/>
              <w:bCs w:val="0"/>
              <w:caps w:val="0"/>
              <w:kern w:val="2"/>
              <w:sz w:val="24"/>
              <w:szCs w:val="24"/>
              <w14:ligatures w14:val="standardContextual"/>
            </w:rPr>
          </w:pPr>
          <w:hyperlink w:anchor="_Toc187865348" w:history="1">
            <w:r w:rsidR="00D119E4">
              <w:rPr>
                <w:rStyle w:val="Hyperlink"/>
                <w:rFonts w:ascii="Amasis MT Pro" w:hAnsi="Amasis MT Pro" w:cs="Times New Roman"/>
              </w:rPr>
              <w:t>CHAPTER 13: RWVCA OPERATIONAL FRAMEWORK FOR EFFICIENCY, TRANSPARENCY, AND ACCOUNTABILITY</w:t>
            </w:r>
            <w:r w:rsidR="00D119E4">
              <w:tab/>
            </w:r>
            <w:r w:rsidR="00D119E4">
              <w:fldChar w:fldCharType="begin"/>
            </w:r>
            <w:r w:rsidR="00D119E4">
              <w:instrText xml:space="preserve"> PAGEREF _Toc187865348 \h </w:instrText>
            </w:r>
            <w:r w:rsidR="00D119E4">
              <w:fldChar w:fldCharType="separate"/>
            </w:r>
            <w:r w:rsidR="00D119E4">
              <w:t>74</w:t>
            </w:r>
            <w:r w:rsidR="00D119E4">
              <w:fldChar w:fldCharType="end"/>
            </w:r>
          </w:hyperlink>
        </w:p>
        <w:p w14:paraId="15B9849D" w14:textId="77777777" w:rsidR="00BA081D" w:rsidRDefault="00D06EFF">
          <w:pPr>
            <w:pStyle w:val="TOC1"/>
            <w:tabs>
              <w:tab w:val="right" w:leader="dot" w:pos="9350"/>
            </w:tabs>
            <w:rPr>
              <w:b w:val="0"/>
              <w:bCs w:val="0"/>
              <w:caps w:val="0"/>
              <w:kern w:val="2"/>
              <w:sz w:val="24"/>
              <w:szCs w:val="24"/>
              <w14:ligatures w14:val="standardContextual"/>
            </w:rPr>
          </w:pPr>
          <w:hyperlink w:anchor="_Toc187865349" w:history="1">
            <w:r w:rsidR="00D119E4">
              <w:rPr>
                <w:rStyle w:val="Hyperlink"/>
                <w:rFonts w:ascii="Amasis MT Pro" w:hAnsi="Amasis MT Pro" w:cs="Times New Roman"/>
              </w:rPr>
              <w:t>CHAPTER 14: RWVCA OPERATIONS GUIDANCE</w:t>
            </w:r>
            <w:r w:rsidR="00D119E4">
              <w:tab/>
            </w:r>
            <w:r w:rsidR="00D119E4">
              <w:fldChar w:fldCharType="begin"/>
            </w:r>
            <w:r w:rsidR="00D119E4">
              <w:instrText xml:space="preserve"> PAGEREF _Toc187865349 \h </w:instrText>
            </w:r>
            <w:r w:rsidR="00D119E4">
              <w:fldChar w:fldCharType="separate"/>
            </w:r>
            <w:r w:rsidR="00D119E4">
              <w:t>76</w:t>
            </w:r>
            <w:r w:rsidR="00D119E4">
              <w:fldChar w:fldCharType="end"/>
            </w:r>
          </w:hyperlink>
        </w:p>
        <w:p w14:paraId="09213AF4" w14:textId="77777777" w:rsidR="00BA081D" w:rsidRDefault="00D06EFF">
          <w:pPr>
            <w:pStyle w:val="TOC1"/>
            <w:tabs>
              <w:tab w:val="right" w:leader="dot" w:pos="9350"/>
            </w:tabs>
            <w:rPr>
              <w:b w:val="0"/>
              <w:bCs w:val="0"/>
              <w:caps w:val="0"/>
              <w:kern w:val="2"/>
              <w:sz w:val="24"/>
              <w:szCs w:val="24"/>
              <w14:ligatures w14:val="standardContextual"/>
            </w:rPr>
          </w:pPr>
          <w:hyperlink w:anchor="_Toc187865350" w:history="1">
            <w:r w:rsidR="00D119E4">
              <w:rPr>
                <w:rStyle w:val="Hyperlink"/>
                <w:rFonts w:ascii="Amasis MT Pro" w:hAnsi="Amasis MT Pro" w:cs="Times New Roman"/>
              </w:rPr>
              <w:t>CHAPTER 15: CONCLUSION</w:t>
            </w:r>
            <w:r w:rsidR="00D119E4">
              <w:tab/>
            </w:r>
            <w:r w:rsidR="00D119E4">
              <w:fldChar w:fldCharType="begin"/>
            </w:r>
            <w:r w:rsidR="00D119E4">
              <w:instrText xml:space="preserve"> PAGEREF _Toc187865350 \h </w:instrText>
            </w:r>
            <w:r w:rsidR="00D119E4">
              <w:fldChar w:fldCharType="separate"/>
            </w:r>
            <w:r w:rsidR="00D119E4">
              <w:t>77</w:t>
            </w:r>
            <w:r w:rsidR="00D119E4">
              <w:fldChar w:fldCharType="end"/>
            </w:r>
          </w:hyperlink>
        </w:p>
        <w:p w14:paraId="5ADF53CB" w14:textId="77777777" w:rsidR="00BA081D" w:rsidRDefault="00D119E4">
          <w:pPr>
            <w:jc w:val="both"/>
            <w:rPr>
              <w:rFonts w:ascii="Times New Roman" w:hAnsi="Times New Roman" w:cs="Times New Roman"/>
            </w:rPr>
          </w:pPr>
          <w:r>
            <w:rPr>
              <w:rFonts w:ascii="Aptos Serif" w:hAnsi="Aptos Serif" w:cs="Aptos Serif"/>
              <w:b/>
              <w:bCs/>
            </w:rPr>
            <w:fldChar w:fldCharType="end"/>
          </w:r>
        </w:p>
      </w:sdtContent>
    </w:sdt>
    <w:p w14:paraId="449E7294" w14:textId="77777777" w:rsidR="00BA081D" w:rsidRDefault="00BA081D">
      <w:pPr>
        <w:pStyle w:val="Heading1"/>
        <w:spacing w:before="0" w:line="240" w:lineRule="auto"/>
        <w:jc w:val="both"/>
        <w:rPr>
          <w:rFonts w:ascii="Times New Roman" w:hAnsi="Times New Roman" w:cs="Times New Roman"/>
          <w:sz w:val="32"/>
          <w:szCs w:val="32"/>
        </w:rPr>
      </w:pPr>
    </w:p>
    <w:p w14:paraId="0D9E7DD2" w14:textId="77777777" w:rsidR="00BA081D" w:rsidRDefault="00BA081D">
      <w:pPr>
        <w:pStyle w:val="Heading1"/>
        <w:spacing w:before="0" w:line="240" w:lineRule="auto"/>
        <w:jc w:val="both"/>
        <w:rPr>
          <w:rFonts w:ascii="Times New Roman" w:hAnsi="Times New Roman" w:cs="Times New Roman"/>
          <w:sz w:val="32"/>
          <w:szCs w:val="32"/>
        </w:rPr>
      </w:pPr>
    </w:p>
    <w:p w14:paraId="144DA3E7" w14:textId="77777777" w:rsidR="00BA081D" w:rsidRDefault="00BA081D">
      <w:pPr>
        <w:jc w:val="both"/>
      </w:pPr>
    </w:p>
    <w:p w14:paraId="01959AC1" w14:textId="77777777" w:rsidR="00BA081D" w:rsidRDefault="00BA081D">
      <w:pPr>
        <w:jc w:val="both"/>
      </w:pPr>
    </w:p>
    <w:p w14:paraId="635E9CAD" w14:textId="77777777" w:rsidR="00BA081D" w:rsidRDefault="00BA081D">
      <w:pPr>
        <w:jc w:val="both"/>
      </w:pPr>
    </w:p>
    <w:p w14:paraId="3FAD8C63" w14:textId="77777777" w:rsidR="00BA081D" w:rsidRDefault="00BA081D">
      <w:pPr>
        <w:jc w:val="both"/>
      </w:pPr>
    </w:p>
    <w:p w14:paraId="7FEF9AB6" w14:textId="77777777" w:rsidR="00BA081D" w:rsidRDefault="00D119E4">
      <w:pPr>
        <w:spacing w:after="0" w:line="240" w:lineRule="auto"/>
      </w:pPr>
      <w:r>
        <w:lastRenderedPageBreak/>
        <w:br w:type="page"/>
      </w:r>
    </w:p>
    <w:p w14:paraId="260F35C6" w14:textId="77777777" w:rsidR="00BA081D" w:rsidRDefault="00D119E4">
      <w:pPr>
        <w:pStyle w:val="Heading1"/>
        <w:spacing w:before="0" w:line="240" w:lineRule="auto"/>
        <w:jc w:val="both"/>
        <w:rPr>
          <w:rFonts w:ascii="Amasis MT Pro" w:hAnsi="Amasis MT Pro" w:cs="Aptos Serif"/>
          <w:color w:val="auto"/>
        </w:rPr>
      </w:pPr>
      <w:bookmarkStart w:id="0" w:name="_Toc187865337"/>
      <w:r>
        <w:rPr>
          <w:rFonts w:ascii="Amasis MT Pro" w:hAnsi="Amasis MT Pro" w:cs="Aptos Serif"/>
          <w:color w:val="auto"/>
        </w:rPr>
        <w:lastRenderedPageBreak/>
        <w:t>CHAPTER 1: INTRODUCTION</w:t>
      </w:r>
      <w:bookmarkEnd w:id="0"/>
    </w:p>
    <w:p w14:paraId="308EB7EF" w14:textId="77777777" w:rsidR="00BA081D" w:rsidRDefault="00BA081D">
      <w:pPr>
        <w:spacing w:after="0" w:line="240" w:lineRule="auto"/>
        <w:jc w:val="both"/>
        <w:rPr>
          <w:rFonts w:ascii="Amasis MT Pro" w:hAnsi="Amasis MT Pro" w:cs="Aptos Serif"/>
          <w:sz w:val="24"/>
          <w:szCs w:val="24"/>
        </w:rPr>
      </w:pPr>
    </w:p>
    <w:p w14:paraId="6E331ED8" w14:textId="77777777" w:rsidR="00BA081D" w:rsidRDefault="00D119E4">
      <w:pPr>
        <w:pStyle w:val="ListParagraph"/>
        <w:numPr>
          <w:ilvl w:val="1"/>
          <w:numId w:val="8"/>
        </w:numPr>
        <w:spacing w:after="0" w:line="240" w:lineRule="auto"/>
        <w:jc w:val="both"/>
        <w:rPr>
          <w:rFonts w:ascii="Amasis MT Pro" w:hAnsi="Amasis MT Pro" w:cs="Aptos Serif"/>
          <w:b/>
          <w:bCs/>
          <w:color w:val="C0504D" w:themeColor="accent2"/>
          <w:sz w:val="24"/>
          <w:szCs w:val="24"/>
        </w:rPr>
      </w:pPr>
      <w:r>
        <w:rPr>
          <w:rFonts w:ascii="Amasis MT Pro" w:hAnsi="Amasis MT Pro" w:cs="Aptos Serif"/>
          <w:b/>
          <w:bCs/>
          <w:color w:val="C0504D" w:themeColor="accent2"/>
          <w:sz w:val="24"/>
          <w:szCs w:val="24"/>
        </w:rPr>
        <w:t>The Purpose of the Procedures Manual</w:t>
      </w:r>
    </w:p>
    <w:p w14:paraId="3A332833"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sz w:val="24"/>
          <w:szCs w:val="24"/>
        </w:rPr>
        <w:br/>
        <w:t xml:space="preserve">This manual is intended to guide the internal operations of various functions within RWVCA. </w:t>
      </w:r>
      <w:r>
        <w:rPr>
          <w:rFonts w:ascii="Amasis MT Pro" w:eastAsia="Times New Roman" w:hAnsi="Amasis MT Pro" w:cs="Aptos Serif"/>
          <w:lang w:eastAsia="fr-FR"/>
        </w:rPr>
        <w:t xml:space="preserve">It is established to guide proper implementation of the activities of RWVCA. </w:t>
      </w:r>
      <w:r>
        <w:rPr>
          <w:rFonts w:ascii="Amasis MT Pro" w:hAnsi="Amasis MT Pro" w:cs="Aptos Serif"/>
          <w:sz w:val="24"/>
          <w:szCs w:val="24"/>
        </w:rPr>
        <w:t xml:space="preserve">It outlines the standard procedures to be followed, ensuring consistency, efficiency, and effectiveness in our daily operations.  </w:t>
      </w:r>
    </w:p>
    <w:p w14:paraId="5799FD60" w14:textId="77777777" w:rsidR="00BA081D" w:rsidRDefault="00BA081D">
      <w:pPr>
        <w:spacing w:after="0" w:line="240" w:lineRule="auto"/>
        <w:jc w:val="both"/>
        <w:rPr>
          <w:rFonts w:ascii="Amasis MT Pro" w:hAnsi="Amasis MT Pro" w:cs="Aptos Serif"/>
          <w:sz w:val="24"/>
          <w:szCs w:val="24"/>
        </w:rPr>
      </w:pPr>
    </w:p>
    <w:p w14:paraId="499A2557" w14:textId="77777777" w:rsidR="00BA081D" w:rsidRDefault="00D119E4">
      <w:pPr>
        <w:pStyle w:val="ListParagraph"/>
        <w:numPr>
          <w:ilvl w:val="1"/>
          <w:numId w:val="8"/>
        </w:numPr>
        <w:spacing w:after="0" w:line="240" w:lineRule="auto"/>
        <w:jc w:val="both"/>
        <w:rPr>
          <w:rFonts w:ascii="Amasis MT Pro" w:hAnsi="Amasis MT Pro" w:cs="Aptos Serif"/>
          <w:b/>
          <w:bCs/>
          <w:color w:val="C0504D" w:themeColor="accent2"/>
          <w:sz w:val="24"/>
          <w:szCs w:val="24"/>
        </w:rPr>
      </w:pPr>
      <w:r>
        <w:rPr>
          <w:rFonts w:ascii="Amasis MT Pro" w:hAnsi="Amasis MT Pro" w:cs="Aptos Serif"/>
          <w:b/>
          <w:bCs/>
          <w:color w:val="C0504D" w:themeColor="accent2"/>
          <w:sz w:val="24"/>
          <w:szCs w:val="24"/>
        </w:rPr>
        <w:t xml:space="preserve">The Scope of the manual </w:t>
      </w:r>
    </w:p>
    <w:p w14:paraId="39974FCD" w14:textId="77777777" w:rsidR="00BA081D" w:rsidRDefault="00BA081D">
      <w:pPr>
        <w:spacing w:after="0" w:line="240" w:lineRule="auto"/>
        <w:jc w:val="both"/>
        <w:rPr>
          <w:rFonts w:ascii="Amasis MT Pro" w:hAnsi="Amasis MT Pro" w:cs="Times New Roman"/>
          <w:b/>
          <w:sz w:val="20"/>
          <w:szCs w:val="20"/>
        </w:rPr>
      </w:pPr>
    </w:p>
    <w:p w14:paraId="7CDD331A"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sz w:val="24"/>
          <w:szCs w:val="24"/>
        </w:rPr>
        <w:t>This procedures manual applies to all departments and Units within the Rwanda Wood Value Chain Association’s permanent Secretariat. The permanent secretariat has several core business processes that underpin its operations - these processes ensure the efficient and effective functioning of RWVCA. The Procedures Manual covers core business processes, including:</w:t>
      </w:r>
    </w:p>
    <w:p w14:paraId="4CFE5F29" w14:textId="77777777" w:rsidR="00BA081D" w:rsidRDefault="00D119E4">
      <w:pPr>
        <w:pStyle w:val="ListParagraph"/>
        <w:numPr>
          <w:ilvl w:val="0"/>
          <w:numId w:val="9"/>
        </w:numPr>
        <w:spacing w:after="0" w:line="240" w:lineRule="auto"/>
        <w:jc w:val="both"/>
        <w:rPr>
          <w:rFonts w:ascii="Amasis MT Pro" w:hAnsi="Amasis MT Pro" w:cs="Aptos Serif"/>
          <w:b/>
          <w:bCs/>
          <w:color w:val="984806" w:themeColor="accent6" w:themeShade="80"/>
          <w:sz w:val="24"/>
          <w:szCs w:val="24"/>
        </w:rPr>
      </w:pPr>
      <w:r>
        <w:rPr>
          <w:rFonts w:ascii="Amasis MT Pro" w:hAnsi="Amasis MT Pro" w:cs="Aptos Serif"/>
          <w:b/>
          <w:bCs/>
          <w:color w:val="984806" w:themeColor="accent6" w:themeShade="80"/>
          <w:sz w:val="24"/>
          <w:szCs w:val="24"/>
        </w:rPr>
        <w:t>Administrative and Operational Processes</w:t>
      </w:r>
    </w:p>
    <w:p w14:paraId="55958554"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Financial Management:</w:t>
      </w:r>
      <w:r>
        <w:rPr>
          <w:rFonts w:ascii="Amasis MT Pro" w:hAnsi="Amasis MT Pro" w:cs="Aptos Serif"/>
          <w:sz w:val="24"/>
          <w:szCs w:val="24"/>
        </w:rPr>
        <w:t xml:space="preserve"> Budgeting, accounting, and financial reporting.</w:t>
      </w:r>
    </w:p>
    <w:p w14:paraId="6428D4C2"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Human Resources:</w:t>
      </w:r>
      <w:r>
        <w:rPr>
          <w:rFonts w:ascii="Amasis MT Pro" w:hAnsi="Amasis MT Pro" w:cs="Aptos Serif"/>
          <w:sz w:val="24"/>
          <w:szCs w:val="24"/>
        </w:rPr>
        <w:t xml:space="preserve"> Recruitment, training, performance evaluation, and compensation.</w:t>
      </w:r>
    </w:p>
    <w:p w14:paraId="0D77103D"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Facilities Management:</w:t>
      </w:r>
      <w:r>
        <w:rPr>
          <w:rFonts w:ascii="Amasis MT Pro" w:hAnsi="Amasis MT Pro" w:cs="Aptos Serif"/>
          <w:sz w:val="24"/>
          <w:szCs w:val="24"/>
        </w:rPr>
        <w:t xml:space="preserve"> Office maintenance, office supplies, and equipment logistics and procurement.</w:t>
      </w:r>
    </w:p>
    <w:p w14:paraId="2BB6AE02"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Information Technology:</w:t>
      </w:r>
      <w:r>
        <w:rPr>
          <w:rFonts w:ascii="Amasis MT Pro" w:hAnsi="Amasis MT Pro" w:cs="Aptos Serif"/>
          <w:sz w:val="24"/>
          <w:szCs w:val="24"/>
        </w:rPr>
        <w:t xml:space="preserve"> Network management, data security, and software maintenance.</w:t>
      </w:r>
    </w:p>
    <w:p w14:paraId="1A3E3EE6" w14:textId="77777777" w:rsidR="00BA081D" w:rsidRDefault="00D119E4">
      <w:pPr>
        <w:pStyle w:val="ListParagraph"/>
        <w:numPr>
          <w:ilvl w:val="0"/>
          <w:numId w:val="9"/>
        </w:numPr>
        <w:spacing w:after="0" w:line="240" w:lineRule="auto"/>
        <w:jc w:val="both"/>
        <w:rPr>
          <w:rFonts w:ascii="Amasis MT Pro" w:hAnsi="Amasis MT Pro" w:cs="Aptos Serif"/>
          <w:b/>
          <w:bCs/>
          <w:color w:val="984806" w:themeColor="accent6" w:themeShade="80"/>
          <w:sz w:val="24"/>
          <w:szCs w:val="24"/>
        </w:rPr>
      </w:pPr>
      <w:r>
        <w:rPr>
          <w:rFonts w:ascii="Amasis MT Pro" w:hAnsi="Amasis MT Pro" w:cs="Aptos Serif"/>
          <w:b/>
          <w:bCs/>
          <w:color w:val="984806" w:themeColor="accent6" w:themeShade="80"/>
          <w:sz w:val="24"/>
          <w:szCs w:val="24"/>
        </w:rPr>
        <w:t>Strategic Planning and Policy Development</w:t>
      </w:r>
    </w:p>
    <w:p w14:paraId="60FFAB8F"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Strategic Planning:</w:t>
      </w:r>
      <w:r>
        <w:rPr>
          <w:rFonts w:ascii="Amasis MT Pro" w:hAnsi="Amasis MT Pro" w:cs="Aptos Serif"/>
          <w:sz w:val="24"/>
          <w:szCs w:val="24"/>
        </w:rPr>
        <w:t xml:space="preserve"> Setting long-term goals and objectives.</w:t>
      </w:r>
    </w:p>
    <w:p w14:paraId="4B657B05"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Policy Development</w:t>
      </w:r>
      <w:r>
        <w:rPr>
          <w:rFonts w:ascii="Amasis MT Pro" w:hAnsi="Amasis MT Pro" w:cs="Aptos Serif"/>
          <w:b/>
          <w:bCs/>
          <w:sz w:val="24"/>
          <w:szCs w:val="24"/>
        </w:rPr>
        <w:t>:</w:t>
      </w:r>
      <w:r>
        <w:rPr>
          <w:rFonts w:ascii="Amasis MT Pro" w:hAnsi="Amasis MT Pro" w:cs="Aptos Serif"/>
          <w:sz w:val="24"/>
          <w:szCs w:val="24"/>
        </w:rPr>
        <w:t xml:space="preserve"> Formulating and implementing policies and guidelines.</w:t>
      </w:r>
    </w:p>
    <w:p w14:paraId="0F2D4224"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Research and Analysis</w:t>
      </w:r>
      <w:r>
        <w:rPr>
          <w:rFonts w:ascii="Amasis MT Pro" w:hAnsi="Amasis MT Pro" w:cs="Aptos Serif"/>
          <w:b/>
          <w:bCs/>
          <w:sz w:val="24"/>
          <w:szCs w:val="24"/>
        </w:rPr>
        <w:t>:</w:t>
      </w:r>
      <w:r>
        <w:rPr>
          <w:rFonts w:ascii="Amasis MT Pro" w:hAnsi="Amasis MT Pro" w:cs="Aptos Serif"/>
          <w:sz w:val="24"/>
          <w:szCs w:val="24"/>
        </w:rPr>
        <w:t xml:space="preserve"> Conducting research and analysis to support decision-making.</w:t>
      </w:r>
    </w:p>
    <w:p w14:paraId="564F11F4" w14:textId="77777777" w:rsidR="00BA081D" w:rsidRDefault="00D119E4">
      <w:pPr>
        <w:pStyle w:val="ListParagraph"/>
        <w:numPr>
          <w:ilvl w:val="0"/>
          <w:numId w:val="9"/>
        </w:numPr>
        <w:spacing w:after="0" w:line="240" w:lineRule="auto"/>
        <w:jc w:val="both"/>
        <w:rPr>
          <w:rFonts w:ascii="Amasis MT Pro" w:hAnsi="Amasis MT Pro" w:cs="Aptos Serif"/>
          <w:b/>
          <w:bCs/>
          <w:color w:val="984806" w:themeColor="accent6" w:themeShade="80"/>
          <w:sz w:val="24"/>
          <w:szCs w:val="24"/>
        </w:rPr>
      </w:pPr>
      <w:r>
        <w:rPr>
          <w:rFonts w:ascii="Amasis MT Pro" w:hAnsi="Amasis MT Pro" w:cs="Aptos Serif"/>
          <w:b/>
          <w:bCs/>
          <w:color w:val="984806" w:themeColor="accent6" w:themeShade="80"/>
          <w:sz w:val="24"/>
          <w:szCs w:val="24"/>
        </w:rPr>
        <w:t>Member Services and Engagement</w:t>
      </w:r>
    </w:p>
    <w:p w14:paraId="3270A44B"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lastRenderedPageBreak/>
        <w:t>Member Relations:</w:t>
      </w:r>
      <w:r>
        <w:rPr>
          <w:rFonts w:ascii="Amasis MT Pro" w:hAnsi="Amasis MT Pro" w:cs="Aptos Serif"/>
          <w:sz w:val="24"/>
          <w:szCs w:val="24"/>
        </w:rPr>
        <w:t xml:space="preserve"> Building and maintaining relationships with members or organizations.</w:t>
      </w:r>
    </w:p>
    <w:p w14:paraId="265BA53E"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Member Services</w:t>
      </w:r>
      <w:r>
        <w:rPr>
          <w:rFonts w:ascii="Amasis MT Pro" w:hAnsi="Amasis MT Pro" w:cs="Aptos Serif"/>
          <w:b/>
          <w:bCs/>
          <w:sz w:val="24"/>
          <w:szCs w:val="24"/>
        </w:rPr>
        <w:t>:</w:t>
      </w:r>
      <w:r>
        <w:rPr>
          <w:rFonts w:ascii="Amasis MT Pro" w:hAnsi="Amasis MT Pro" w:cs="Aptos Serif"/>
          <w:sz w:val="24"/>
          <w:szCs w:val="24"/>
        </w:rPr>
        <w:t xml:space="preserve"> Providing support and assistance to members.</w:t>
      </w:r>
    </w:p>
    <w:p w14:paraId="24DF06C1"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Communication and Outreach</w:t>
      </w:r>
      <w:r>
        <w:rPr>
          <w:rFonts w:ascii="Amasis MT Pro" w:hAnsi="Amasis MT Pro" w:cs="Aptos Serif"/>
          <w:b/>
          <w:bCs/>
          <w:sz w:val="24"/>
          <w:szCs w:val="24"/>
        </w:rPr>
        <w:t>:</w:t>
      </w:r>
      <w:r>
        <w:rPr>
          <w:rFonts w:ascii="Amasis MT Pro" w:hAnsi="Amasis MT Pro" w:cs="Aptos Serif"/>
          <w:sz w:val="24"/>
          <w:szCs w:val="24"/>
        </w:rPr>
        <w:t xml:space="preserve"> Disseminating information and promoting the organization's work.</w:t>
      </w:r>
    </w:p>
    <w:p w14:paraId="1B12DBAE" w14:textId="77777777" w:rsidR="00BA081D" w:rsidRDefault="00D119E4">
      <w:pPr>
        <w:pStyle w:val="ListParagraph"/>
        <w:numPr>
          <w:ilvl w:val="0"/>
          <w:numId w:val="9"/>
        </w:numPr>
        <w:spacing w:after="0" w:line="240" w:lineRule="auto"/>
        <w:jc w:val="both"/>
        <w:rPr>
          <w:rFonts w:ascii="Amasis MT Pro" w:hAnsi="Amasis MT Pro" w:cs="Aptos Serif"/>
          <w:b/>
          <w:bCs/>
          <w:color w:val="984806" w:themeColor="accent6" w:themeShade="80"/>
          <w:sz w:val="24"/>
          <w:szCs w:val="24"/>
        </w:rPr>
      </w:pPr>
      <w:r>
        <w:rPr>
          <w:rFonts w:ascii="Amasis MT Pro" w:hAnsi="Amasis MT Pro" w:cs="Aptos Serif"/>
          <w:b/>
          <w:bCs/>
          <w:color w:val="984806" w:themeColor="accent6" w:themeShade="80"/>
          <w:sz w:val="24"/>
          <w:szCs w:val="24"/>
        </w:rPr>
        <w:t>Program and Project Management</w:t>
      </w:r>
    </w:p>
    <w:p w14:paraId="3D825337"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Project Management:</w:t>
      </w:r>
      <w:r>
        <w:rPr>
          <w:rFonts w:ascii="Amasis MT Pro" w:hAnsi="Amasis MT Pro" w:cs="Aptos Serif"/>
          <w:sz w:val="24"/>
          <w:szCs w:val="24"/>
        </w:rPr>
        <w:t xml:space="preserve"> Planning, executing, and monitoring projects.</w:t>
      </w:r>
    </w:p>
    <w:p w14:paraId="4BBF36E0"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Program Management</w:t>
      </w:r>
      <w:r>
        <w:rPr>
          <w:rFonts w:ascii="Amasis MT Pro" w:hAnsi="Amasis MT Pro" w:cs="Aptos Serif"/>
          <w:b/>
          <w:bCs/>
          <w:sz w:val="24"/>
          <w:szCs w:val="24"/>
        </w:rPr>
        <w:t>:</w:t>
      </w:r>
      <w:r>
        <w:rPr>
          <w:rFonts w:ascii="Amasis MT Pro" w:hAnsi="Amasis MT Pro" w:cs="Aptos Serif"/>
          <w:sz w:val="24"/>
          <w:szCs w:val="24"/>
        </w:rPr>
        <w:t xml:space="preserve"> Overseeing and coordinating multiple projects.</w:t>
      </w:r>
    </w:p>
    <w:p w14:paraId="01A91DAC"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Performance Evaluation</w:t>
      </w:r>
      <w:r>
        <w:rPr>
          <w:rFonts w:ascii="Amasis MT Pro" w:hAnsi="Amasis MT Pro" w:cs="Aptos Serif"/>
          <w:b/>
          <w:bCs/>
          <w:sz w:val="24"/>
          <w:szCs w:val="24"/>
        </w:rPr>
        <w:t>:</w:t>
      </w:r>
      <w:r>
        <w:rPr>
          <w:rFonts w:ascii="Amasis MT Pro" w:hAnsi="Amasis MT Pro" w:cs="Aptos Serif"/>
          <w:sz w:val="24"/>
          <w:szCs w:val="24"/>
        </w:rPr>
        <w:t xml:space="preserve"> Assessing the effectiveness of programs and projects.</w:t>
      </w:r>
    </w:p>
    <w:p w14:paraId="4FE41158" w14:textId="77777777" w:rsidR="00BA081D" w:rsidRDefault="00D119E4">
      <w:pPr>
        <w:pStyle w:val="ListParagraph"/>
        <w:numPr>
          <w:ilvl w:val="0"/>
          <w:numId w:val="9"/>
        </w:numPr>
        <w:spacing w:after="0" w:line="240" w:lineRule="auto"/>
        <w:jc w:val="both"/>
        <w:rPr>
          <w:rFonts w:ascii="Amasis MT Pro" w:hAnsi="Amasis MT Pro" w:cs="Aptos Serif"/>
          <w:b/>
          <w:bCs/>
          <w:color w:val="984806" w:themeColor="accent6" w:themeShade="80"/>
          <w:sz w:val="24"/>
          <w:szCs w:val="24"/>
        </w:rPr>
      </w:pPr>
      <w:r>
        <w:rPr>
          <w:rFonts w:ascii="Amasis MT Pro" w:hAnsi="Amasis MT Pro" w:cs="Aptos Serif"/>
          <w:b/>
          <w:bCs/>
          <w:color w:val="984806" w:themeColor="accent6" w:themeShade="80"/>
          <w:sz w:val="24"/>
          <w:szCs w:val="24"/>
        </w:rPr>
        <w:t>Governance and Compliance</w:t>
      </w:r>
    </w:p>
    <w:p w14:paraId="7B7A5035"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Governance:</w:t>
      </w:r>
      <w:r>
        <w:rPr>
          <w:rFonts w:ascii="Amasis MT Pro" w:hAnsi="Amasis MT Pro" w:cs="Aptos Serif"/>
          <w:sz w:val="24"/>
          <w:szCs w:val="24"/>
        </w:rPr>
        <w:t xml:space="preserve"> Ensuring compliance with organizational rules and procedures.</w:t>
      </w:r>
    </w:p>
    <w:p w14:paraId="1E63F47F"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Legal Compliance:</w:t>
      </w:r>
      <w:r>
        <w:rPr>
          <w:rFonts w:ascii="Amasis MT Pro" w:hAnsi="Amasis MT Pro" w:cs="Aptos Serif"/>
          <w:i/>
          <w:iCs/>
          <w:sz w:val="24"/>
          <w:szCs w:val="24"/>
        </w:rPr>
        <w:t xml:space="preserve"> </w:t>
      </w:r>
      <w:r>
        <w:rPr>
          <w:rFonts w:ascii="Amasis MT Pro" w:hAnsi="Amasis MT Pro" w:cs="Aptos Serif"/>
          <w:sz w:val="24"/>
          <w:szCs w:val="24"/>
        </w:rPr>
        <w:t>Adhering to relevant laws and regulations.</w:t>
      </w:r>
    </w:p>
    <w:p w14:paraId="7BA76DB2"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Risk Management</w:t>
      </w:r>
      <w:r>
        <w:rPr>
          <w:rFonts w:ascii="Amasis MT Pro" w:hAnsi="Amasis MT Pro" w:cs="Aptos Serif"/>
          <w:b/>
          <w:bCs/>
          <w:sz w:val="24"/>
          <w:szCs w:val="24"/>
        </w:rPr>
        <w:t>:</w:t>
      </w:r>
      <w:r>
        <w:rPr>
          <w:rFonts w:ascii="Amasis MT Pro" w:hAnsi="Amasis MT Pro" w:cs="Aptos Serif"/>
          <w:sz w:val="24"/>
          <w:szCs w:val="24"/>
        </w:rPr>
        <w:t xml:space="preserve"> Identifying, assessing, and mitigating risks.</w:t>
      </w:r>
    </w:p>
    <w:p w14:paraId="61284364" w14:textId="77777777" w:rsidR="00BA081D" w:rsidRDefault="00D119E4">
      <w:pPr>
        <w:pStyle w:val="ListParagraph"/>
        <w:numPr>
          <w:ilvl w:val="0"/>
          <w:numId w:val="9"/>
        </w:numPr>
        <w:spacing w:after="0" w:line="240" w:lineRule="auto"/>
        <w:jc w:val="both"/>
        <w:rPr>
          <w:rFonts w:ascii="Amasis MT Pro" w:hAnsi="Amasis MT Pro" w:cs="Aptos Serif"/>
          <w:b/>
          <w:bCs/>
          <w:color w:val="984806" w:themeColor="accent6" w:themeShade="80"/>
          <w:sz w:val="24"/>
          <w:szCs w:val="24"/>
        </w:rPr>
      </w:pPr>
      <w:r>
        <w:rPr>
          <w:rFonts w:ascii="Amasis MT Pro" w:hAnsi="Amasis MT Pro" w:cs="Aptos Serif"/>
          <w:b/>
          <w:bCs/>
          <w:color w:val="984806" w:themeColor="accent6" w:themeShade="80"/>
          <w:sz w:val="24"/>
          <w:szCs w:val="24"/>
        </w:rPr>
        <w:t>Meetings and Events</w:t>
      </w:r>
    </w:p>
    <w:p w14:paraId="60AE4BBC"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Meeting Planning</w:t>
      </w:r>
      <w:r>
        <w:rPr>
          <w:rFonts w:ascii="Amasis MT Pro" w:hAnsi="Amasis MT Pro" w:cs="Aptos Serif"/>
          <w:b/>
          <w:bCs/>
          <w:sz w:val="24"/>
          <w:szCs w:val="24"/>
        </w:rPr>
        <w:t>:</w:t>
      </w:r>
      <w:r>
        <w:rPr>
          <w:rFonts w:ascii="Amasis MT Pro" w:hAnsi="Amasis MT Pro" w:cs="Aptos Serif"/>
          <w:sz w:val="24"/>
          <w:szCs w:val="24"/>
        </w:rPr>
        <w:t xml:space="preserve"> Organizing and coordinating meetings, conferences, and workshops.</w:t>
      </w:r>
    </w:p>
    <w:p w14:paraId="199C6788" w14:textId="77777777" w:rsidR="00BA081D" w:rsidRDefault="00D119E4">
      <w:pPr>
        <w:spacing w:after="0" w:line="240" w:lineRule="auto"/>
        <w:ind w:left="360"/>
        <w:jc w:val="both"/>
        <w:rPr>
          <w:rFonts w:ascii="Amasis MT Pro" w:hAnsi="Amasis MT Pro" w:cs="Aptos Serif"/>
          <w:sz w:val="24"/>
          <w:szCs w:val="24"/>
        </w:rPr>
      </w:pPr>
      <w:r>
        <w:rPr>
          <w:rFonts w:ascii="Amasis MT Pro" w:hAnsi="Amasis MT Pro" w:cs="Aptos Serif"/>
          <w:b/>
          <w:bCs/>
          <w:i/>
          <w:iCs/>
          <w:sz w:val="24"/>
          <w:szCs w:val="24"/>
        </w:rPr>
        <w:t>Event Management</w:t>
      </w:r>
      <w:r>
        <w:rPr>
          <w:rFonts w:ascii="Amasis MT Pro" w:hAnsi="Amasis MT Pro" w:cs="Aptos Serif"/>
          <w:b/>
          <w:bCs/>
          <w:sz w:val="24"/>
          <w:szCs w:val="24"/>
        </w:rPr>
        <w:t>:</w:t>
      </w:r>
      <w:r>
        <w:rPr>
          <w:rFonts w:ascii="Amasis MT Pro" w:hAnsi="Amasis MT Pro" w:cs="Aptos Serif"/>
          <w:sz w:val="24"/>
          <w:szCs w:val="24"/>
        </w:rPr>
        <w:t xml:space="preserve"> Managing logistics and ensuring successful events.</w:t>
      </w:r>
    </w:p>
    <w:p w14:paraId="203C8607" w14:textId="77777777" w:rsidR="00BA081D" w:rsidDel="00D119E4" w:rsidRDefault="00D119E4">
      <w:pPr>
        <w:spacing w:after="0" w:line="240" w:lineRule="auto"/>
        <w:rPr>
          <w:del w:id="1" w:author="HP" w:date="2026-02-10T10:46:00Z"/>
          <w:rFonts w:ascii="Amasis MT Pro" w:hAnsi="Amasis MT Pro" w:cs="Aptos Serif"/>
          <w:sz w:val="24"/>
          <w:szCs w:val="24"/>
        </w:rPr>
      </w:pPr>
      <w:del w:id="2" w:author="HP" w:date="2026-02-10T10:46:00Z">
        <w:r w:rsidDel="00D119E4">
          <w:rPr>
            <w:rFonts w:ascii="Amasis MT Pro" w:hAnsi="Amasis MT Pro" w:cs="Aptos Serif"/>
            <w:sz w:val="24"/>
            <w:szCs w:val="24"/>
          </w:rPr>
          <w:br w:type="page"/>
        </w:r>
      </w:del>
    </w:p>
    <w:p w14:paraId="4CEE882B" w14:textId="77777777" w:rsidR="00BA081D" w:rsidRDefault="00D119E4">
      <w:pPr>
        <w:spacing w:after="0" w:line="240" w:lineRule="auto"/>
        <w:rPr>
          <w:rFonts w:ascii="Amasis MT Pro" w:hAnsi="Amasis MT Pro" w:cs="Aptos Serif"/>
          <w:b/>
          <w:bCs/>
          <w:color w:val="984806" w:themeColor="accent6" w:themeShade="80"/>
          <w:sz w:val="24"/>
          <w:szCs w:val="24"/>
        </w:rPr>
        <w:pPrChange w:id="3" w:author="HP" w:date="2026-02-10T10:46:00Z">
          <w:pPr>
            <w:pStyle w:val="ListParagraph"/>
            <w:numPr>
              <w:numId w:val="9"/>
            </w:numPr>
            <w:spacing w:after="0" w:line="240" w:lineRule="auto"/>
            <w:ind w:left="360" w:hanging="360"/>
            <w:jc w:val="both"/>
          </w:pPr>
        </w:pPrChange>
      </w:pPr>
      <w:del w:id="4" w:author="HP" w:date="2026-02-10T10:46:00Z">
        <w:r w:rsidDel="00D119E4">
          <w:rPr>
            <w:rFonts w:ascii="Amasis MT Pro" w:hAnsi="Amasis MT Pro" w:cs="Aptos Serif"/>
            <w:b/>
            <w:bCs/>
            <w:color w:val="984806" w:themeColor="accent6" w:themeShade="80"/>
            <w:sz w:val="24"/>
            <w:szCs w:val="24"/>
          </w:rPr>
          <w:lastRenderedPageBreak/>
          <w:delText>D</w:delText>
        </w:r>
      </w:del>
      <w:proofErr w:type="spellStart"/>
      <w:r>
        <w:rPr>
          <w:rFonts w:ascii="Amasis MT Pro" w:hAnsi="Amasis MT Pro" w:cs="Aptos Serif"/>
          <w:b/>
          <w:bCs/>
          <w:color w:val="984806" w:themeColor="accent6" w:themeShade="80"/>
          <w:sz w:val="24"/>
          <w:szCs w:val="24"/>
        </w:rPr>
        <w:t>ocumentation</w:t>
      </w:r>
      <w:proofErr w:type="spellEnd"/>
      <w:r>
        <w:rPr>
          <w:rFonts w:ascii="Amasis MT Pro" w:hAnsi="Amasis MT Pro" w:cs="Aptos Serif"/>
          <w:b/>
          <w:bCs/>
          <w:color w:val="984806" w:themeColor="accent6" w:themeShade="80"/>
          <w:sz w:val="24"/>
          <w:szCs w:val="24"/>
        </w:rPr>
        <w:t xml:space="preserve"> and Records Management</w:t>
      </w:r>
    </w:p>
    <w:p w14:paraId="75EABA5A" w14:textId="77777777" w:rsidR="00BA081D" w:rsidRDefault="00D119E4">
      <w:pPr>
        <w:spacing w:after="0" w:line="240" w:lineRule="auto"/>
        <w:ind w:left="720"/>
        <w:jc w:val="both"/>
        <w:rPr>
          <w:rFonts w:ascii="Amasis MT Pro" w:hAnsi="Amasis MT Pro" w:cs="Aptos Serif"/>
          <w:sz w:val="24"/>
          <w:szCs w:val="24"/>
        </w:rPr>
      </w:pPr>
      <w:r>
        <w:rPr>
          <w:rFonts w:ascii="Amasis MT Pro" w:hAnsi="Amasis MT Pro" w:cs="Aptos Serif"/>
          <w:b/>
          <w:bCs/>
          <w:i/>
          <w:iCs/>
          <w:sz w:val="24"/>
          <w:szCs w:val="24"/>
        </w:rPr>
        <w:t>Document Management</w:t>
      </w:r>
      <w:r>
        <w:rPr>
          <w:rFonts w:ascii="Amasis MT Pro" w:hAnsi="Amasis MT Pro" w:cs="Aptos Serif"/>
          <w:b/>
          <w:bCs/>
          <w:sz w:val="24"/>
          <w:szCs w:val="24"/>
        </w:rPr>
        <w:t>:</w:t>
      </w:r>
      <w:r>
        <w:rPr>
          <w:rFonts w:ascii="Amasis MT Pro" w:hAnsi="Amasis MT Pro" w:cs="Aptos Serif"/>
          <w:sz w:val="24"/>
          <w:szCs w:val="24"/>
        </w:rPr>
        <w:t xml:space="preserve"> Creating, archiving, filing, storing, and retrieving documents.</w:t>
      </w:r>
    </w:p>
    <w:p w14:paraId="48FBFBA4" w14:textId="77777777" w:rsidR="00BA081D" w:rsidRDefault="00D119E4">
      <w:pPr>
        <w:spacing w:after="0" w:line="240" w:lineRule="auto"/>
        <w:ind w:left="720"/>
        <w:jc w:val="both"/>
        <w:rPr>
          <w:rFonts w:ascii="Amasis MT Pro" w:hAnsi="Amasis MT Pro" w:cs="Aptos Serif"/>
          <w:sz w:val="24"/>
          <w:szCs w:val="24"/>
        </w:rPr>
      </w:pPr>
      <w:r>
        <w:rPr>
          <w:rFonts w:ascii="Amasis MT Pro" w:hAnsi="Amasis MT Pro" w:cs="Aptos Serif"/>
          <w:b/>
          <w:bCs/>
          <w:i/>
          <w:iCs/>
          <w:sz w:val="24"/>
          <w:szCs w:val="24"/>
        </w:rPr>
        <w:t>Records Management:</w:t>
      </w:r>
      <w:r>
        <w:rPr>
          <w:rFonts w:ascii="Amasis MT Pro" w:hAnsi="Amasis MT Pro" w:cs="Aptos Serif"/>
          <w:sz w:val="24"/>
          <w:szCs w:val="24"/>
        </w:rPr>
        <w:t xml:space="preserve"> Ensuring the proper preservation and retention of records.</w:t>
      </w:r>
    </w:p>
    <w:p w14:paraId="05F1A09E" w14:textId="77777777" w:rsidR="00BA081D" w:rsidRDefault="00BA081D">
      <w:pPr>
        <w:spacing w:after="0" w:line="240" w:lineRule="auto"/>
        <w:ind w:left="720"/>
        <w:jc w:val="both"/>
        <w:rPr>
          <w:rFonts w:ascii="Amasis MT Pro" w:hAnsi="Amasis MT Pro" w:cs="Aptos Serif"/>
          <w:sz w:val="24"/>
          <w:szCs w:val="24"/>
        </w:rPr>
      </w:pPr>
    </w:p>
    <w:p w14:paraId="21AB7F4E"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sz w:val="24"/>
          <w:szCs w:val="24"/>
        </w:rPr>
        <w:t>These core business processes are essential for the smooth functioning of the RWVCA’s Permanent Secretariat. By effectively managing these processes, the Permanent Secretariat can achieve its goals, provide valuable services to its members, and contribute to the overall success of RWVCA.</w:t>
      </w:r>
    </w:p>
    <w:p w14:paraId="4B3F85C3" w14:textId="77777777" w:rsidR="00BA081D" w:rsidRDefault="00BA081D">
      <w:pPr>
        <w:spacing w:after="0" w:line="240" w:lineRule="auto"/>
        <w:jc w:val="both"/>
        <w:rPr>
          <w:rFonts w:ascii="Amasis MT Pro" w:hAnsi="Amasis MT Pro" w:cs="Aptos Serif"/>
          <w:sz w:val="24"/>
          <w:szCs w:val="24"/>
        </w:rPr>
      </w:pPr>
    </w:p>
    <w:p w14:paraId="5EFB6D0B" w14:textId="77777777" w:rsidR="00BA081D" w:rsidRDefault="00D119E4">
      <w:pPr>
        <w:pStyle w:val="ListParagraph"/>
        <w:numPr>
          <w:ilvl w:val="1"/>
          <w:numId w:val="8"/>
        </w:numPr>
        <w:spacing w:after="0" w:line="240" w:lineRule="auto"/>
        <w:jc w:val="both"/>
        <w:rPr>
          <w:rFonts w:ascii="Amasis MT Pro" w:hAnsi="Amasis MT Pro" w:cs="Aptos Serif"/>
          <w:b/>
          <w:bCs/>
          <w:color w:val="C0504D" w:themeColor="accent2"/>
          <w:sz w:val="24"/>
          <w:szCs w:val="24"/>
        </w:rPr>
      </w:pPr>
      <w:r>
        <w:rPr>
          <w:rFonts w:ascii="Amasis MT Pro" w:hAnsi="Amasis MT Pro" w:cs="Aptos Serif"/>
          <w:b/>
          <w:bCs/>
          <w:color w:val="C0504D" w:themeColor="accent2"/>
          <w:sz w:val="24"/>
          <w:szCs w:val="24"/>
        </w:rPr>
        <w:t>The target audience</w:t>
      </w:r>
    </w:p>
    <w:p w14:paraId="6E932BB7" w14:textId="77777777" w:rsidR="00BA081D" w:rsidRDefault="00BA081D">
      <w:pPr>
        <w:pStyle w:val="ListParagraph"/>
        <w:spacing w:after="0" w:line="240" w:lineRule="auto"/>
        <w:ind w:left="384"/>
        <w:jc w:val="both"/>
        <w:rPr>
          <w:rFonts w:ascii="Amasis MT Pro" w:hAnsi="Amasis MT Pro" w:cs="Aptos Serif"/>
          <w:b/>
          <w:bCs/>
          <w:color w:val="C0504D" w:themeColor="accent2"/>
          <w:sz w:val="24"/>
          <w:szCs w:val="24"/>
        </w:rPr>
      </w:pPr>
    </w:p>
    <w:p w14:paraId="1F00FAD4" w14:textId="77777777" w:rsidR="00BA081D" w:rsidRDefault="00D119E4">
      <w:pPr>
        <w:spacing w:after="0" w:line="240" w:lineRule="auto"/>
        <w:jc w:val="both"/>
        <w:rPr>
          <w:rFonts w:ascii="Amasis MT Pro" w:hAnsi="Amasis MT Pro" w:cs="Aptos Serif"/>
          <w:sz w:val="24"/>
          <w:szCs w:val="24"/>
        </w:rPr>
      </w:pPr>
      <w:commentRangeStart w:id="5"/>
      <w:r>
        <w:rPr>
          <w:rFonts w:ascii="Amasis MT Pro" w:hAnsi="Amasis MT Pro" w:cs="Aptos Serif"/>
          <w:sz w:val="24"/>
          <w:szCs w:val="24"/>
        </w:rPr>
        <w:t>The RWVCA Procedures Manual is a valuable guiding tool developed by the Executive Committee of the Board to benefit a wide range of stakeholders including:</w:t>
      </w:r>
    </w:p>
    <w:p w14:paraId="03A34780"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b/>
          <w:bCs/>
          <w:i/>
          <w:iCs/>
          <w:sz w:val="24"/>
          <w:szCs w:val="24"/>
        </w:rPr>
        <w:t>The Permanent Secretariat Staff</w:t>
      </w:r>
      <w:r>
        <w:rPr>
          <w:rFonts w:ascii="Amasis MT Pro" w:hAnsi="Amasis MT Pro" w:cs="Aptos Serif"/>
          <w:b/>
          <w:bCs/>
          <w:sz w:val="24"/>
          <w:szCs w:val="24"/>
        </w:rPr>
        <w:t>:</w:t>
      </w:r>
      <w:r>
        <w:rPr>
          <w:rFonts w:ascii="Amasis MT Pro" w:hAnsi="Amasis MT Pro" w:cs="Aptos Serif"/>
          <w:sz w:val="24"/>
          <w:szCs w:val="24"/>
        </w:rPr>
        <w:t xml:space="preserve"> Employees at all levels, from administrative staff to senior management.</w:t>
      </w:r>
    </w:p>
    <w:p w14:paraId="29FA9A9F"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b/>
          <w:bCs/>
          <w:i/>
          <w:iCs/>
          <w:sz w:val="24"/>
          <w:szCs w:val="24"/>
        </w:rPr>
        <w:t>Board Members</w:t>
      </w:r>
      <w:r>
        <w:rPr>
          <w:rFonts w:ascii="Amasis MT Pro" w:hAnsi="Amasis MT Pro" w:cs="Aptos Serif"/>
          <w:b/>
          <w:bCs/>
          <w:sz w:val="24"/>
          <w:szCs w:val="24"/>
        </w:rPr>
        <w:t>:</w:t>
      </w:r>
      <w:r>
        <w:rPr>
          <w:rFonts w:ascii="Amasis MT Pro" w:hAnsi="Amasis MT Pro" w:cs="Aptos Serif"/>
          <w:sz w:val="24"/>
          <w:szCs w:val="24"/>
        </w:rPr>
        <w:t xml:space="preserve"> Members of the governing body of the association.</w:t>
      </w:r>
    </w:p>
    <w:p w14:paraId="0E0A842E"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b/>
          <w:bCs/>
          <w:i/>
          <w:iCs/>
          <w:sz w:val="24"/>
          <w:szCs w:val="24"/>
        </w:rPr>
        <w:t>Members</w:t>
      </w:r>
      <w:r>
        <w:rPr>
          <w:rFonts w:ascii="Amasis MT Pro" w:hAnsi="Amasis MT Pro" w:cs="Aptos Serif"/>
          <w:b/>
          <w:bCs/>
          <w:sz w:val="24"/>
          <w:szCs w:val="24"/>
        </w:rPr>
        <w:t>:</w:t>
      </w:r>
      <w:r>
        <w:rPr>
          <w:rFonts w:ascii="Amasis MT Pro" w:hAnsi="Amasis MT Pro" w:cs="Aptos Serif"/>
          <w:sz w:val="24"/>
          <w:szCs w:val="24"/>
        </w:rPr>
        <w:t xml:space="preserve"> Individual members or companies who are part of the association.</w:t>
      </w:r>
    </w:p>
    <w:p w14:paraId="447D97F3"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b/>
          <w:bCs/>
          <w:i/>
          <w:iCs/>
          <w:sz w:val="24"/>
          <w:szCs w:val="24"/>
        </w:rPr>
        <w:t>Partners:</w:t>
      </w:r>
      <w:r>
        <w:rPr>
          <w:rFonts w:ascii="Amasis MT Pro" w:hAnsi="Amasis MT Pro" w:cs="Aptos Serif"/>
          <w:sz w:val="24"/>
          <w:szCs w:val="24"/>
        </w:rPr>
        <w:t xml:space="preserve"> External organizations or individuals who collaborate with the association.</w:t>
      </w:r>
    </w:p>
    <w:p w14:paraId="213B2ACF"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b/>
          <w:bCs/>
          <w:i/>
          <w:iCs/>
          <w:sz w:val="24"/>
          <w:szCs w:val="24"/>
        </w:rPr>
        <w:t>Volunteers:</w:t>
      </w:r>
      <w:r>
        <w:rPr>
          <w:rFonts w:ascii="Amasis MT Pro" w:hAnsi="Amasis MT Pro" w:cs="Aptos Serif"/>
          <w:sz w:val="24"/>
          <w:szCs w:val="24"/>
        </w:rPr>
        <w:t xml:space="preserve"> Individuals who contribute their time and skills to the association.</w:t>
      </w:r>
      <w:commentRangeEnd w:id="5"/>
      <w:r>
        <w:rPr>
          <w:rStyle w:val="CommentReference"/>
        </w:rPr>
        <w:commentReference w:id="5"/>
      </w:r>
    </w:p>
    <w:p w14:paraId="75E5FF64" w14:textId="77777777" w:rsidR="00BA081D" w:rsidRDefault="00BA081D">
      <w:pPr>
        <w:spacing w:after="0" w:line="240" w:lineRule="auto"/>
        <w:ind w:left="720"/>
        <w:jc w:val="both"/>
        <w:rPr>
          <w:rFonts w:ascii="Amasis MT Pro" w:hAnsi="Amasis MT Pro" w:cs="Aptos Serif"/>
          <w:sz w:val="24"/>
          <w:szCs w:val="24"/>
        </w:rPr>
      </w:pPr>
    </w:p>
    <w:p w14:paraId="1383A860"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sz w:val="24"/>
          <w:szCs w:val="24"/>
        </w:rPr>
        <w:t>In some cases, the procedures manual might also be useful for:</w:t>
      </w:r>
    </w:p>
    <w:p w14:paraId="3CDF26E5"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b/>
          <w:bCs/>
          <w:i/>
          <w:iCs/>
          <w:sz w:val="24"/>
          <w:szCs w:val="24"/>
        </w:rPr>
        <w:t>New Members:</w:t>
      </w:r>
      <w:r>
        <w:rPr>
          <w:rFonts w:ascii="Amasis MT Pro" w:hAnsi="Amasis MT Pro" w:cs="Aptos Serif"/>
          <w:sz w:val="24"/>
          <w:szCs w:val="24"/>
        </w:rPr>
        <w:t xml:space="preserve"> To provide information on how the association operates and how to participate.</w:t>
      </w:r>
    </w:p>
    <w:p w14:paraId="57E3E59F"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b/>
          <w:bCs/>
          <w:i/>
          <w:iCs/>
          <w:sz w:val="24"/>
          <w:szCs w:val="24"/>
        </w:rPr>
        <w:t>Potential Members</w:t>
      </w:r>
      <w:r>
        <w:rPr>
          <w:rFonts w:ascii="Amasis MT Pro" w:hAnsi="Amasis MT Pro" w:cs="Aptos Serif"/>
          <w:b/>
          <w:bCs/>
          <w:sz w:val="24"/>
          <w:szCs w:val="24"/>
        </w:rPr>
        <w:t>:</w:t>
      </w:r>
      <w:r>
        <w:rPr>
          <w:rFonts w:ascii="Amasis MT Pro" w:hAnsi="Amasis MT Pro" w:cs="Aptos Serif"/>
          <w:sz w:val="24"/>
          <w:szCs w:val="24"/>
        </w:rPr>
        <w:t xml:space="preserve"> To showcase the association's structure and processes for their appreciation before they could apply to become members.</w:t>
      </w:r>
    </w:p>
    <w:p w14:paraId="5CECFB12" w14:textId="77777777" w:rsidR="00BA081D" w:rsidRDefault="00D119E4">
      <w:pPr>
        <w:spacing w:after="0" w:line="240" w:lineRule="auto"/>
        <w:jc w:val="both"/>
        <w:rPr>
          <w:rFonts w:ascii="Amasis MT Pro" w:hAnsi="Amasis MT Pro" w:cs="Aptos Serif"/>
          <w:sz w:val="24"/>
          <w:szCs w:val="24"/>
        </w:rPr>
      </w:pPr>
      <w:r>
        <w:rPr>
          <w:rFonts w:ascii="Amasis MT Pro" w:hAnsi="Amasis MT Pro" w:cs="Aptos Serif"/>
          <w:b/>
          <w:bCs/>
          <w:i/>
          <w:iCs/>
          <w:sz w:val="24"/>
          <w:szCs w:val="24"/>
        </w:rPr>
        <w:t>Donors:</w:t>
      </w:r>
      <w:r>
        <w:rPr>
          <w:rFonts w:ascii="Amasis MT Pro" w:hAnsi="Amasis MT Pro" w:cs="Aptos Serif"/>
          <w:sz w:val="24"/>
          <w:szCs w:val="24"/>
        </w:rPr>
        <w:t xml:space="preserve"> To demonstrate the efficient use of resources.</w:t>
      </w:r>
    </w:p>
    <w:p w14:paraId="0A68DA7A" w14:textId="77777777" w:rsidR="00BA081D" w:rsidRDefault="00BA081D">
      <w:pPr>
        <w:spacing w:after="0" w:line="240" w:lineRule="auto"/>
        <w:jc w:val="both"/>
        <w:rPr>
          <w:rFonts w:ascii="Times New Roman" w:hAnsi="Times New Roman" w:cs="Times New Roman"/>
          <w:b/>
          <w:sz w:val="20"/>
          <w:szCs w:val="20"/>
        </w:rPr>
      </w:pPr>
    </w:p>
    <w:p w14:paraId="7392343D" w14:textId="77777777" w:rsidR="00BA081D" w:rsidRDefault="00BA081D">
      <w:pPr>
        <w:spacing w:after="0" w:line="240" w:lineRule="auto"/>
        <w:jc w:val="both"/>
        <w:rPr>
          <w:rFonts w:ascii="Times New Roman" w:hAnsi="Times New Roman" w:cs="Times New Roman"/>
          <w:b/>
          <w:sz w:val="20"/>
          <w:szCs w:val="20"/>
        </w:rPr>
      </w:pPr>
    </w:p>
    <w:p w14:paraId="4AEAF1A9" w14:textId="77777777" w:rsidR="00BA081D" w:rsidRDefault="00D119E4">
      <w:pPr>
        <w:pStyle w:val="ListParagraph"/>
        <w:numPr>
          <w:ilvl w:val="1"/>
          <w:numId w:val="8"/>
        </w:numPr>
        <w:spacing w:after="0" w:line="240" w:lineRule="auto"/>
        <w:jc w:val="both"/>
        <w:rPr>
          <w:rFonts w:ascii="Amasis MT Pro" w:hAnsi="Amasis MT Pro" w:cs="Aptos Serif"/>
          <w:b/>
          <w:bCs/>
          <w:color w:val="C0504D" w:themeColor="accent2"/>
          <w:sz w:val="24"/>
          <w:szCs w:val="24"/>
        </w:rPr>
      </w:pPr>
      <w:r>
        <w:rPr>
          <w:rFonts w:ascii="Amasis MT Pro" w:hAnsi="Amasis MT Pro" w:cs="Aptos Serif"/>
          <w:b/>
          <w:bCs/>
          <w:color w:val="C0504D" w:themeColor="accent2"/>
          <w:sz w:val="24"/>
          <w:szCs w:val="24"/>
        </w:rPr>
        <w:t xml:space="preserve"> About RWVCA </w:t>
      </w:r>
    </w:p>
    <w:p w14:paraId="3245B0A5" w14:textId="77777777" w:rsidR="00BA081D" w:rsidRDefault="00BA081D">
      <w:pPr>
        <w:pStyle w:val="ListParagraph"/>
        <w:spacing w:after="0" w:line="240" w:lineRule="auto"/>
        <w:ind w:left="384"/>
        <w:jc w:val="both"/>
        <w:rPr>
          <w:rFonts w:ascii="Amasis MT Pro" w:hAnsi="Amasis MT Pro" w:cs="Aptos Serif"/>
          <w:b/>
          <w:bCs/>
          <w:color w:val="C0504D" w:themeColor="accent2"/>
          <w:sz w:val="24"/>
          <w:szCs w:val="24"/>
        </w:rPr>
      </w:pPr>
    </w:p>
    <w:p w14:paraId="36967206" w14:textId="77777777" w:rsidR="00BA081D" w:rsidRDefault="00D119E4">
      <w:pPr>
        <w:spacing w:line="240" w:lineRule="auto"/>
        <w:jc w:val="both"/>
        <w:rPr>
          <w:rFonts w:ascii="Amasis MT Pro" w:hAnsi="Amasis MT Pro" w:cs="Aptos Serif"/>
          <w:sz w:val="24"/>
          <w:szCs w:val="24"/>
        </w:rPr>
      </w:pPr>
      <w:r>
        <w:rPr>
          <w:rFonts w:ascii="Amasis MT Pro" w:hAnsi="Amasis MT Pro" w:cs="Aptos Serif"/>
          <w:sz w:val="24"/>
          <w:szCs w:val="24"/>
          <w:lang w:val="zh-CN"/>
        </w:rPr>
        <w:t>The "</w:t>
      </w:r>
      <w:r>
        <w:rPr>
          <w:rFonts w:ascii="Amasis MT Pro" w:hAnsi="Amasis MT Pro" w:cs="Aptos Serif"/>
          <w:sz w:val="24"/>
          <w:szCs w:val="24"/>
        </w:rPr>
        <w:t>Rwanda Wood Value Chain Association</w:t>
      </w:r>
      <w:r>
        <w:rPr>
          <w:rFonts w:ascii="Amasis MT Pro" w:hAnsi="Amasis MT Pro" w:cs="Aptos Serif"/>
          <w:sz w:val="24"/>
          <w:szCs w:val="24"/>
          <w:lang w:val="zh-CN"/>
        </w:rPr>
        <w:t xml:space="preserve"> (RWVCA)" is a professional organization established by members </w:t>
      </w:r>
      <w:r>
        <w:rPr>
          <w:rFonts w:ascii="Amasis MT Pro" w:hAnsi="Amasis MT Pro" w:cs="Aptos Serif"/>
          <w:sz w:val="24"/>
          <w:szCs w:val="24"/>
        </w:rPr>
        <w:t xml:space="preserve">from the wood sector </w:t>
      </w:r>
      <w:r>
        <w:rPr>
          <w:rFonts w:ascii="Amasis MT Pro" w:hAnsi="Amasis MT Pro" w:cs="Aptos Serif"/>
          <w:sz w:val="24"/>
          <w:szCs w:val="24"/>
          <w:lang w:val="zh-CN"/>
        </w:rPr>
        <w:t xml:space="preserve">who convened at the NOBLEZ Hotel on 12/12/2019. </w:t>
      </w:r>
    </w:p>
    <w:p w14:paraId="44A11FFA" w14:textId="77777777" w:rsidR="00BA081D" w:rsidRDefault="00D119E4">
      <w:pPr>
        <w:spacing w:after="0" w:line="240" w:lineRule="auto"/>
        <w:jc w:val="both"/>
        <w:rPr>
          <w:rFonts w:ascii="Amasis MT Pro" w:hAnsi="Amasis MT Pro" w:cs="DokChampa"/>
          <w:sz w:val="24"/>
          <w:szCs w:val="24"/>
        </w:rPr>
      </w:pPr>
      <w:r>
        <w:rPr>
          <w:rFonts w:ascii="Amasis MT Pro" w:hAnsi="Amasis MT Pro" w:cs="DokChampa"/>
          <w:sz w:val="24"/>
          <w:szCs w:val="24"/>
        </w:rPr>
        <w:t>The vision and mission of RWVCA is to support the member businesses in wood and wood products under the Made in Rwanda Brand to be competitive on the local, regional and international market. To achieve this vision, there is a great need of high collaboration among the key players in the wood sector to collectively find solutions to the challenges faced by the sector.</w:t>
      </w:r>
    </w:p>
    <w:p w14:paraId="7454A4D1" w14:textId="77777777" w:rsidR="00BA081D" w:rsidRDefault="00D119E4">
      <w:pPr>
        <w:spacing w:after="0" w:line="240" w:lineRule="auto"/>
        <w:jc w:val="both"/>
        <w:rPr>
          <w:rFonts w:ascii="Amasis MT Pro" w:hAnsi="Amasis MT Pro" w:cs="DokChampa"/>
          <w:sz w:val="24"/>
          <w:szCs w:val="24"/>
        </w:rPr>
      </w:pPr>
      <w:r>
        <w:rPr>
          <w:rFonts w:ascii="Amasis MT Pro" w:hAnsi="Amasis MT Pro" w:cs="DokChampa"/>
          <w:sz w:val="24"/>
          <w:szCs w:val="24"/>
        </w:rPr>
        <w:t>The Board of Directors plays an advocacy role for private companies and cooperatives operating in the six core functions composing wood value chain. It plays a critical role of unlocking all those challenges within the wood value chain and advocate for conducive business environment by promoting sustainable wood sector driven by growth.</w:t>
      </w:r>
    </w:p>
    <w:p w14:paraId="6E43CE73" w14:textId="77777777" w:rsidR="00BA081D" w:rsidRDefault="00BA081D">
      <w:pPr>
        <w:spacing w:after="0" w:line="240" w:lineRule="auto"/>
        <w:jc w:val="both"/>
        <w:rPr>
          <w:rFonts w:ascii="Amasis MT Pro" w:hAnsi="Amasis MT Pro" w:cs="DokChampa"/>
          <w:sz w:val="24"/>
          <w:szCs w:val="24"/>
        </w:rPr>
      </w:pPr>
    </w:p>
    <w:p w14:paraId="3A53FA9A" w14:textId="77777777" w:rsidR="00BA081D" w:rsidRDefault="00BA081D">
      <w:pPr>
        <w:spacing w:line="240" w:lineRule="auto"/>
        <w:jc w:val="both"/>
        <w:rPr>
          <w:rFonts w:ascii="Amasis MT Pro" w:hAnsi="Amasis MT Pro" w:cs="Aptos Serif"/>
          <w:sz w:val="24"/>
          <w:szCs w:val="24"/>
        </w:rPr>
      </w:pPr>
    </w:p>
    <w:p w14:paraId="42C1C448" w14:textId="77777777" w:rsidR="00BA081D" w:rsidRDefault="00D119E4">
      <w:pPr>
        <w:spacing w:line="240" w:lineRule="auto"/>
        <w:jc w:val="both"/>
        <w:rPr>
          <w:rFonts w:ascii="Amasis MT Pro" w:hAnsi="Amasis MT Pro" w:cs="Aptos Serif"/>
          <w:sz w:val="24"/>
          <w:szCs w:val="24"/>
          <w:lang w:val="zh-CN"/>
        </w:rPr>
      </w:pPr>
      <w:r>
        <w:rPr>
          <w:rFonts w:ascii="Amasis MT Pro" w:hAnsi="Amasis MT Pro" w:cs="Aptos Serif"/>
          <w:sz w:val="24"/>
          <w:szCs w:val="24"/>
          <w:lang w:val="zh-CN"/>
        </w:rPr>
        <w:t>The association has been formulated in accordance with the Constitution of the Republic of Rwanda and other relevant laws and conventions.</w:t>
      </w:r>
      <w:r>
        <w:rPr>
          <w:rFonts w:ascii="Amasis MT Pro" w:hAnsi="Amasis MT Pro" w:cs="Aptos Serif"/>
          <w:sz w:val="24"/>
          <w:szCs w:val="24"/>
        </w:rPr>
        <w:t xml:space="preserve"> Until today, t</w:t>
      </w:r>
      <w:r>
        <w:rPr>
          <w:rFonts w:ascii="Amasis MT Pro" w:hAnsi="Amasis MT Pro" w:cs="Aptos Serif"/>
          <w:sz w:val="24"/>
          <w:szCs w:val="24"/>
          <w:lang w:val="zh-CN"/>
        </w:rPr>
        <w:t>he Rwanda Wood Value Chain Association (RWVCA) offers the following services to its members:</w:t>
      </w:r>
    </w:p>
    <w:p w14:paraId="1E93CBEF" w14:textId="77777777" w:rsidR="00BA081D" w:rsidRDefault="00D119E4">
      <w:pPr>
        <w:numPr>
          <w:ilvl w:val="0"/>
          <w:numId w:val="10"/>
        </w:numPr>
        <w:spacing w:after="0" w:line="240" w:lineRule="auto"/>
        <w:jc w:val="both"/>
        <w:rPr>
          <w:rFonts w:ascii="Amasis MT Pro" w:hAnsi="Amasis MT Pro" w:cs="Aptos Serif"/>
          <w:sz w:val="24"/>
          <w:szCs w:val="24"/>
          <w:lang w:val="zh-CN"/>
        </w:rPr>
      </w:pPr>
      <w:r>
        <w:rPr>
          <w:rFonts w:ascii="Amasis MT Pro" w:hAnsi="Amasis MT Pro" w:cs="Aptos Serif"/>
          <w:b/>
          <w:bCs/>
          <w:sz w:val="24"/>
          <w:szCs w:val="24"/>
          <w:lang w:val="zh-CN"/>
        </w:rPr>
        <w:t>Advocacy</w:t>
      </w:r>
    </w:p>
    <w:p w14:paraId="27035822" w14:textId="77777777" w:rsidR="00BA081D" w:rsidRDefault="00D119E4">
      <w:pPr>
        <w:spacing w:after="0" w:line="240" w:lineRule="auto"/>
        <w:ind w:left="720"/>
        <w:jc w:val="both"/>
        <w:rPr>
          <w:rFonts w:ascii="Amasis MT Pro" w:hAnsi="Amasis MT Pro" w:cs="Aptos Serif"/>
          <w:sz w:val="24"/>
          <w:szCs w:val="24"/>
          <w:lang w:val="zh-CN"/>
        </w:rPr>
      </w:pPr>
      <w:r>
        <w:rPr>
          <w:rFonts w:ascii="Amasis MT Pro" w:hAnsi="Amasis MT Pro" w:cs="Aptos Serif"/>
          <w:sz w:val="24"/>
          <w:szCs w:val="24"/>
          <w:lang w:val="zh-CN"/>
        </w:rPr>
        <w:t>RWVCA works diligently to develop and defend the interests of its members in professional, economical, and social fields.</w:t>
      </w:r>
    </w:p>
    <w:p w14:paraId="4658CEB1" w14:textId="77777777" w:rsidR="00BA081D" w:rsidRDefault="00D119E4">
      <w:pPr>
        <w:numPr>
          <w:ilvl w:val="0"/>
          <w:numId w:val="10"/>
        </w:numPr>
        <w:spacing w:after="0" w:line="240" w:lineRule="auto"/>
        <w:jc w:val="both"/>
        <w:rPr>
          <w:rFonts w:ascii="Amasis MT Pro" w:hAnsi="Amasis MT Pro" w:cs="Aptos Serif"/>
          <w:sz w:val="24"/>
          <w:szCs w:val="24"/>
          <w:lang w:val="zh-CN"/>
        </w:rPr>
      </w:pPr>
      <w:r>
        <w:rPr>
          <w:rFonts w:ascii="Amasis MT Pro" w:hAnsi="Amasis MT Pro" w:cs="Aptos Serif"/>
          <w:b/>
          <w:bCs/>
          <w:sz w:val="24"/>
          <w:szCs w:val="24"/>
          <w:lang w:val="zh-CN"/>
        </w:rPr>
        <w:t>Capacity Building/Training</w:t>
      </w:r>
    </w:p>
    <w:p w14:paraId="57FE3AEF" w14:textId="77777777" w:rsidR="00BA081D" w:rsidRDefault="00D119E4">
      <w:pPr>
        <w:spacing w:after="0" w:line="240" w:lineRule="auto"/>
        <w:ind w:left="720"/>
        <w:jc w:val="both"/>
        <w:rPr>
          <w:rFonts w:ascii="Amasis MT Pro" w:hAnsi="Amasis MT Pro" w:cs="Aptos Serif"/>
          <w:sz w:val="24"/>
          <w:szCs w:val="24"/>
          <w:lang w:val="zh-CN"/>
        </w:rPr>
      </w:pPr>
      <w:r>
        <w:rPr>
          <w:rFonts w:ascii="Amasis MT Pro" w:hAnsi="Amasis MT Pro" w:cs="Aptos Serif"/>
          <w:sz w:val="24"/>
          <w:szCs w:val="24"/>
          <w:lang w:val="zh-CN"/>
        </w:rPr>
        <w:t>The association conducts training sessions for its members, equipping them with essential knowledge and information vital for the development of their profession</w:t>
      </w:r>
      <w:r>
        <w:rPr>
          <w:rFonts w:ascii="Amasis MT Pro" w:hAnsi="Amasis MT Pro" w:cs="Aptos Serif"/>
          <w:sz w:val="24"/>
          <w:szCs w:val="24"/>
        </w:rPr>
        <w:t xml:space="preserve"> through training and study tours</w:t>
      </w:r>
      <w:r>
        <w:rPr>
          <w:rFonts w:ascii="Amasis MT Pro" w:hAnsi="Amasis MT Pro" w:cs="Aptos Serif"/>
          <w:sz w:val="24"/>
          <w:szCs w:val="24"/>
          <w:lang w:val="zh-CN"/>
        </w:rPr>
        <w:t>.</w:t>
      </w:r>
    </w:p>
    <w:p w14:paraId="4F27CC79" w14:textId="6B428328" w:rsidR="00BA081D" w:rsidRDefault="00D119E4">
      <w:pPr>
        <w:numPr>
          <w:ilvl w:val="0"/>
          <w:numId w:val="10"/>
        </w:numPr>
        <w:spacing w:after="0" w:line="240" w:lineRule="auto"/>
        <w:jc w:val="both"/>
        <w:rPr>
          <w:rFonts w:ascii="Amasis MT Pro" w:hAnsi="Amasis MT Pro" w:cs="Aptos Serif"/>
          <w:sz w:val="24"/>
          <w:szCs w:val="24"/>
          <w:lang w:val="zh-CN"/>
        </w:rPr>
      </w:pPr>
      <w:r>
        <w:rPr>
          <w:rFonts w:ascii="Amasis MT Pro" w:hAnsi="Amasis MT Pro" w:cs="Aptos Serif"/>
          <w:b/>
          <w:bCs/>
          <w:sz w:val="24"/>
          <w:szCs w:val="24"/>
          <w:lang w:val="zh-CN"/>
        </w:rPr>
        <w:lastRenderedPageBreak/>
        <w:t>Business Development</w:t>
      </w:r>
      <w:ins w:id="6" w:author="HP" w:date="2026-02-10T10:55:00Z">
        <w:r w:rsidR="00DB48A0">
          <w:rPr>
            <w:rFonts w:ascii="Amasis MT Pro" w:hAnsi="Amasis MT Pro" w:cs="Aptos Serif"/>
            <w:b/>
            <w:bCs/>
            <w:sz w:val="24"/>
            <w:szCs w:val="24"/>
            <w:lang w:val="en-GB"/>
          </w:rPr>
          <w:t xml:space="preserve"> Services</w:t>
        </w:r>
      </w:ins>
    </w:p>
    <w:p w14:paraId="44DC1C24" w14:textId="77777777" w:rsidR="00BA081D" w:rsidRDefault="00D119E4">
      <w:pPr>
        <w:spacing w:after="0" w:line="240" w:lineRule="auto"/>
        <w:ind w:left="720"/>
        <w:jc w:val="both"/>
        <w:rPr>
          <w:rFonts w:ascii="Amasis MT Pro" w:hAnsi="Amasis MT Pro" w:cs="Aptos Serif"/>
          <w:sz w:val="24"/>
          <w:szCs w:val="24"/>
        </w:rPr>
      </w:pPr>
      <w:r>
        <w:rPr>
          <w:rFonts w:ascii="Amasis MT Pro" w:hAnsi="Amasis MT Pro" w:cs="Aptos Serif"/>
          <w:sz w:val="24"/>
          <w:szCs w:val="24"/>
          <w:lang w:val="zh-CN"/>
        </w:rPr>
        <w:t>RWVCA provides professional services necessary for business improvement, including networking opportunities with like-minded businesses, organizing and facilitating trade fairs, and other business enhancement services. Additionally, they offer market information to inform members about opportunities across different value chain functions.</w:t>
      </w:r>
    </w:p>
    <w:p w14:paraId="4B307748" w14:textId="77777777" w:rsidR="00BA081D" w:rsidRDefault="00D119E4">
      <w:pPr>
        <w:numPr>
          <w:ilvl w:val="0"/>
          <w:numId w:val="10"/>
        </w:numPr>
        <w:spacing w:after="0" w:line="240" w:lineRule="auto"/>
        <w:jc w:val="both"/>
        <w:rPr>
          <w:rFonts w:ascii="Amasis MT Pro" w:hAnsi="Amasis MT Pro" w:cs="Aptos Serif"/>
          <w:b/>
          <w:bCs/>
          <w:sz w:val="24"/>
          <w:szCs w:val="24"/>
          <w:lang w:val="zh-CN"/>
        </w:rPr>
      </w:pPr>
      <w:r>
        <w:rPr>
          <w:rFonts w:ascii="Amasis MT Pro" w:hAnsi="Amasis MT Pro" w:cs="Aptos Serif"/>
          <w:b/>
          <w:bCs/>
          <w:sz w:val="24"/>
          <w:szCs w:val="24"/>
          <w:lang w:val="zh-CN"/>
        </w:rPr>
        <w:t>Market Information</w:t>
      </w:r>
    </w:p>
    <w:p w14:paraId="1D5CD5B5" w14:textId="77777777" w:rsidR="00BA081D" w:rsidRDefault="00D119E4">
      <w:pPr>
        <w:spacing w:after="0" w:line="240" w:lineRule="auto"/>
        <w:ind w:left="720"/>
        <w:jc w:val="both"/>
        <w:rPr>
          <w:rFonts w:ascii="Amasis MT Pro" w:hAnsi="Amasis MT Pro" w:cs="Aptos Serif"/>
          <w:sz w:val="24"/>
          <w:szCs w:val="24"/>
        </w:rPr>
      </w:pPr>
      <w:r>
        <w:rPr>
          <w:rFonts w:ascii="Amasis MT Pro" w:hAnsi="Amasis MT Pro" w:cs="Aptos Serif"/>
          <w:sz w:val="24"/>
          <w:szCs w:val="24"/>
          <w:lang w:val="zh-CN"/>
        </w:rPr>
        <w:t>RWVCA provide information to its members regarding opportunities around different value chain functions</w:t>
      </w:r>
      <w:r>
        <w:rPr>
          <w:rFonts w:ascii="Amasis MT Pro" w:hAnsi="Amasis MT Pro" w:cs="Aptos Serif"/>
          <w:sz w:val="24"/>
          <w:szCs w:val="24"/>
        </w:rPr>
        <w:t>. By providing valuable and timely market information to RWVCA members, they are empowered to make informed decisions, stay competitive, and drive the industry forward.</w:t>
      </w:r>
    </w:p>
    <w:p w14:paraId="0D7F3E59" w14:textId="77777777" w:rsidR="00BA081D" w:rsidRDefault="00D119E4">
      <w:pPr>
        <w:spacing w:after="0" w:line="240" w:lineRule="auto"/>
        <w:ind w:left="720"/>
        <w:jc w:val="both"/>
        <w:rPr>
          <w:rFonts w:ascii="Amasis MT Pro" w:hAnsi="Amasis MT Pro" w:cs="Aptos Serif"/>
          <w:sz w:val="24"/>
          <w:szCs w:val="24"/>
        </w:rPr>
      </w:pPr>
      <w:r>
        <w:rPr>
          <w:rFonts w:ascii="Amasis MT Pro" w:hAnsi="Amasis MT Pro" w:cs="Aptos Serif"/>
          <w:sz w:val="24"/>
          <w:szCs w:val="24"/>
        </w:rPr>
        <w:t>Market information is crucial for the success of RWVCA as it helps members:</w:t>
      </w:r>
    </w:p>
    <w:p w14:paraId="65879BA5" w14:textId="77777777" w:rsidR="00BA081D" w:rsidRDefault="00D119E4">
      <w:pPr>
        <w:numPr>
          <w:ilvl w:val="0"/>
          <w:numId w:val="11"/>
        </w:numPr>
        <w:tabs>
          <w:tab w:val="left" w:pos="720"/>
        </w:tabs>
        <w:spacing w:after="0" w:line="240" w:lineRule="auto"/>
        <w:jc w:val="both"/>
        <w:rPr>
          <w:rFonts w:ascii="Amasis MT Pro" w:hAnsi="Amasis MT Pro" w:cs="Aptos Serif"/>
          <w:sz w:val="24"/>
          <w:szCs w:val="24"/>
        </w:rPr>
      </w:pPr>
      <w:r>
        <w:rPr>
          <w:rFonts w:ascii="Amasis MT Pro" w:hAnsi="Amasis MT Pro" w:cs="Aptos Serif"/>
          <w:b/>
          <w:bCs/>
          <w:sz w:val="24"/>
          <w:szCs w:val="24"/>
        </w:rPr>
        <w:t>Make informed decisions:</w:t>
      </w:r>
      <w:r>
        <w:rPr>
          <w:rFonts w:ascii="Amasis MT Pro" w:hAnsi="Amasis MT Pro" w:cs="Aptos Serif"/>
          <w:sz w:val="24"/>
          <w:szCs w:val="24"/>
        </w:rPr>
        <w:t xml:space="preserve"> About product development, pricing, and marketing strategies.</w:t>
      </w:r>
    </w:p>
    <w:p w14:paraId="1E6AF571" w14:textId="77777777" w:rsidR="00BA081D" w:rsidRDefault="00D119E4">
      <w:pPr>
        <w:numPr>
          <w:ilvl w:val="0"/>
          <w:numId w:val="11"/>
        </w:numPr>
        <w:tabs>
          <w:tab w:val="left" w:pos="720"/>
        </w:tabs>
        <w:spacing w:after="0" w:line="240" w:lineRule="auto"/>
        <w:jc w:val="both"/>
        <w:rPr>
          <w:rFonts w:ascii="Amasis MT Pro" w:hAnsi="Amasis MT Pro" w:cs="Aptos Serif"/>
          <w:sz w:val="24"/>
          <w:szCs w:val="24"/>
        </w:rPr>
      </w:pPr>
      <w:r>
        <w:rPr>
          <w:rFonts w:ascii="Amasis MT Pro" w:hAnsi="Amasis MT Pro" w:cs="Aptos Serif"/>
          <w:b/>
          <w:bCs/>
          <w:sz w:val="24"/>
          <w:szCs w:val="24"/>
        </w:rPr>
        <w:t>Identify new opportunities:</w:t>
      </w:r>
      <w:r>
        <w:rPr>
          <w:rFonts w:ascii="Amasis MT Pro" w:hAnsi="Amasis MT Pro" w:cs="Aptos Serif"/>
          <w:sz w:val="24"/>
          <w:szCs w:val="24"/>
        </w:rPr>
        <w:t xml:space="preserve"> For growth and expansion.</w:t>
      </w:r>
    </w:p>
    <w:p w14:paraId="0856A421" w14:textId="77777777" w:rsidR="00BA081D" w:rsidRDefault="00D119E4">
      <w:pPr>
        <w:numPr>
          <w:ilvl w:val="0"/>
          <w:numId w:val="11"/>
        </w:numPr>
        <w:tabs>
          <w:tab w:val="left" w:pos="720"/>
        </w:tabs>
        <w:spacing w:after="0" w:line="240" w:lineRule="auto"/>
        <w:jc w:val="both"/>
        <w:rPr>
          <w:rFonts w:ascii="Amasis MT Pro" w:hAnsi="Amasis MT Pro" w:cs="Aptos Serif"/>
          <w:sz w:val="24"/>
          <w:szCs w:val="24"/>
        </w:rPr>
      </w:pPr>
      <w:r>
        <w:rPr>
          <w:rFonts w:ascii="Amasis MT Pro" w:hAnsi="Amasis MT Pro" w:cs="Aptos Serif"/>
          <w:b/>
          <w:bCs/>
          <w:sz w:val="24"/>
          <w:szCs w:val="24"/>
        </w:rPr>
        <w:t>Stay competitive:</w:t>
      </w:r>
      <w:r>
        <w:rPr>
          <w:rFonts w:ascii="Amasis MT Pro" w:hAnsi="Amasis MT Pro" w:cs="Aptos Serif"/>
          <w:sz w:val="24"/>
          <w:szCs w:val="24"/>
        </w:rPr>
        <w:t xml:space="preserve"> By understanding industry trends and competitor activities.</w:t>
      </w:r>
    </w:p>
    <w:p w14:paraId="7EE342AD" w14:textId="77777777" w:rsidR="00BA081D" w:rsidRDefault="00D119E4">
      <w:pPr>
        <w:numPr>
          <w:ilvl w:val="0"/>
          <w:numId w:val="11"/>
        </w:numPr>
        <w:tabs>
          <w:tab w:val="left" w:pos="720"/>
        </w:tabs>
        <w:spacing w:after="0" w:line="240" w:lineRule="auto"/>
        <w:jc w:val="both"/>
        <w:rPr>
          <w:rFonts w:ascii="Amasis MT Pro" w:hAnsi="Amasis MT Pro" w:cs="Aptos Serif"/>
          <w:sz w:val="24"/>
          <w:szCs w:val="24"/>
        </w:rPr>
      </w:pPr>
      <w:r>
        <w:rPr>
          <w:rFonts w:ascii="Amasis MT Pro" w:hAnsi="Amasis MT Pro" w:cs="Aptos Serif"/>
          <w:b/>
          <w:bCs/>
          <w:sz w:val="24"/>
          <w:szCs w:val="24"/>
        </w:rPr>
        <w:t>Improve efficiency:</w:t>
      </w:r>
      <w:r>
        <w:rPr>
          <w:rFonts w:ascii="Amasis MT Pro" w:hAnsi="Amasis MT Pro" w:cs="Aptos Serif"/>
          <w:sz w:val="24"/>
          <w:szCs w:val="24"/>
        </w:rPr>
        <w:t xml:space="preserve"> By optimizing operations and resource allocation.</w:t>
      </w:r>
    </w:p>
    <w:p w14:paraId="6F81EBFE" w14:textId="77777777" w:rsidR="00BA081D" w:rsidRDefault="00BA081D">
      <w:pPr>
        <w:spacing w:line="240" w:lineRule="auto"/>
        <w:ind w:left="720"/>
        <w:jc w:val="both"/>
        <w:rPr>
          <w:rFonts w:ascii="Aptos Serif" w:hAnsi="Aptos Serif" w:cs="Aptos Serif"/>
          <w:sz w:val="24"/>
          <w:szCs w:val="24"/>
        </w:rPr>
      </w:pPr>
    </w:p>
    <w:p w14:paraId="664766EF" w14:textId="77777777" w:rsidR="00BA081D" w:rsidRDefault="00D119E4">
      <w:pPr>
        <w:pStyle w:val="ListParagraph"/>
        <w:numPr>
          <w:ilvl w:val="1"/>
          <w:numId w:val="8"/>
        </w:numPr>
        <w:spacing w:after="0" w:line="240" w:lineRule="auto"/>
        <w:jc w:val="both"/>
        <w:rPr>
          <w:rFonts w:ascii="Amasis MT Pro" w:hAnsi="Amasis MT Pro" w:cs="Aptos Serif"/>
          <w:b/>
          <w:bCs/>
          <w:color w:val="C0504D" w:themeColor="accent2"/>
          <w:sz w:val="24"/>
          <w:szCs w:val="24"/>
        </w:rPr>
      </w:pPr>
      <w:r>
        <w:rPr>
          <w:rFonts w:ascii="Amasis MT Pro" w:hAnsi="Amasis MT Pro" w:cs="Aptos Serif"/>
          <w:b/>
          <w:bCs/>
          <w:color w:val="C0504D" w:themeColor="accent2"/>
          <w:sz w:val="24"/>
          <w:szCs w:val="24"/>
        </w:rPr>
        <w:t>RWVCA Governance and Structure</w:t>
      </w:r>
    </w:p>
    <w:p w14:paraId="5C44BBCF" w14:textId="77777777" w:rsidR="00BA081D" w:rsidRDefault="00BA081D">
      <w:pPr>
        <w:pStyle w:val="ListParagraph"/>
        <w:spacing w:after="0" w:line="240" w:lineRule="auto"/>
        <w:ind w:left="384"/>
        <w:jc w:val="both"/>
        <w:rPr>
          <w:rFonts w:ascii="Amasis MT Pro" w:hAnsi="Amasis MT Pro" w:cs="Aptos Serif"/>
          <w:b/>
          <w:bCs/>
          <w:color w:val="C0504D" w:themeColor="accent2"/>
          <w:sz w:val="24"/>
          <w:szCs w:val="24"/>
        </w:rPr>
      </w:pPr>
    </w:p>
    <w:p w14:paraId="53E5DDFF" w14:textId="77777777" w:rsidR="00BA081D" w:rsidRDefault="00D119E4">
      <w:pPr>
        <w:pStyle w:val="NormalWeb"/>
        <w:spacing w:line="240" w:lineRule="auto"/>
        <w:jc w:val="both"/>
        <w:rPr>
          <w:rFonts w:ascii="Amasis MT Pro" w:hAnsi="Amasis MT Pro"/>
        </w:rPr>
      </w:pPr>
      <w:r>
        <w:rPr>
          <w:rFonts w:ascii="Amasis MT Pro" w:hAnsi="Amasis MT Pro"/>
          <w:b/>
          <w:bCs/>
        </w:rPr>
        <w:t xml:space="preserve">RWVCA Governance </w:t>
      </w:r>
      <w:r>
        <w:rPr>
          <w:rFonts w:ascii="Amasis MT Pro" w:hAnsi="Amasis MT Pro"/>
        </w:rPr>
        <w:t xml:space="preserve">refers to the system of rules, practices, and procedures that guide an association's decision-making and operations. </w:t>
      </w:r>
    </w:p>
    <w:p w14:paraId="34826BC2" w14:textId="77777777" w:rsidR="00BA081D" w:rsidRDefault="00D119E4">
      <w:pPr>
        <w:pStyle w:val="NormalWeb"/>
        <w:spacing w:line="240" w:lineRule="auto"/>
        <w:jc w:val="both"/>
        <w:rPr>
          <w:rFonts w:ascii="Amasis MT Pro" w:hAnsi="Amasis MT Pro"/>
        </w:rPr>
      </w:pPr>
      <w:r>
        <w:rPr>
          <w:rFonts w:ascii="Amasis MT Pro" w:hAnsi="Amasis MT Pro"/>
          <w:b/>
          <w:bCs/>
        </w:rPr>
        <w:t>RWVCA Structure</w:t>
      </w:r>
      <w:r>
        <w:rPr>
          <w:rFonts w:ascii="Amasis MT Pro" w:hAnsi="Amasis MT Pro"/>
        </w:rPr>
        <w:t xml:space="preserve"> refers to the organizational framework and hierarchy that defines the roles and responsibilities of different members and groups within the association.</w:t>
      </w:r>
    </w:p>
    <w:p w14:paraId="0A6CCF71" w14:textId="77777777" w:rsidR="00BA081D" w:rsidRDefault="00D119E4">
      <w:pPr>
        <w:pStyle w:val="NormalWeb"/>
        <w:spacing w:line="240" w:lineRule="auto"/>
        <w:jc w:val="both"/>
        <w:rPr>
          <w:rFonts w:ascii="Amasis MT Pro" w:hAnsi="Amasis MT Pro"/>
        </w:rPr>
      </w:pPr>
      <w:r>
        <w:rPr>
          <w:rFonts w:ascii="Amasis MT Pro" w:hAnsi="Amasis MT Pro"/>
        </w:rPr>
        <w:lastRenderedPageBreak/>
        <w:t>RWVCA operates under a defined governance framework that ensures transparency and inclusivity. The leadership consists of an elected Board of Directors comprised of Executive committee and Board advisors. The Executive committee tasked with overseeing various aspects of the association’s operations undertaken by the Permanent Secretariat. Members actively participate in decision-making processes, ensuring that the association’s direction aligns with their collective interests.</w:t>
      </w:r>
    </w:p>
    <w:p w14:paraId="0B5ECCFD" w14:textId="77777777" w:rsidR="00BA081D" w:rsidRDefault="00BA081D">
      <w:pPr>
        <w:pStyle w:val="NormalWeb"/>
        <w:spacing w:line="240" w:lineRule="auto"/>
        <w:jc w:val="both"/>
        <w:rPr>
          <w:rFonts w:ascii="Amasis MT Pro" w:hAnsi="Amasis MT Pro"/>
        </w:rPr>
      </w:pPr>
    </w:p>
    <w:p w14:paraId="4EEABC75" w14:textId="77777777" w:rsidR="00BA081D" w:rsidRDefault="00D119E4">
      <w:pPr>
        <w:pStyle w:val="NormalWeb"/>
        <w:spacing w:after="0" w:line="240" w:lineRule="auto"/>
        <w:jc w:val="both"/>
        <w:rPr>
          <w:rFonts w:ascii="Amasis MT Pro" w:hAnsi="Amasis MT Pro"/>
          <w:b/>
          <w:bCs/>
        </w:rPr>
      </w:pPr>
      <w:r>
        <w:rPr>
          <w:rFonts w:ascii="Amasis MT Pro" w:hAnsi="Amasis MT Pro"/>
          <w:b/>
          <w:bCs/>
        </w:rPr>
        <w:t>Key Elements of RWVCA Governance</w:t>
      </w:r>
    </w:p>
    <w:p w14:paraId="1E4CB756" w14:textId="77777777" w:rsidR="00BA081D" w:rsidRDefault="00BA081D">
      <w:pPr>
        <w:pStyle w:val="NormalWeb"/>
        <w:spacing w:after="0" w:line="240" w:lineRule="auto"/>
        <w:jc w:val="both"/>
        <w:rPr>
          <w:rFonts w:ascii="Amasis MT Pro" w:hAnsi="Amasis MT Pro"/>
          <w:color w:val="984806" w:themeColor="accent6" w:themeShade="80"/>
        </w:rPr>
      </w:pPr>
    </w:p>
    <w:p w14:paraId="00222820" w14:textId="77777777" w:rsidR="00BA081D" w:rsidRDefault="00D119E4">
      <w:pPr>
        <w:pStyle w:val="NormalWeb"/>
        <w:numPr>
          <w:ilvl w:val="0"/>
          <w:numId w:val="12"/>
        </w:numPr>
        <w:spacing w:after="0" w:line="240" w:lineRule="auto"/>
        <w:jc w:val="both"/>
        <w:rPr>
          <w:rFonts w:ascii="Amasis MT Pro" w:hAnsi="Amasis MT Pro"/>
        </w:rPr>
      </w:pPr>
      <w:r>
        <w:rPr>
          <w:rFonts w:ascii="Amasis MT Pro" w:hAnsi="Amasis MT Pro"/>
          <w:b/>
          <w:bCs/>
        </w:rPr>
        <w:t xml:space="preserve">General Assembly: </w:t>
      </w:r>
      <w:r>
        <w:rPr>
          <w:rFonts w:ascii="Amasis MT Pro" w:hAnsi="Amasis MT Pro"/>
        </w:rPr>
        <w:t>Comprised of body corporates or organizations that belong to the RWVCA. It is the supreme governing body of an association, representing the collective interests of its members. It is typically the highest decision-making authority within the association. Powers and functions of the general assembly:</w:t>
      </w:r>
    </w:p>
    <w:p w14:paraId="396A0AD9" w14:textId="77777777" w:rsidR="00BA081D" w:rsidRDefault="00D119E4">
      <w:pPr>
        <w:pStyle w:val="NormalWeb"/>
        <w:numPr>
          <w:ilvl w:val="0"/>
          <w:numId w:val="13"/>
        </w:numPr>
        <w:spacing w:after="0" w:line="240" w:lineRule="auto"/>
        <w:jc w:val="both"/>
        <w:rPr>
          <w:rFonts w:ascii="Amasis MT Pro" w:hAnsi="Amasis MT Pro"/>
          <w:sz w:val="22"/>
          <w:szCs w:val="22"/>
        </w:rPr>
      </w:pPr>
      <w:r>
        <w:rPr>
          <w:rFonts w:ascii="Amasis MT Pro" w:hAnsi="Amasis MT Pro"/>
          <w:b/>
          <w:bCs/>
          <w:i/>
          <w:iCs/>
          <w:sz w:val="22"/>
          <w:szCs w:val="22"/>
        </w:rPr>
        <w:t>Policymaking</w:t>
      </w:r>
      <w:r>
        <w:rPr>
          <w:rFonts w:ascii="Amasis MT Pro" w:hAnsi="Amasis MT Pro"/>
          <w:b/>
          <w:bCs/>
          <w:sz w:val="22"/>
          <w:szCs w:val="22"/>
        </w:rPr>
        <w:t>:</w:t>
      </w:r>
      <w:r>
        <w:rPr>
          <w:rFonts w:ascii="Amasis MT Pro" w:hAnsi="Amasis MT Pro"/>
          <w:sz w:val="22"/>
          <w:szCs w:val="22"/>
        </w:rPr>
        <w:t xml:space="preserve"> Sets the overall direction and policies for the association.</w:t>
      </w:r>
    </w:p>
    <w:p w14:paraId="342EFBA7" w14:textId="77777777" w:rsidR="00BA081D" w:rsidRDefault="00D119E4">
      <w:pPr>
        <w:pStyle w:val="NormalWeb"/>
        <w:numPr>
          <w:ilvl w:val="0"/>
          <w:numId w:val="13"/>
        </w:numPr>
        <w:spacing w:after="0" w:line="240" w:lineRule="auto"/>
        <w:jc w:val="both"/>
        <w:rPr>
          <w:rFonts w:ascii="Amasis MT Pro" w:hAnsi="Amasis MT Pro"/>
          <w:sz w:val="22"/>
          <w:szCs w:val="22"/>
        </w:rPr>
      </w:pPr>
      <w:r>
        <w:rPr>
          <w:rFonts w:ascii="Amasis MT Pro" w:hAnsi="Amasis MT Pro"/>
          <w:b/>
          <w:bCs/>
          <w:i/>
          <w:iCs/>
          <w:sz w:val="22"/>
          <w:szCs w:val="22"/>
        </w:rPr>
        <w:t>Election of Officers:</w:t>
      </w:r>
      <w:r>
        <w:rPr>
          <w:rFonts w:ascii="Amasis MT Pro" w:hAnsi="Amasis MT Pro"/>
          <w:sz w:val="22"/>
          <w:szCs w:val="22"/>
        </w:rPr>
        <w:t xml:space="preserve"> Elects the board of directors, executive committee, and other Committees</w:t>
      </w:r>
    </w:p>
    <w:p w14:paraId="09790F36" w14:textId="77777777" w:rsidR="00BA081D" w:rsidRDefault="00D119E4">
      <w:pPr>
        <w:pStyle w:val="NormalWeb"/>
        <w:numPr>
          <w:ilvl w:val="0"/>
          <w:numId w:val="13"/>
        </w:numPr>
        <w:spacing w:after="0" w:line="240" w:lineRule="auto"/>
        <w:jc w:val="both"/>
        <w:rPr>
          <w:rFonts w:ascii="Amasis MT Pro" w:hAnsi="Amasis MT Pro"/>
          <w:sz w:val="22"/>
          <w:szCs w:val="22"/>
        </w:rPr>
      </w:pPr>
      <w:r>
        <w:rPr>
          <w:rFonts w:ascii="Amasis MT Pro" w:hAnsi="Amasis MT Pro"/>
          <w:b/>
          <w:bCs/>
          <w:i/>
          <w:iCs/>
          <w:sz w:val="22"/>
          <w:szCs w:val="22"/>
        </w:rPr>
        <w:t>Approval of Budgets:</w:t>
      </w:r>
      <w:r>
        <w:rPr>
          <w:rFonts w:ascii="Amasis MT Pro" w:hAnsi="Amasis MT Pro"/>
          <w:sz w:val="22"/>
          <w:szCs w:val="22"/>
        </w:rPr>
        <w:t xml:space="preserve"> Approves the annual budget and financial statements.</w:t>
      </w:r>
    </w:p>
    <w:p w14:paraId="0449406B" w14:textId="77777777" w:rsidR="00BA081D" w:rsidRDefault="00D119E4">
      <w:pPr>
        <w:pStyle w:val="NormalWeb"/>
        <w:numPr>
          <w:ilvl w:val="0"/>
          <w:numId w:val="13"/>
        </w:numPr>
        <w:spacing w:after="0" w:line="240" w:lineRule="auto"/>
        <w:jc w:val="both"/>
        <w:rPr>
          <w:rFonts w:ascii="Amasis MT Pro" w:hAnsi="Amasis MT Pro"/>
          <w:sz w:val="22"/>
          <w:szCs w:val="22"/>
        </w:rPr>
      </w:pPr>
      <w:r>
        <w:rPr>
          <w:rFonts w:ascii="Amasis MT Pro" w:hAnsi="Amasis MT Pro"/>
          <w:b/>
          <w:bCs/>
          <w:i/>
          <w:iCs/>
          <w:sz w:val="22"/>
          <w:szCs w:val="22"/>
        </w:rPr>
        <w:t>Amendment of Bylaws</w:t>
      </w:r>
      <w:r>
        <w:rPr>
          <w:rFonts w:ascii="Amasis MT Pro" w:hAnsi="Amasis MT Pro"/>
          <w:b/>
          <w:bCs/>
          <w:sz w:val="22"/>
          <w:szCs w:val="22"/>
        </w:rPr>
        <w:t>:</w:t>
      </w:r>
      <w:r>
        <w:rPr>
          <w:rFonts w:ascii="Amasis MT Pro" w:hAnsi="Amasis MT Pro"/>
          <w:sz w:val="22"/>
          <w:szCs w:val="22"/>
        </w:rPr>
        <w:t xml:space="preserve"> Amend the association's bylaws to adapt to changing circumstances.</w:t>
      </w:r>
    </w:p>
    <w:p w14:paraId="09390C63" w14:textId="77777777" w:rsidR="00BA081D" w:rsidRDefault="00D119E4">
      <w:pPr>
        <w:pStyle w:val="NormalWeb"/>
        <w:numPr>
          <w:ilvl w:val="0"/>
          <w:numId w:val="13"/>
        </w:numPr>
        <w:spacing w:after="0" w:line="240" w:lineRule="auto"/>
        <w:jc w:val="both"/>
        <w:rPr>
          <w:rFonts w:ascii="Amasis MT Pro" w:hAnsi="Amasis MT Pro"/>
          <w:sz w:val="22"/>
          <w:szCs w:val="22"/>
        </w:rPr>
      </w:pPr>
      <w:r>
        <w:rPr>
          <w:rFonts w:ascii="Amasis MT Pro" w:hAnsi="Amasis MT Pro"/>
          <w:b/>
          <w:bCs/>
          <w:i/>
          <w:iCs/>
          <w:sz w:val="22"/>
          <w:szCs w:val="22"/>
        </w:rPr>
        <w:t>Dissolution of the Association</w:t>
      </w:r>
      <w:r>
        <w:rPr>
          <w:rFonts w:ascii="Amasis MT Pro" w:hAnsi="Amasis MT Pro"/>
          <w:b/>
          <w:bCs/>
          <w:sz w:val="22"/>
          <w:szCs w:val="22"/>
        </w:rPr>
        <w:t>:</w:t>
      </w:r>
      <w:r>
        <w:rPr>
          <w:rFonts w:ascii="Amasis MT Pro" w:hAnsi="Amasis MT Pro"/>
          <w:sz w:val="22"/>
          <w:szCs w:val="22"/>
        </w:rPr>
        <w:t xml:space="preserve"> In extreme cases, the general assembly can vote to dissolve the association.</w:t>
      </w:r>
    </w:p>
    <w:p w14:paraId="6C9CD853" w14:textId="77777777" w:rsidR="00BA081D" w:rsidRDefault="00BA081D">
      <w:pPr>
        <w:pStyle w:val="NormalWeb"/>
        <w:spacing w:after="0" w:line="240" w:lineRule="auto"/>
        <w:ind w:left="720"/>
        <w:jc w:val="both"/>
        <w:rPr>
          <w:rFonts w:ascii="Amasis MT Pro" w:hAnsi="Amasis MT Pro"/>
        </w:rPr>
      </w:pPr>
    </w:p>
    <w:p w14:paraId="5823E85A" w14:textId="77777777" w:rsidR="00BA081D" w:rsidRDefault="00D119E4">
      <w:pPr>
        <w:pStyle w:val="NormalWeb"/>
        <w:numPr>
          <w:ilvl w:val="0"/>
          <w:numId w:val="12"/>
        </w:numPr>
        <w:spacing w:after="0" w:line="240" w:lineRule="auto"/>
        <w:jc w:val="both"/>
        <w:rPr>
          <w:rFonts w:ascii="Amasis MT Pro" w:hAnsi="Amasis MT Pro"/>
        </w:rPr>
      </w:pPr>
      <w:r>
        <w:rPr>
          <w:rFonts w:ascii="Amasis MT Pro" w:hAnsi="Amasis MT Pro"/>
          <w:b/>
          <w:bCs/>
        </w:rPr>
        <w:t>Board of Directors:</w:t>
      </w:r>
      <w:r>
        <w:rPr>
          <w:rFonts w:ascii="Amasis MT Pro" w:hAnsi="Amasis MT Pro"/>
          <w:color w:val="984806" w:themeColor="accent6" w:themeShade="80"/>
        </w:rPr>
        <w:t xml:space="preserve"> </w:t>
      </w:r>
      <w:r>
        <w:rPr>
          <w:rFonts w:ascii="Amasis MT Pro" w:hAnsi="Amasis MT Pro"/>
        </w:rPr>
        <w:t>It is comprised of the Executive Committee (Chairperson, Vice Chairperson and Board Secretary) and Advisory Committee (made of Chairpersons of different Clusters). The Board of Directors is the governing body responsible for overseeing the association's activities, setting policies, and making strategic decisions. Its powers and functions are essential for the association's success:</w:t>
      </w:r>
    </w:p>
    <w:p w14:paraId="7495BCCD" w14:textId="77777777" w:rsidR="00BA081D" w:rsidRDefault="00D119E4">
      <w:pPr>
        <w:pStyle w:val="NormalWeb"/>
        <w:numPr>
          <w:ilvl w:val="0"/>
          <w:numId w:val="14"/>
        </w:numPr>
        <w:spacing w:after="0" w:line="240" w:lineRule="auto"/>
        <w:ind w:left="720"/>
        <w:jc w:val="both"/>
        <w:rPr>
          <w:rFonts w:ascii="Amasis MT Pro" w:hAnsi="Amasis MT Pro"/>
          <w:sz w:val="22"/>
          <w:szCs w:val="22"/>
        </w:rPr>
      </w:pPr>
      <w:r>
        <w:rPr>
          <w:rFonts w:ascii="Amasis MT Pro" w:hAnsi="Amasis MT Pro"/>
          <w:b/>
          <w:bCs/>
          <w:i/>
          <w:iCs/>
          <w:sz w:val="22"/>
          <w:szCs w:val="22"/>
        </w:rPr>
        <w:lastRenderedPageBreak/>
        <w:t xml:space="preserve">Strategic Leadership: </w:t>
      </w:r>
      <w:r>
        <w:rPr>
          <w:rFonts w:ascii="Amasis MT Pro" w:hAnsi="Amasis MT Pro"/>
          <w:sz w:val="22"/>
          <w:szCs w:val="22"/>
        </w:rPr>
        <w:t>Setting the association's vision and mission; Developing and implementing strategic plans and Establishing policies and guidelines for the association's operations.</w:t>
      </w:r>
    </w:p>
    <w:p w14:paraId="2F790B32" w14:textId="77777777" w:rsidR="00BA081D" w:rsidRDefault="00D119E4">
      <w:pPr>
        <w:numPr>
          <w:ilvl w:val="0"/>
          <w:numId w:val="14"/>
        </w:numPr>
        <w:spacing w:before="100" w:beforeAutospacing="1" w:after="100" w:afterAutospacing="1" w:line="240" w:lineRule="auto"/>
        <w:ind w:left="720"/>
        <w:rPr>
          <w:rFonts w:ascii="Times New Roman" w:eastAsia="Times New Roman" w:hAnsi="Times New Roman" w:cs="Times New Roman"/>
        </w:rPr>
      </w:pPr>
      <w:r>
        <w:rPr>
          <w:rFonts w:ascii="Amasis MT Pro" w:hAnsi="Amasis MT Pro" w:cs="Times New Roman"/>
          <w:b/>
          <w:bCs/>
          <w:i/>
          <w:iCs/>
        </w:rPr>
        <w:t xml:space="preserve">Governance and Oversight: </w:t>
      </w:r>
      <w:r>
        <w:rPr>
          <w:rFonts w:ascii="Times New Roman" w:eastAsia="Times New Roman" w:hAnsi="Times New Roman" w:cs="Times New Roman"/>
        </w:rPr>
        <w:t>Ensuring compliance with relevant laws and regulations, Overseeing the association's financial performance and ensuring fiscal responsibility and identifying and mitigating risks to the association.</w:t>
      </w:r>
    </w:p>
    <w:p w14:paraId="51AF476B" w14:textId="77777777" w:rsidR="00BA081D" w:rsidRDefault="00D119E4">
      <w:pPr>
        <w:pStyle w:val="NormalWeb"/>
        <w:numPr>
          <w:ilvl w:val="0"/>
          <w:numId w:val="14"/>
        </w:numPr>
        <w:spacing w:after="0" w:line="240" w:lineRule="auto"/>
        <w:ind w:left="720"/>
        <w:jc w:val="both"/>
        <w:rPr>
          <w:rFonts w:ascii="Amasis MT Pro" w:hAnsi="Amasis MT Pro"/>
          <w:b/>
          <w:bCs/>
          <w:i/>
          <w:iCs/>
          <w:sz w:val="22"/>
          <w:szCs w:val="22"/>
        </w:rPr>
      </w:pPr>
      <w:r>
        <w:rPr>
          <w:rFonts w:ascii="Amasis MT Pro" w:hAnsi="Amasis MT Pro"/>
          <w:b/>
          <w:bCs/>
          <w:i/>
          <w:iCs/>
          <w:sz w:val="22"/>
          <w:szCs w:val="22"/>
        </w:rPr>
        <w:t xml:space="preserve">Member Representation: </w:t>
      </w:r>
      <w:r>
        <w:rPr>
          <w:rFonts w:ascii="Amasis MT Pro" w:hAnsi="Amasis MT Pro"/>
          <w:sz w:val="22"/>
          <w:szCs w:val="22"/>
        </w:rPr>
        <w:t>Representing the interests of members and advocating for their needs and fostering member engagement and participation.</w:t>
      </w:r>
    </w:p>
    <w:p w14:paraId="4C53ADEF" w14:textId="77777777" w:rsidR="00BA081D" w:rsidRDefault="00D119E4">
      <w:pPr>
        <w:pStyle w:val="NormalWeb"/>
        <w:numPr>
          <w:ilvl w:val="0"/>
          <w:numId w:val="15"/>
        </w:numPr>
        <w:spacing w:after="0" w:line="240" w:lineRule="auto"/>
        <w:ind w:left="720"/>
        <w:jc w:val="both"/>
        <w:rPr>
          <w:rFonts w:ascii="Amasis MT Pro" w:hAnsi="Amasis MT Pro"/>
          <w:b/>
          <w:bCs/>
          <w:i/>
          <w:iCs/>
          <w:sz w:val="22"/>
          <w:szCs w:val="22"/>
        </w:rPr>
      </w:pPr>
      <w:r>
        <w:rPr>
          <w:rFonts w:ascii="Amasis MT Pro" w:hAnsi="Amasis MT Pro"/>
          <w:b/>
          <w:bCs/>
          <w:i/>
          <w:iCs/>
          <w:sz w:val="22"/>
          <w:szCs w:val="22"/>
        </w:rPr>
        <w:t xml:space="preserve">Hiring and Evaluation: </w:t>
      </w:r>
      <w:r>
        <w:rPr>
          <w:rFonts w:ascii="Amasis MT Pro" w:hAnsi="Amasis MT Pro"/>
          <w:sz w:val="22"/>
          <w:szCs w:val="22"/>
        </w:rPr>
        <w:t>Selecting and overseeing the Executive Director and evaluating the performance of other senior staff members of the Permanent Secretariat.</w:t>
      </w:r>
    </w:p>
    <w:p w14:paraId="41449067" w14:textId="77777777" w:rsidR="00BA081D" w:rsidRDefault="00D119E4">
      <w:pPr>
        <w:pStyle w:val="ListParagraph"/>
        <w:numPr>
          <w:ilvl w:val="0"/>
          <w:numId w:val="16"/>
        </w:numPr>
        <w:spacing w:after="0" w:line="240" w:lineRule="auto"/>
        <w:ind w:left="720"/>
        <w:rPr>
          <w:rFonts w:ascii="Amasis MT Pro" w:hAnsi="Amasis MT Pro" w:cs="Times New Roman"/>
          <w:b/>
          <w:bCs/>
          <w:i/>
          <w:iCs/>
        </w:rPr>
      </w:pPr>
      <w:r>
        <w:rPr>
          <w:rFonts w:ascii="Amasis MT Pro" w:hAnsi="Amasis MT Pro" w:cs="Times New Roman"/>
          <w:b/>
          <w:bCs/>
          <w:i/>
          <w:iCs/>
        </w:rPr>
        <w:t xml:space="preserve">Fundraising and Resource Development: </w:t>
      </w:r>
      <w:r>
        <w:rPr>
          <w:rFonts w:ascii="Times New Roman" w:eastAsia="Times New Roman" w:hAnsi="Times New Roman" w:cs="Times New Roman"/>
        </w:rPr>
        <w:t>Identifying and securing funding sources and effectively allocate and managing resources in the best interests of the association.</w:t>
      </w:r>
    </w:p>
    <w:p w14:paraId="7E648C71" w14:textId="77777777" w:rsidR="00BA081D" w:rsidRDefault="00BA081D">
      <w:pPr>
        <w:pStyle w:val="ListParagraph"/>
        <w:spacing w:after="0" w:line="240" w:lineRule="auto"/>
        <w:ind w:left="1080"/>
        <w:rPr>
          <w:rFonts w:ascii="Amasis MT Pro" w:hAnsi="Amasis MT Pro" w:cs="Times New Roman"/>
          <w:b/>
          <w:bCs/>
          <w:i/>
          <w:iCs/>
        </w:rPr>
      </w:pPr>
    </w:p>
    <w:p w14:paraId="726CC0C3" w14:textId="77777777" w:rsidR="00BA081D" w:rsidRDefault="00D119E4">
      <w:pPr>
        <w:spacing w:after="0" w:line="240" w:lineRule="auto"/>
        <w:ind w:left="360"/>
        <w:jc w:val="both"/>
        <w:rPr>
          <w:rFonts w:ascii="Amasis MT Pro" w:hAnsi="Amasis MT Pro" w:cs="Times New Roman"/>
          <w:sz w:val="24"/>
          <w:szCs w:val="24"/>
        </w:rPr>
      </w:pPr>
      <w:r>
        <w:rPr>
          <w:rFonts w:ascii="Amasis MT Pro" w:hAnsi="Amasis MT Pro" w:cs="Times New Roman"/>
          <w:sz w:val="24"/>
          <w:szCs w:val="24"/>
        </w:rPr>
        <w:t>By effectively exercising their powers and functions, RWVCA Boards of Directors is expected to play a critical role in ensuring the success and sustainability of association.</w:t>
      </w:r>
    </w:p>
    <w:p w14:paraId="512BE077" w14:textId="77777777" w:rsidR="00BA081D" w:rsidRDefault="00BA081D">
      <w:pPr>
        <w:spacing w:after="0" w:line="240" w:lineRule="auto"/>
        <w:jc w:val="both"/>
        <w:rPr>
          <w:rFonts w:ascii="Amasis MT Pro" w:hAnsi="Amasis MT Pro" w:cs="Times New Roman"/>
          <w:sz w:val="24"/>
          <w:szCs w:val="24"/>
        </w:rPr>
      </w:pPr>
    </w:p>
    <w:p w14:paraId="1B4F172A" w14:textId="77777777" w:rsidR="00BA081D" w:rsidRDefault="00D119E4">
      <w:pPr>
        <w:pStyle w:val="NormalWeb"/>
        <w:numPr>
          <w:ilvl w:val="0"/>
          <w:numId w:val="12"/>
        </w:numPr>
        <w:spacing w:after="0" w:line="240" w:lineRule="auto"/>
        <w:jc w:val="both"/>
        <w:rPr>
          <w:rFonts w:ascii="Amasis MT Pro" w:hAnsi="Amasis MT Pro"/>
        </w:rPr>
      </w:pPr>
      <w:r>
        <w:rPr>
          <w:rFonts w:ascii="Amasis MT Pro" w:hAnsi="Amasis MT Pro"/>
          <w:b/>
          <w:bCs/>
        </w:rPr>
        <w:t>Executive Director:</w:t>
      </w:r>
      <w:r>
        <w:rPr>
          <w:rFonts w:ascii="Amasis MT Pro" w:hAnsi="Amasis MT Pro"/>
        </w:rPr>
        <w:t xml:space="preserve"> The high-ranking officer at the Permanent Secretariat of RWVCA and responsible for implementing the board's decisions and managing the day-to-day operations. The role of ED is crucial in ensuring the association's success and achieving its goals. Key Powers and Functions of the Executive Director:</w:t>
      </w:r>
    </w:p>
    <w:p w14:paraId="4438693E" w14:textId="77777777" w:rsidR="00BA081D" w:rsidRDefault="00D119E4">
      <w:pPr>
        <w:pStyle w:val="NormalWeb"/>
        <w:numPr>
          <w:ilvl w:val="0"/>
          <w:numId w:val="15"/>
        </w:numPr>
        <w:spacing w:after="0" w:line="240" w:lineRule="auto"/>
        <w:ind w:left="720"/>
        <w:jc w:val="both"/>
        <w:rPr>
          <w:rFonts w:ascii="Amasis MT Pro" w:hAnsi="Amasis MT Pro"/>
          <w:sz w:val="22"/>
          <w:szCs w:val="22"/>
        </w:rPr>
      </w:pPr>
      <w:r>
        <w:rPr>
          <w:rFonts w:ascii="Amasis MT Pro" w:hAnsi="Amasis MT Pro"/>
          <w:b/>
          <w:bCs/>
          <w:i/>
          <w:iCs/>
          <w:sz w:val="22"/>
          <w:szCs w:val="22"/>
        </w:rPr>
        <w:t>Operational Management:</w:t>
      </w:r>
      <w:r>
        <w:rPr>
          <w:rFonts w:ascii="Amasis MT Pro" w:hAnsi="Amasis MT Pro"/>
          <w:sz w:val="22"/>
          <w:szCs w:val="22"/>
        </w:rPr>
        <w:t xml:space="preserve"> Overseeing the daily operations and activities of the association, Staff management of the Secretariat including hiring and training, Implementing the approved budget and ensuring financial accountability. </w:t>
      </w:r>
    </w:p>
    <w:p w14:paraId="432A5833" w14:textId="77777777" w:rsidR="00BA081D" w:rsidRDefault="00D119E4">
      <w:pPr>
        <w:pStyle w:val="NormalWeb"/>
        <w:numPr>
          <w:ilvl w:val="0"/>
          <w:numId w:val="15"/>
        </w:numPr>
        <w:spacing w:after="0" w:line="240" w:lineRule="auto"/>
        <w:ind w:left="720"/>
        <w:jc w:val="both"/>
        <w:rPr>
          <w:rFonts w:ascii="Amasis MT Pro" w:hAnsi="Amasis MT Pro"/>
          <w:sz w:val="22"/>
          <w:szCs w:val="22"/>
        </w:rPr>
      </w:pPr>
      <w:r>
        <w:rPr>
          <w:rFonts w:ascii="Amasis MT Pro" w:hAnsi="Amasis MT Pro"/>
          <w:b/>
          <w:bCs/>
          <w:i/>
          <w:iCs/>
          <w:sz w:val="22"/>
          <w:szCs w:val="22"/>
        </w:rPr>
        <w:t>Member Services:</w:t>
      </w:r>
      <w:r>
        <w:rPr>
          <w:rFonts w:ascii="Amasis MT Pro" w:hAnsi="Amasis MT Pro"/>
          <w:sz w:val="22"/>
          <w:szCs w:val="22"/>
        </w:rPr>
        <w:t xml:space="preserve"> Building and maintaining strong relationships with members of the association, fostering member engagement and participation and providing services and support to members.</w:t>
      </w:r>
    </w:p>
    <w:p w14:paraId="4A866CDA" w14:textId="77777777" w:rsidR="00BA081D" w:rsidRDefault="00D119E4">
      <w:pPr>
        <w:pStyle w:val="NormalWeb"/>
        <w:numPr>
          <w:ilvl w:val="0"/>
          <w:numId w:val="17"/>
        </w:numPr>
        <w:spacing w:after="0"/>
        <w:jc w:val="both"/>
        <w:rPr>
          <w:rFonts w:ascii="Amasis MT Pro" w:hAnsi="Amasis MT Pro"/>
          <w:sz w:val="22"/>
          <w:szCs w:val="22"/>
        </w:rPr>
      </w:pPr>
      <w:r>
        <w:rPr>
          <w:rFonts w:ascii="Amasis MT Pro" w:hAnsi="Amasis MT Pro"/>
          <w:b/>
          <w:bCs/>
          <w:i/>
          <w:iCs/>
          <w:sz w:val="22"/>
          <w:szCs w:val="22"/>
        </w:rPr>
        <w:lastRenderedPageBreak/>
        <w:t>External Relations:</w:t>
      </w:r>
      <w:r>
        <w:rPr>
          <w:rFonts w:ascii="Amasis MT Pro" w:hAnsi="Amasis MT Pro"/>
          <w:sz w:val="22"/>
          <w:szCs w:val="22"/>
        </w:rPr>
        <w:t xml:space="preserve"> Representing the association to the public and media, building relationships with government officials and agencies and developing partnerships with other organizations in the interest of RWVCA.</w:t>
      </w:r>
    </w:p>
    <w:p w14:paraId="220AB63F" w14:textId="77777777" w:rsidR="00BA081D" w:rsidRDefault="00D119E4">
      <w:pPr>
        <w:pStyle w:val="NormalWeb"/>
        <w:numPr>
          <w:ilvl w:val="0"/>
          <w:numId w:val="17"/>
        </w:numPr>
        <w:spacing w:after="0"/>
        <w:jc w:val="both"/>
        <w:rPr>
          <w:rFonts w:ascii="Amasis MT Pro" w:hAnsi="Amasis MT Pro"/>
          <w:sz w:val="22"/>
          <w:szCs w:val="22"/>
        </w:rPr>
      </w:pPr>
      <w:r>
        <w:rPr>
          <w:rFonts w:ascii="Amasis MT Pro" w:hAnsi="Amasis MT Pro"/>
          <w:b/>
          <w:bCs/>
          <w:i/>
          <w:iCs/>
          <w:sz w:val="22"/>
          <w:szCs w:val="22"/>
        </w:rPr>
        <w:t>Reporting and Communication:</w:t>
      </w:r>
      <w:r>
        <w:rPr>
          <w:rFonts w:ascii="Amasis MT Pro" w:hAnsi="Amasis MT Pro"/>
          <w:sz w:val="22"/>
          <w:szCs w:val="22"/>
        </w:rPr>
        <w:t xml:space="preserve"> Providing regular reports to the board of directors on the association's activities and performance, ensuring effective communication within the association and communicating with members, stakeholders, and the general public on matters pertaining reputational and visibility campaigns of RWVCA.</w:t>
      </w:r>
    </w:p>
    <w:p w14:paraId="0FFE5A91" w14:textId="77777777" w:rsidR="00BA081D" w:rsidRDefault="00BA081D">
      <w:pPr>
        <w:pStyle w:val="NormalWeb"/>
        <w:spacing w:after="0"/>
        <w:ind w:left="720"/>
        <w:jc w:val="both"/>
        <w:rPr>
          <w:rFonts w:ascii="Amasis MT Pro" w:hAnsi="Amasis MT Pro"/>
          <w:sz w:val="22"/>
          <w:szCs w:val="22"/>
        </w:rPr>
      </w:pPr>
    </w:p>
    <w:p w14:paraId="2BE531B0" w14:textId="77777777" w:rsidR="00BA081D" w:rsidRDefault="00D119E4">
      <w:pPr>
        <w:pStyle w:val="NormalWeb"/>
        <w:numPr>
          <w:ilvl w:val="0"/>
          <w:numId w:val="12"/>
        </w:numPr>
        <w:spacing w:after="0" w:line="240" w:lineRule="auto"/>
        <w:jc w:val="both"/>
        <w:rPr>
          <w:rFonts w:ascii="Amasis MT Pro" w:hAnsi="Amasis MT Pro"/>
        </w:rPr>
      </w:pPr>
      <w:r>
        <w:rPr>
          <w:rFonts w:ascii="Amasis MT Pro" w:hAnsi="Amasis MT Pro"/>
          <w:b/>
          <w:bCs/>
        </w:rPr>
        <w:t>Committees/Commissions:</w:t>
      </w:r>
      <w:r>
        <w:rPr>
          <w:rFonts w:ascii="Amasis MT Pro" w:hAnsi="Amasis MT Pro"/>
        </w:rPr>
        <w:t xml:space="preserve"> Specialized in nature that focus on specific areas of the association's work, such as Audit Committee, Conflict resolution Committee, Advocacy commission and Business Development Services Commission.</w:t>
      </w:r>
    </w:p>
    <w:p w14:paraId="12AFEB95" w14:textId="77777777" w:rsidR="00BA081D" w:rsidRDefault="00BA081D">
      <w:pPr>
        <w:pStyle w:val="NormalWeb"/>
        <w:spacing w:after="0" w:line="240" w:lineRule="auto"/>
        <w:jc w:val="both"/>
        <w:rPr>
          <w:rFonts w:ascii="Amasis MT Pro" w:hAnsi="Amasis MT Pro"/>
        </w:rPr>
      </w:pPr>
    </w:p>
    <w:p w14:paraId="01ED60EA" w14:textId="77777777" w:rsidR="00BA081D" w:rsidRDefault="00D119E4">
      <w:pPr>
        <w:pStyle w:val="ListParagraph"/>
        <w:numPr>
          <w:ilvl w:val="1"/>
          <w:numId w:val="8"/>
        </w:numPr>
        <w:spacing w:after="0" w:line="240" w:lineRule="auto"/>
        <w:jc w:val="both"/>
        <w:rPr>
          <w:rFonts w:ascii="Amasis MT Pro" w:hAnsi="Amasis MT Pro" w:cs="Aptos Serif"/>
          <w:b/>
          <w:bCs/>
          <w:color w:val="C0504D" w:themeColor="accent2"/>
          <w:sz w:val="24"/>
          <w:szCs w:val="24"/>
        </w:rPr>
      </w:pPr>
      <w:r>
        <w:rPr>
          <w:rFonts w:ascii="Amasis MT Pro" w:hAnsi="Amasis MT Pro" w:cs="Aptos Serif"/>
          <w:b/>
          <w:bCs/>
          <w:color w:val="C0504D" w:themeColor="accent2"/>
          <w:sz w:val="24"/>
          <w:szCs w:val="24"/>
        </w:rPr>
        <w:t>Values and Principles</w:t>
      </w:r>
    </w:p>
    <w:p w14:paraId="0AABA3D0" w14:textId="77777777" w:rsidR="00BA081D" w:rsidRDefault="00BA081D">
      <w:pPr>
        <w:pStyle w:val="ListParagraph"/>
        <w:spacing w:after="0" w:line="240" w:lineRule="auto"/>
        <w:ind w:left="384"/>
        <w:jc w:val="both"/>
        <w:rPr>
          <w:rFonts w:ascii="Amasis MT Pro" w:hAnsi="Amasis MT Pro" w:cs="Aptos Serif"/>
          <w:b/>
          <w:bCs/>
          <w:color w:val="C0504D" w:themeColor="accent2"/>
          <w:sz w:val="24"/>
          <w:szCs w:val="24"/>
        </w:rPr>
      </w:pPr>
    </w:p>
    <w:p w14:paraId="75B81BE2" w14:textId="77777777" w:rsidR="00BA081D" w:rsidRDefault="00D119E4">
      <w:pPr>
        <w:pStyle w:val="NormalWeb"/>
        <w:spacing w:after="0" w:line="240" w:lineRule="auto"/>
        <w:jc w:val="both"/>
        <w:rPr>
          <w:rFonts w:ascii="Amasis MT Pro" w:hAnsi="Amasis MT Pro"/>
        </w:rPr>
      </w:pPr>
      <w:r>
        <w:rPr>
          <w:rFonts w:ascii="Amasis MT Pro" w:hAnsi="Amasis MT Pro"/>
        </w:rPr>
        <w:t>RWVCA operates based on the following guiding principles:</w:t>
      </w:r>
    </w:p>
    <w:p w14:paraId="33129C36" w14:textId="77777777" w:rsidR="00BA081D" w:rsidRDefault="00D119E4">
      <w:pPr>
        <w:numPr>
          <w:ilvl w:val="0"/>
          <w:numId w:val="18"/>
        </w:numPr>
        <w:spacing w:after="0" w:line="240" w:lineRule="auto"/>
        <w:jc w:val="both"/>
        <w:rPr>
          <w:rFonts w:ascii="Amasis MT Pro" w:hAnsi="Amasis MT Pro" w:cs="Times New Roman"/>
          <w:sz w:val="24"/>
          <w:szCs w:val="24"/>
        </w:rPr>
      </w:pPr>
      <w:r>
        <w:rPr>
          <w:rStyle w:val="Strong"/>
          <w:rFonts w:ascii="Amasis MT Pro" w:hAnsi="Amasis MT Pro" w:cs="Times New Roman"/>
          <w:sz w:val="24"/>
          <w:szCs w:val="24"/>
        </w:rPr>
        <w:t>Sustainability</w:t>
      </w:r>
      <w:r>
        <w:rPr>
          <w:rFonts w:ascii="Amasis MT Pro" w:hAnsi="Amasis MT Pro" w:cs="Times New Roman"/>
          <w:sz w:val="24"/>
          <w:szCs w:val="24"/>
        </w:rPr>
        <w:t>: Promoting environmentally sustainable practices within the wood value chain.</w:t>
      </w:r>
    </w:p>
    <w:p w14:paraId="6BFF9C8E" w14:textId="77777777" w:rsidR="00BA081D" w:rsidRDefault="00D119E4">
      <w:pPr>
        <w:numPr>
          <w:ilvl w:val="0"/>
          <w:numId w:val="18"/>
        </w:numPr>
        <w:spacing w:after="0" w:line="240" w:lineRule="auto"/>
        <w:jc w:val="both"/>
        <w:rPr>
          <w:rFonts w:ascii="Amasis MT Pro" w:hAnsi="Amasis MT Pro" w:cs="Times New Roman"/>
          <w:sz w:val="24"/>
          <w:szCs w:val="24"/>
        </w:rPr>
      </w:pPr>
      <w:r>
        <w:rPr>
          <w:rStyle w:val="Strong"/>
          <w:rFonts w:ascii="Amasis MT Pro" w:hAnsi="Amasis MT Pro" w:cs="Times New Roman"/>
          <w:sz w:val="24"/>
          <w:szCs w:val="24"/>
        </w:rPr>
        <w:t>Collaboration</w:t>
      </w:r>
      <w:r>
        <w:rPr>
          <w:rFonts w:ascii="Amasis MT Pro" w:hAnsi="Amasis MT Pro" w:cs="Times New Roman"/>
          <w:sz w:val="24"/>
          <w:szCs w:val="24"/>
        </w:rPr>
        <w:t>: Fostering cooperation among members and stakeholders in the industry.</w:t>
      </w:r>
    </w:p>
    <w:p w14:paraId="4825E4BA" w14:textId="77777777" w:rsidR="00BA081D" w:rsidRDefault="00D119E4">
      <w:pPr>
        <w:numPr>
          <w:ilvl w:val="0"/>
          <w:numId w:val="18"/>
        </w:numPr>
        <w:spacing w:after="0" w:line="240" w:lineRule="auto"/>
        <w:jc w:val="both"/>
        <w:rPr>
          <w:rFonts w:ascii="Amasis MT Pro" w:hAnsi="Amasis MT Pro" w:cs="Times New Roman"/>
          <w:sz w:val="24"/>
          <w:szCs w:val="24"/>
        </w:rPr>
      </w:pPr>
      <w:r>
        <w:rPr>
          <w:rStyle w:val="Strong"/>
          <w:rFonts w:ascii="Amasis MT Pro" w:hAnsi="Amasis MT Pro" w:cs="Times New Roman"/>
          <w:sz w:val="24"/>
          <w:szCs w:val="24"/>
        </w:rPr>
        <w:t>Innovation</w:t>
      </w:r>
      <w:r>
        <w:rPr>
          <w:rFonts w:ascii="Amasis MT Pro" w:hAnsi="Amasis MT Pro" w:cs="Times New Roman"/>
          <w:sz w:val="24"/>
          <w:szCs w:val="24"/>
        </w:rPr>
        <w:t>: Encouraging modern techniques and approaches to enhance the competitiveness of the Rwandan wood sector.</w:t>
      </w:r>
    </w:p>
    <w:p w14:paraId="70C49832" w14:textId="77777777" w:rsidR="00BA081D" w:rsidRDefault="00BA081D">
      <w:pPr>
        <w:spacing w:after="0" w:line="240" w:lineRule="auto"/>
        <w:jc w:val="both"/>
        <w:rPr>
          <w:rFonts w:ascii="Amasis MT Pro" w:hAnsi="Amasis MT Pro" w:cs="Times New Roman"/>
          <w:sz w:val="24"/>
          <w:szCs w:val="24"/>
        </w:rPr>
      </w:pPr>
    </w:p>
    <w:p w14:paraId="410FB432" w14:textId="77777777" w:rsidR="00BA081D" w:rsidRDefault="00BA081D">
      <w:pPr>
        <w:spacing w:after="0" w:line="240" w:lineRule="auto"/>
        <w:jc w:val="both"/>
        <w:rPr>
          <w:rFonts w:ascii="Amasis MT Pro" w:hAnsi="Amasis MT Pro" w:cs="Times New Roman"/>
          <w:sz w:val="24"/>
          <w:szCs w:val="24"/>
        </w:rPr>
      </w:pPr>
    </w:p>
    <w:p w14:paraId="1280A9B9" w14:textId="77777777" w:rsidR="00BA081D" w:rsidRDefault="00D119E4">
      <w:pPr>
        <w:pStyle w:val="Heading1"/>
        <w:spacing w:before="0" w:line="240" w:lineRule="auto"/>
        <w:jc w:val="both"/>
        <w:rPr>
          <w:rFonts w:ascii="Amasis MT Pro" w:hAnsi="Amasis MT Pro" w:cs="Aptos Serif"/>
          <w:color w:val="auto"/>
        </w:rPr>
      </w:pPr>
      <w:bookmarkStart w:id="7" w:name="_Toc187865338"/>
      <w:r>
        <w:rPr>
          <w:rFonts w:ascii="Amasis MT Pro" w:hAnsi="Amasis MT Pro" w:cs="Aptos Serif"/>
          <w:color w:val="auto"/>
        </w:rPr>
        <w:t>CHAPTER 2: MEMBERSHIP</w:t>
      </w:r>
      <w:bookmarkEnd w:id="7"/>
    </w:p>
    <w:p w14:paraId="6CFBE397" w14:textId="77777777" w:rsidR="00BA081D" w:rsidRDefault="00BA081D">
      <w:pPr>
        <w:pStyle w:val="NormalWeb"/>
        <w:spacing w:after="0" w:line="240" w:lineRule="auto"/>
        <w:jc w:val="both"/>
      </w:pPr>
    </w:p>
    <w:p w14:paraId="1656F957" w14:textId="77777777" w:rsidR="00BA081D" w:rsidRDefault="00D119E4">
      <w:pPr>
        <w:pStyle w:val="NormalWeb"/>
        <w:spacing w:line="240" w:lineRule="auto"/>
        <w:jc w:val="both"/>
        <w:rPr>
          <w:rFonts w:ascii="Amasis MT Pro" w:hAnsi="Amasis MT Pro"/>
        </w:rPr>
      </w:pPr>
      <w:r>
        <w:rPr>
          <w:rFonts w:ascii="Amasis MT Pro" w:hAnsi="Amasis MT Pro"/>
        </w:rPr>
        <w:t xml:space="preserve">The Rwanda Wood Value Chain Association (RWVCA) welcomes individuals and businesses within the wood sector to become members. By joining RWVCA, members gain access to a wide range of benefits, including advocacy, </w:t>
      </w:r>
      <w:r>
        <w:rPr>
          <w:rFonts w:ascii="Amasis MT Pro" w:hAnsi="Amasis MT Pro"/>
        </w:rPr>
        <w:lastRenderedPageBreak/>
        <w:t>capacity building, and business support, all aimed at promoting growth and success within the wood value chain. Membership is open to any qualifying individual or organization that meets the outlined criteria and follows the established registration process.</w:t>
      </w:r>
    </w:p>
    <w:p w14:paraId="21A83E39" w14:textId="77777777" w:rsidR="00BA081D" w:rsidRDefault="00D119E4">
      <w:pPr>
        <w:spacing w:after="0" w:line="240" w:lineRule="auto"/>
        <w:jc w:val="both"/>
        <w:rPr>
          <w:rFonts w:ascii="Amasis MT Pro" w:hAnsi="Amasis MT Pro" w:cs="Aptos Serif"/>
          <w:b/>
          <w:bCs/>
          <w:color w:val="C0504D" w:themeColor="accent2"/>
          <w:sz w:val="24"/>
          <w:szCs w:val="24"/>
        </w:rPr>
      </w:pPr>
      <w:r>
        <w:rPr>
          <w:rFonts w:ascii="Amasis MT Pro" w:hAnsi="Amasis MT Pro" w:cs="Aptos Serif"/>
          <w:b/>
          <w:bCs/>
          <w:color w:val="C0504D" w:themeColor="accent2"/>
          <w:sz w:val="24"/>
          <w:szCs w:val="24"/>
        </w:rPr>
        <w:t>2.1 Membership Types and Criteria for RWVCA</w:t>
      </w:r>
    </w:p>
    <w:p w14:paraId="4E67CC59" w14:textId="77777777" w:rsidR="00BA081D" w:rsidRDefault="00BA081D">
      <w:pPr>
        <w:spacing w:after="0" w:line="240" w:lineRule="auto"/>
        <w:jc w:val="both"/>
        <w:rPr>
          <w:rFonts w:ascii="Amasis MT Pro" w:hAnsi="Amasis MT Pro" w:cs="Aptos Serif"/>
          <w:b/>
          <w:bCs/>
          <w:color w:val="C0504D" w:themeColor="accent2"/>
          <w:sz w:val="24"/>
          <w:szCs w:val="24"/>
        </w:rPr>
      </w:pPr>
    </w:p>
    <w:p w14:paraId="7F1762A5" w14:textId="77777777" w:rsidR="00BA081D" w:rsidRDefault="00D119E4">
      <w:pPr>
        <w:pStyle w:val="NormalWeb"/>
        <w:spacing w:after="0" w:line="240" w:lineRule="auto"/>
        <w:jc w:val="both"/>
        <w:rPr>
          <w:rFonts w:ascii="Amasis MT Pro" w:hAnsi="Amasis MT Pro"/>
        </w:rPr>
      </w:pPr>
      <w:r>
        <w:rPr>
          <w:rFonts w:ascii="Amasis MT Pro" w:hAnsi="Amasis MT Pro"/>
          <w:b/>
          <w:bCs/>
        </w:rPr>
        <w:t xml:space="preserve">Membership Types: </w:t>
      </w:r>
      <w:r>
        <w:rPr>
          <w:rFonts w:ascii="Amasis MT Pro" w:hAnsi="Amasis MT Pro"/>
        </w:rPr>
        <w:t>RWVCA offers the following categories of membership, each designed to accommodate different entities and individuals within the wood sector:</w:t>
      </w:r>
    </w:p>
    <w:p w14:paraId="3F305EDC" w14:textId="77777777" w:rsidR="00BA081D" w:rsidRDefault="00D119E4">
      <w:pPr>
        <w:pStyle w:val="manuel-bullet"/>
        <w:numPr>
          <w:ilvl w:val="0"/>
          <w:numId w:val="19"/>
        </w:numPr>
        <w:rPr>
          <w:rFonts w:ascii="Amasis MT Pro" w:hAnsi="Amasis MT Pro" w:cs="Times New Roman"/>
          <w:sz w:val="24"/>
          <w:szCs w:val="24"/>
        </w:rPr>
      </w:pPr>
      <w:r>
        <w:rPr>
          <w:rFonts w:ascii="Amasis MT Pro" w:hAnsi="Amasis MT Pro" w:cs="Times New Roman"/>
          <w:b/>
          <w:i/>
          <w:iCs/>
          <w:sz w:val="24"/>
          <w:szCs w:val="24"/>
        </w:rPr>
        <w:t>Founder Members</w:t>
      </w:r>
      <w:r>
        <w:rPr>
          <w:rFonts w:ascii="Amasis MT Pro" w:hAnsi="Amasis MT Pro" w:cs="Times New Roman"/>
          <w:b/>
          <w:sz w:val="24"/>
          <w:szCs w:val="24"/>
        </w:rPr>
        <w:t>:</w:t>
      </w:r>
      <w:r>
        <w:rPr>
          <w:rFonts w:ascii="Amasis MT Pro" w:hAnsi="Amasis MT Pro" w:cs="Times New Roman"/>
          <w:sz w:val="24"/>
          <w:szCs w:val="24"/>
        </w:rPr>
        <w:t xml:space="preserve"> These are the original signatories of the association's foundational documents, including the statutes, who played a key role in the establishment of RWVCA. Founder Members hold a special status within the organization as its initial contributors and pioneers.</w:t>
      </w:r>
    </w:p>
    <w:p w14:paraId="3DB3EEC5" w14:textId="77777777" w:rsidR="00BA081D" w:rsidRDefault="00D119E4">
      <w:pPr>
        <w:pStyle w:val="NormalWeb"/>
        <w:numPr>
          <w:ilvl w:val="0"/>
          <w:numId w:val="19"/>
        </w:numPr>
        <w:spacing w:before="100" w:beforeAutospacing="1" w:after="100" w:afterAutospacing="1" w:line="240" w:lineRule="auto"/>
        <w:jc w:val="both"/>
        <w:rPr>
          <w:rFonts w:ascii="Amasis MT Pro" w:hAnsi="Amasis MT Pro"/>
        </w:rPr>
      </w:pPr>
      <w:r>
        <w:rPr>
          <w:rFonts w:ascii="Amasis MT Pro" w:hAnsi="Amasis MT Pro"/>
          <w:b/>
          <w:i/>
          <w:iCs/>
        </w:rPr>
        <w:t>Adherent Members</w:t>
      </w:r>
      <w:r>
        <w:rPr>
          <w:rFonts w:ascii="Amasis MT Pro" w:hAnsi="Amasis MT Pro"/>
          <w:b/>
        </w:rPr>
        <w:t>:</w:t>
      </w:r>
      <w:r>
        <w:rPr>
          <w:rFonts w:ascii="Amasis MT Pro" w:hAnsi="Amasis MT Pro"/>
        </w:rPr>
        <w:t xml:space="preserve"> are individuals, companies, or organizations that join RWVCA after its formation. This group includes both physical and legal entities actively involved in the wood value chain. They enjoy the same privileges as Founder Members, contributing to the association's growth and development.</w:t>
      </w:r>
    </w:p>
    <w:p w14:paraId="3ADBD508" w14:textId="77777777" w:rsidR="00BA081D" w:rsidRDefault="00D119E4">
      <w:pPr>
        <w:spacing w:after="0" w:line="240" w:lineRule="auto"/>
        <w:jc w:val="both"/>
        <w:rPr>
          <w:rFonts w:ascii="Amasis MT Pro" w:hAnsi="Amasis MT Pro" w:cs="Aptos Serif"/>
          <w:b/>
          <w:bCs/>
          <w:color w:val="C00000"/>
          <w:sz w:val="24"/>
          <w:szCs w:val="24"/>
        </w:rPr>
      </w:pPr>
      <w:r>
        <w:rPr>
          <w:rFonts w:ascii="Amasis MT Pro" w:hAnsi="Amasis MT Pro" w:cs="Aptos Serif"/>
          <w:b/>
          <w:bCs/>
          <w:color w:val="C00000"/>
          <w:sz w:val="24"/>
          <w:szCs w:val="24"/>
        </w:rPr>
        <w:t>2.1.2 Membership Criteria</w:t>
      </w:r>
    </w:p>
    <w:p w14:paraId="1E88691A" w14:textId="77777777" w:rsidR="00BA081D" w:rsidRDefault="00BA081D">
      <w:pPr>
        <w:spacing w:after="0" w:line="240" w:lineRule="auto"/>
        <w:jc w:val="both"/>
        <w:rPr>
          <w:rFonts w:ascii="Amasis MT Pro" w:hAnsi="Amasis MT Pro" w:cs="Aptos Serif"/>
          <w:b/>
          <w:bCs/>
          <w:color w:val="C0504D" w:themeColor="accent2"/>
          <w:sz w:val="24"/>
          <w:szCs w:val="24"/>
        </w:rPr>
      </w:pPr>
    </w:p>
    <w:p w14:paraId="7234D213" w14:textId="77777777" w:rsidR="00BA081D" w:rsidRDefault="00D119E4">
      <w:pPr>
        <w:pStyle w:val="NormalWeb"/>
        <w:numPr>
          <w:ilvl w:val="0"/>
          <w:numId w:val="20"/>
        </w:numPr>
        <w:spacing w:after="0" w:line="240" w:lineRule="auto"/>
        <w:jc w:val="both"/>
        <w:rPr>
          <w:rFonts w:ascii="Amasis MT Pro" w:hAnsi="Amasis MT Pro"/>
        </w:rPr>
      </w:pPr>
      <w:r>
        <w:rPr>
          <w:rStyle w:val="Strong"/>
          <w:rFonts w:ascii="Amasis MT Pro" w:hAnsi="Amasis MT Pro"/>
        </w:rPr>
        <w:t>Admission /</w:t>
      </w:r>
      <w:r>
        <w:rPr>
          <w:rFonts w:ascii="Amasis MT Pro" w:hAnsi="Amasis MT Pro"/>
          <w:b/>
          <w:bCs/>
          <w:lang w:val="zh-CN"/>
        </w:rPr>
        <w:t>Adhesion</w:t>
      </w:r>
      <w:r>
        <w:rPr>
          <w:rFonts w:ascii="Amasis MT Pro" w:hAnsi="Amasis MT Pro"/>
          <w:lang w:val="zh-CN"/>
        </w:rPr>
        <w:t>:</w:t>
      </w:r>
    </w:p>
    <w:p w14:paraId="6F6C159D" w14:textId="77777777" w:rsidR="00BA081D" w:rsidRDefault="00D119E4">
      <w:pPr>
        <w:pStyle w:val="ListParagraph"/>
        <w:numPr>
          <w:ilvl w:val="0"/>
          <w:numId w:val="21"/>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Members are required to pay an annual contribution. The amount or specifics of this contribution are detailed further in the ‘internal rules and regulations’ document.</w:t>
      </w:r>
    </w:p>
    <w:p w14:paraId="20862BD6" w14:textId="77777777" w:rsidR="00BA081D" w:rsidRDefault="00D119E4">
      <w:pPr>
        <w:pStyle w:val="ListParagraph"/>
        <w:numPr>
          <w:ilvl w:val="0"/>
          <w:numId w:val="21"/>
        </w:numPr>
        <w:spacing w:after="0" w:line="240" w:lineRule="auto"/>
        <w:jc w:val="both"/>
        <w:rPr>
          <w:rFonts w:ascii="Amasis MT Pro" w:hAnsi="Amasis MT Pro" w:cs="Times New Roman"/>
          <w:sz w:val="24"/>
          <w:szCs w:val="24"/>
        </w:rPr>
      </w:pPr>
      <w:r>
        <w:rPr>
          <w:rFonts w:ascii="Amasis MT Pro" w:hAnsi="Amasis MT Pro" w:cs="Times New Roman"/>
          <w:sz w:val="24"/>
          <w:szCs w:val="24"/>
          <w:lang w:val="zh-CN"/>
        </w:rPr>
        <w:t xml:space="preserve">A legal representative is always needed to file membership requests. The application can even be done online via RWVCA’s </w:t>
      </w:r>
      <w:r>
        <w:fldChar w:fldCharType="begin"/>
      </w:r>
      <w:r>
        <w:instrText xml:space="preserve"> HYPERLINK "https://rwvca.org.rw/eng/register/" </w:instrText>
      </w:r>
      <w:r>
        <w:fldChar w:fldCharType="separate"/>
      </w:r>
      <w:r>
        <w:rPr>
          <w:rStyle w:val="Hyperlink"/>
          <w:rFonts w:ascii="Amasis MT Pro" w:hAnsi="Amasis MT Pro" w:cs="Times New Roman"/>
          <w:sz w:val="24"/>
          <w:szCs w:val="24"/>
        </w:rPr>
        <w:t>webpage (clickable link)</w:t>
      </w:r>
      <w:r>
        <w:rPr>
          <w:rStyle w:val="Hyperlink"/>
          <w:rFonts w:ascii="Amasis MT Pro" w:hAnsi="Amasis MT Pro" w:cs="Times New Roman"/>
          <w:sz w:val="24"/>
          <w:szCs w:val="24"/>
        </w:rPr>
        <w:fldChar w:fldCharType="end"/>
      </w:r>
      <w:r>
        <w:rPr>
          <w:rFonts w:ascii="Amasis MT Pro" w:hAnsi="Amasis MT Pro" w:cs="Times New Roman"/>
          <w:sz w:val="24"/>
          <w:szCs w:val="24"/>
        </w:rPr>
        <w:t>.</w:t>
      </w:r>
    </w:p>
    <w:p w14:paraId="564C77B3" w14:textId="77777777" w:rsidR="00BA081D" w:rsidRDefault="00D119E4">
      <w:pPr>
        <w:pStyle w:val="ListParagraph"/>
        <w:numPr>
          <w:ilvl w:val="0"/>
          <w:numId w:val="21"/>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The admission of new members shall be automatic upon receipt of the application and signing the membership pledge either physically or electronically.</w:t>
      </w:r>
    </w:p>
    <w:p w14:paraId="4E98E864" w14:textId="77777777" w:rsidR="00BA081D" w:rsidRDefault="00D119E4">
      <w:pPr>
        <w:pStyle w:val="ListParagraph"/>
        <w:numPr>
          <w:ilvl w:val="0"/>
          <w:numId w:val="21"/>
        </w:numPr>
        <w:spacing w:after="0" w:line="240" w:lineRule="auto"/>
        <w:jc w:val="both"/>
        <w:rPr>
          <w:rFonts w:ascii="Amasis MT Pro" w:hAnsi="Amasis MT Pro" w:cs="Times New Roman"/>
          <w:sz w:val="24"/>
          <w:szCs w:val="24"/>
        </w:rPr>
      </w:pPr>
      <w:r>
        <w:rPr>
          <w:rFonts w:ascii="Amasis MT Pro" w:hAnsi="Amasis MT Pro" w:cs="Times New Roman"/>
          <w:sz w:val="24"/>
          <w:szCs w:val="24"/>
        </w:rPr>
        <w:t>The Board of Directors reserves the right to terminate the membership of the company in the organization and it shall remain their liberty to issue a statement of the reason for such decision.</w:t>
      </w:r>
    </w:p>
    <w:p w14:paraId="5B18206A" w14:textId="77777777" w:rsidR="00BA081D" w:rsidRDefault="00D119E4">
      <w:pPr>
        <w:pStyle w:val="ListParagraph"/>
        <w:numPr>
          <w:ilvl w:val="0"/>
          <w:numId w:val="21"/>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The membership application shall be composed of a completed membership application form and signed, a copy of payment slips of the admission fee of </w:t>
      </w:r>
      <w:r>
        <w:rPr>
          <w:rFonts w:ascii="Amasis MT Pro" w:hAnsi="Amasis MT Pro" w:cs="Times New Roman"/>
          <w:b/>
          <w:bCs/>
          <w:sz w:val="24"/>
          <w:szCs w:val="24"/>
        </w:rPr>
        <w:t>50,000Frw</w:t>
      </w:r>
      <w:r>
        <w:rPr>
          <w:rFonts w:ascii="Amasis MT Pro" w:hAnsi="Amasis MT Pro" w:cs="Times New Roman"/>
          <w:sz w:val="24"/>
          <w:szCs w:val="24"/>
        </w:rPr>
        <w:t xml:space="preserve"> paid to a specific </w:t>
      </w:r>
      <w:proofErr w:type="spellStart"/>
      <w:r>
        <w:rPr>
          <w:rFonts w:ascii="Amasis MT Pro" w:hAnsi="Amasis MT Pro" w:cs="Times New Roman"/>
          <w:sz w:val="24"/>
          <w:szCs w:val="24"/>
        </w:rPr>
        <w:t>Momo</w:t>
      </w:r>
      <w:proofErr w:type="spellEnd"/>
      <w:r>
        <w:rPr>
          <w:rFonts w:ascii="Amasis MT Pro" w:hAnsi="Amasis MT Pro" w:cs="Times New Roman"/>
          <w:sz w:val="24"/>
          <w:szCs w:val="24"/>
        </w:rPr>
        <w:t xml:space="preserve"> code or Bank Account of RWVCA.</w:t>
      </w:r>
    </w:p>
    <w:p w14:paraId="47A0656A" w14:textId="77777777" w:rsidR="00BA081D" w:rsidRDefault="00D119E4">
      <w:pPr>
        <w:pStyle w:val="ListParagraph"/>
        <w:numPr>
          <w:ilvl w:val="0"/>
          <w:numId w:val="21"/>
        </w:numPr>
        <w:spacing w:after="0" w:line="240" w:lineRule="auto"/>
        <w:jc w:val="both"/>
        <w:rPr>
          <w:rFonts w:ascii="Amasis MT Pro" w:hAnsi="Amasis MT Pro" w:cs="Times New Roman"/>
          <w:sz w:val="24"/>
          <w:szCs w:val="24"/>
        </w:rPr>
      </w:pPr>
      <w:r>
        <w:rPr>
          <w:rFonts w:ascii="Amasis MT Pro" w:hAnsi="Amasis MT Pro" w:cs="Times New Roman"/>
          <w:sz w:val="24"/>
          <w:szCs w:val="24"/>
        </w:rPr>
        <w:t>Re-admission of previously discontinued member on grounds of non-payment of accumulated dues shall be done upon effective payment of all outstanding arrears to-date plus a penalty of 50% of total arrears.</w:t>
      </w:r>
    </w:p>
    <w:p w14:paraId="6F5F645A" w14:textId="77777777" w:rsidR="00BA081D" w:rsidRDefault="00BA081D">
      <w:pPr>
        <w:pStyle w:val="ListParagraph"/>
        <w:spacing w:after="0" w:line="240" w:lineRule="auto"/>
        <w:jc w:val="both"/>
        <w:rPr>
          <w:rFonts w:ascii="Amasis MT Pro" w:hAnsi="Amasis MT Pro"/>
          <w:sz w:val="24"/>
          <w:szCs w:val="24"/>
        </w:rPr>
      </w:pPr>
    </w:p>
    <w:p w14:paraId="3999D086" w14:textId="77777777" w:rsidR="00BA081D" w:rsidRDefault="00D119E4">
      <w:pPr>
        <w:pStyle w:val="NormalWeb"/>
        <w:numPr>
          <w:ilvl w:val="0"/>
          <w:numId w:val="20"/>
        </w:numPr>
        <w:spacing w:after="0" w:line="240" w:lineRule="auto"/>
        <w:jc w:val="both"/>
        <w:rPr>
          <w:rFonts w:ascii="Amasis MT Pro" w:hAnsi="Amasis MT Pro"/>
        </w:rPr>
      </w:pPr>
      <w:r>
        <w:rPr>
          <w:rStyle w:val="Strong"/>
          <w:rFonts w:ascii="Amasis MT Pro" w:hAnsi="Amasis MT Pro"/>
        </w:rPr>
        <w:t>Exclusion from Membership</w:t>
      </w:r>
    </w:p>
    <w:p w14:paraId="5CE17A06" w14:textId="77777777" w:rsidR="00BA081D" w:rsidRDefault="00D119E4">
      <w:pPr>
        <w:numPr>
          <w:ilvl w:val="0"/>
          <w:numId w:val="22"/>
        </w:numPr>
        <w:spacing w:after="0" w:line="240" w:lineRule="auto"/>
        <w:jc w:val="both"/>
        <w:rPr>
          <w:rFonts w:ascii="Amasis MT Pro" w:hAnsi="Amasis MT Pro" w:cs="Times New Roman"/>
          <w:sz w:val="24"/>
          <w:szCs w:val="24"/>
        </w:rPr>
      </w:pPr>
      <w:r>
        <w:rPr>
          <w:rFonts w:ascii="Amasis MT Pro" w:hAnsi="Amasis MT Pro" w:cs="Times New Roman"/>
          <w:sz w:val="24"/>
          <w:szCs w:val="24"/>
        </w:rPr>
        <w:t>Members may be excluded from RWVCA due to bankruptcy, non-attendance at mandatory meetings, misconduct, or violations of the association’s principles and regulations.</w:t>
      </w:r>
    </w:p>
    <w:p w14:paraId="51130DBF" w14:textId="77777777" w:rsidR="00BA081D" w:rsidRDefault="00BA081D">
      <w:pPr>
        <w:spacing w:after="0" w:line="240" w:lineRule="auto"/>
        <w:ind w:left="720"/>
        <w:jc w:val="both"/>
        <w:rPr>
          <w:rFonts w:ascii="Amasis MT Pro" w:hAnsi="Amasis MT Pro" w:cs="Times New Roman"/>
          <w:sz w:val="24"/>
          <w:szCs w:val="24"/>
        </w:rPr>
      </w:pPr>
    </w:p>
    <w:p w14:paraId="630342DC" w14:textId="77777777" w:rsidR="00BA081D" w:rsidRDefault="00D119E4">
      <w:pPr>
        <w:pStyle w:val="NormalWeb"/>
        <w:numPr>
          <w:ilvl w:val="0"/>
          <w:numId w:val="20"/>
        </w:numPr>
        <w:spacing w:after="0" w:line="240" w:lineRule="auto"/>
        <w:jc w:val="both"/>
        <w:rPr>
          <w:rFonts w:ascii="Amasis MT Pro" w:hAnsi="Amasis MT Pro"/>
        </w:rPr>
      </w:pPr>
      <w:r>
        <w:rPr>
          <w:rStyle w:val="Strong"/>
          <w:rFonts w:ascii="Amasis MT Pro" w:hAnsi="Amasis MT Pro"/>
        </w:rPr>
        <w:t>Acquisition of Membership</w:t>
      </w:r>
    </w:p>
    <w:p w14:paraId="0F28D009" w14:textId="77777777" w:rsidR="00BA081D" w:rsidRDefault="00D119E4">
      <w:pPr>
        <w:numPr>
          <w:ilvl w:val="0"/>
          <w:numId w:val="23"/>
        </w:numPr>
        <w:spacing w:after="0" w:line="240" w:lineRule="auto"/>
        <w:jc w:val="both"/>
        <w:rPr>
          <w:rFonts w:ascii="Amasis MT Pro" w:hAnsi="Amasis MT Pro" w:cs="Times New Roman"/>
          <w:sz w:val="24"/>
          <w:szCs w:val="24"/>
        </w:rPr>
      </w:pPr>
      <w:r>
        <w:rPr>
          <w:rFonts w:ascii="Amasis MT Pro" w:hAnsi="Amasis MT Pro" w:cs="Times New Roman"/>
          <w:sz w:val="24"/>
          <w:szCs w:val="24"/>
        </w:rPr>
        <w:t>All commercial companies, establishments, or entrepreneurs involved in the wood value chain are eligible to become members of RWVCA.</w:t>
      </w:r>
    </w:p>
    <w:p w14:paraId="2BC1A224" w14:textId="77777777" w:rsidR="00BA081D" w:rsidRDefault="00D119E4">
      <w:pPr>
        <w:numPr>
          <w:ilvl w:val="0"/>
          <w:numId w:val="23"/>
        </w:numPr>
        <w:spacing w:after="0" w:line="240" w:lineRule="auto"/>
        <w:jc w:val="both"/>
        <w:rPr>
          <w:rFonts w:ascii="Amasis MT Pro" w:hAnsi="Amasis MT Pro" w:cs="Times New Roman"/>
          <w:sz w:val="24"/>
          <w:szCs w:val="24"/>
        </w:rPr>
      </w:pPr>
      <w:r>
        <w:rPr>
          <w:rFonts w:ascii="Amasis MT Pro" w:hAnsi="Amasis MT Pro" w:cs="Times New Roman"/>
          <w:sz w:val="24"/>
          <w:szCs w:val="24"/>
        </w:rPr>
        <w:t>If an entity operates multiple businesses, each subsidiary, cooperative, or company must individually register with RWVCA, and each entity must pay separate admission fee of 50,000Frw and correspondent membership annual fees.</w:t>
      </w:r>
    </w:p>
    <w:p w14:paraId="3E7613BF" w14:textId="77777777" w:rsidR="00BA081D" w:rsidRDefault="00BA081D">
      <w:pPr>
        <w:spacing w:after="0" w:line="240" w:lineRule="auto"/>
        <w:ind w:left="720"/>
        <w:jc w:val="both"/>
        <w:rPr>
          <w:rFonts w:ascii="Amasis MT Pro" w:hAnsi="Amasis MT Pro" w:cs="Times New Roman"/>
          <w:sz w:val="24"/>
          <w:szCs w:val="24"/>
        </w:rPr>
      </w:pPr>
    </w:p>
    <w:p w14:paraId="52E069F7" w14:textId="77777777" w:rsidR="00BA081D" w:rsidRDefault="00D119E4">
      <w:pPr>
        <w:pStyle w:val="NormalWeb"/>
        <w:numPr>
          <w:ilvl w:val="0"/>
          <w:numId w:val="20"/>
        </w:numPr>
        <w:spacing w:after="0" w:line="240" w:lineRule="auto"/>
        <w:jc w:val="both"/>
        <w:rPr>
          <w:rFonts w:ascii="Amasis MT Pro" w:hAnsi="Amasis MT Pro"/>
        </w:rPr>
      </w:pPr>
      <w:r>
        <w:rPr>
          <w:rStyle w:val="Strong"/>
          <w:rFonts w:ascii="Amasis MT Pro" w:hAnsi="Amasis MT Pro"/>
        </w:rPr>
        <w:t>Program Partner Membership</w:t>
      </w:r>
    </w:p>
    <w:p w14:paraId="064E11EF" w14:textId="77777777" w:rsidR="00BA081D" w:rsidRDefault="00D119E4">
      <w:pPr>
        <w:numPr>
          <w:ilvl w:val="0"/>
          <w:numId w:val="24"/>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Commercial companies, individuals, or other organizations with an interest in supporting the implementation of RWVCA programs can </w:t>
      </w:r>
      <w:r>
        <w:rPr>
          <w:rFonts w:ascii="Amasis MT Pro" w:hAnsi="Amasis MT Pro" w:cs="Times New Roman"/>
          <w:sz w:val="24"/>
          <w:szCs w:val="24"/>
        </w:rPr>
        <w:lastRenderedPageBreak/>
        <w:t>become Program Partners. This category of partnership allows partners to assist in program development and contribute to the association’s objectives.</w:t>
      </w:r>
    </w:p>
    <w:p w14:paraId="7C12B232" w14:textId="77777777" w:rsidR="00BA081D" w:rsidRDefault="00BA081D">
      <w:pPr>
        <w:spacing w:after="0" w:line="240" w:lineRule="auto"/>
        <w:ind w:left="720"/>
        <w:jc w:val="both"/>
        <w:rPr>
          <w:rFonts w:ascii="Amasis MT Pro" w:hAnsi="Amasis MT Pro" w:cs="Times New Roman"/>
          <w:sz w:val="24"/>
          <w:szCs w:val="24"/>
        </w:rPr>
      </w:pPr>
    </w:p>
    <w:p w14:paraId="744B2717" w14:textId="77777777" w:rsidR="00BA081D" w:rsidRDefault="00D119E4">
      <w:pPr>
        <w:pStyle w:val="NormalWeb"/>
        <w:numPr>
          <w:ilvl w:val="0"/>
          <w:numId w:val="20"/>
        </w:numPr>
        <w:spacing w:after="0" w:line="240" w:lineRule="auto"/>
        <w:jc w:val="both"/>
        <w:rPr>
          <w:rFonts w:ascii="Amasis MT Pro" w:hAnsi="Amasis MT Pro"/>
        </w:rPr>
      </w:pPr>
      <w:r>
        <w:rPr>
          <w:rStyle w:val="Strong"/>
          <w:rFonts w:ascii="Amasis MT Pro" w:hAnsi="Amasis MT Pro"/>
        </w:rPr>
        <w:t>Associated Membership</w:t>
      </w:r>
    </w:p>
    <w:p w14:paraId="0227922C" w14:textId="77777777" w:rsidR="00BA081D" w:rsidRDefault="00D119E4">
      <w:pPr>
        <w:numPr>
          <w:ilvl w:val="0"/>
          <w:numId w:val="25"/>
        </w:numPr>
        <w:spacing w:after="0" w:line="240" w:lineRule="auto"/>
        <w:jc w:val="both"/>
        <w:rPr>
          <w:rFonts w:ascii="Amasis MT Pro" w:hAnsi="Amasis MT Pro" w:cs="Times New Roman"/>
          <w:sz w:val="24"/>
          <w:szCs w:val="24"/>
        </w:rPr>
      </w:pPr>
      <w:r>
        <w:rPr>
          <w:rFonts w:ascii="Amasis MT Pro" w:hAnsi="Amasis MT Pro" w:cs="Times New Roman"/>
          <w:sz w:val="24"/>
          <w:szCs w:val="24"/>
        </w:rPr>
        <w:t>Other wood value chain associations, regional bodies, or organizations focused on wood and environmental organization or institution issues shall be eligible to become Associated Members of RWVCA. This membership fosters collaboration and knowledge sharing within the broader wood industry.</w:t>
      </w:r>
    </w:p>
    <w:p w14:paraId="431F5C5B" w14:textId="77777777" w:rsidR="00BA081D" w:rsidRDefault="00BA081D">
      <w:pPr>
        <w:spacing w:after="0" w:line="240" w:lineRule="auto"/>
        <w:ind w:left="720"/>
        <w:jc w:val="both"/>
        <w:rPr>
          <w:rFonts w:ascii="Amasis MT Pro" w:hAnsi="Amasis MT Pro" w:cs="Times New Roman"/>
          <w:sz w:val="24"/>
          <w:szCs w:val="24"/>
        </w:rPr>
      </w:pPr>
    </w:p>
    <w:p w14:paraId="2526D5A5" w14:textId="77777777" w:rsidR="00BA081D" w:rsidRDefault="00D119E4">
      <w:pPr>
        <w:spacing w:after="0" w:line="240" w:lineRule="auto"/>
        <w:rPr>
          <w:rFonts w:ascii="Times New Roman" w:hAnsi="Times New Roman" w:cs="Times New Roman"/>
          <w:b/>
          <w:sz w:val="24"/>
          <w:szCs w:val="24"/>
          <w:highlight w:val="green"/>
        </w:rPr>
      </w:pPr>
      <w:r>
        <w:rPr>
          <w:rFonts w:ascii="Times New Roman" w:hAnsi="Times New Roman" w:cs="Times New Roman"/>
          <w:b/>
          <w:sz w:val="24"/>
          <w:szCs w:val="24"/>
          <w:highlight w:val="green"/>
        </w:rPr>
        <w:br w:type="page"/>
      </w:r>
    </w:p>
    <w:p w14:paraId="5DDEE977" w14:textId="77777777" w:rsidR="00BA081D" w:rsidRDefault="00D119E4">
      <w:pPr>
        <w:spacing w:after="0" w:line="240" w:lineRule="auto"/>
        <w:jc w:val="both"/>
        <w:rPr>
          <w:rFonts w:ascii="Amasis MT Pro" w:hAnsi="Amasis MT Pro" w:cs="Aptos Serif"/>
          <w:b/>
          <w:bCs/>
          <w:color w:val="C00000"/>
          <w:sz w:val="24"/>
          <w:szCs w:val="24"/>
        </w:rPr>
      </w:pPr>
      <w:r>
        <w:rPr>
          <w:rFonts w:ascii="Amasis MT Pro" w:hAnsi="Amasis MT Pro" w:cs="Aptos Serif"/>
          <w:b/>
          <w:bCs/>
          <w:color w:val="C00000"/>
          <w:sz w:val="24"/>
          <w:szCs w:val="24"/>
        </w:rPr>
        <w:lastRenderedPageBreak/>
        <w:t>2.2 Member Benefits</w:t>
      </w:r>
    </w:p>
    <w:p w14:paraId="4BAF61DB" w14:textId="77777777" w:rsidR="00BA081D" w:rsidRDefault="00BA081D">
      <w:pPr>
        <w:spacing w:after="0" w:line="240" w:lineRule="auto"/>
        <w:jc w:val="both"/>
        <w:rPr>
          <w:rFonts w:ascii="Amasis MT Pro" w:hAnsi="Amasis MT Pro" w:cs="Aptos Serif"/>
          <w:b/>
          <w:bCs/>
          <w:color w:val="C00000"/>
          <w:sz w:val="24"/>
          <w:szCs w:val="24"/>
        </w:rPr>
      </w:pPr>
    </w:p>
    <w:p w14:paraId="2249F06B" w14:textId="77777777" w:rsidR="00BA081D" w:rsidRDefault="00D119E4">
      <w:pPr>
        <w:pStyle w:val="NormalWeb"/>
        <w:spacing w:after="0" w:line="240" w:lineRule="auto"/>
        <w:jc w:val="both"/>
        <w:rPr>
          <w:rFonts w:ascii="Amasis MT Pro" w:hAnsi="Amasis MT Pro"/>
        </w:rPr>
      </w:pPr>
      <w:r>
        <w:rPr>
          <w:rFonts w:ascii="Amasis MT Pro" w:hAnsi="Amasis MT Pro"/>
        </w:rPr>
        <w:t>Members of RWVCA are entitled to the following services and opportunities:</w:t>
      </w:r>
    </w:p>
    <w:p w14:paraId="0998F4E4" w14:textId="77777777" w:rsidR="00BA081D" w:rsidRDefault="00D119E4">
      <w:pPr>
        <w:pStyle w:val="NormalWeb"/>
        <w:numPr>
          <w:ilvl w:val="0"/>
          <w:numId w:val="26"/>
        </w:numPr>
        <w:spacing w:after="0" w:line="240" w:lineRule="auto"/>
        <w:jc w:val="both"/>
        <w:rPr>
          <w:rFonts w:ascii="Amasis MT Pro" w:hAnsi="Amasis MT Pro"/>
        </w:rPr>
      </w:pPr>
      <w:r>
        <w:rPr>
          <w:rFonts w:ascii="Amasis MT Pro" w:hAnsi="Amasis MT Pro"/>
          <w:b/>
          <w:i/>
          <w:iCs/>
        </w:rPr>
        <w:t>Training and Equipping</w:t>
      </w:r>
      <w:r>
        <w:rPr>
          <w:rFonts w:ascii="Amasis MT Pro" w:hAnsi="Amasis MT Pro"/>
          <w:b/>
        </w:rPr>
        <w:t>:</w:t>
      </w:r>
      <w:r>
        <w:rPr>
          <w:rFonts w:ascii="Amasis MT Pro" w:hAnsi="Amasis MT Pro"/>
        </w:rPr>
        <w:t xml:space="preserve"> RWVCA provides members with regular training and educational opportunities to enhance their skills and knowledge of the wood value chain. This includes workshops, seminars, and study tours designed to foster professional development.</w:t>
      </w:r>
    </w:p>
    <w:p w14:paraId="7A63EF3F" w14:textId="77777777" w:rsidR="0047262D" w:rsidRDefault="00D119E4" w:rsidP="0047262D">
      <w:pPr>
        <w:pStyle w:val="NormalWeb"/>
        <w:numPr>
          <w:ilvl w:val="0"/>
          <w:numId w:val="26"/>
        </w:numPr>
        <w:spacing w:line="240" w:lineRule="auto"/>
        <w:jc w:val="both"/>
        <w:rPr>
          <w:ins w:id="8" w:author="HR-M.Olga" w:date="2026-02-12T09:53:00Z"/>
          <w:rFonts w:ascii="Amasis MT Pro" w:hAnsi="Amasis MT Pro"/>
        </w:rPr>
        <w:pPrChange w:id="9" w:author="HR-M.Olga" w:date="2026-02-12T09:53:00Z">
          <w:pPr>
            <w:pStyle w:val="CommentText"/>
          </w:pPr>
        </w:pPrChange>
      </w:pPr>
      <w:r>
        <w:rPr>
          <w:rStyle w:val="Strong"/>
          <w:rFonts w:ascii="Amasis MT Pro" w:hAnsi="Amasis MT Pro"/>
          <w:i/>
          <w:iCs/>
        </w:rPr>
        <w:t>Representation:</w:t>
      </w:r>
      <w:r>
        <w:rPr>
          <w:rStyle w:val="Strong"/>
          <w:rFonts w:ascii="Amasis MT Pro" w:hAnsi="Amasis MT Pro"/>
        </w:rPr>
        <w:t xml:space="preserve"> </w:t>
      </w:r>
      <w:r>
        <w:rPr>
          <w:rFonts w:ascii="Amasis MT Pro" w:hAnsi="Amasis MT Pro"/>
        </w:rPr>
        <w:t>RWVCA represents its members at various national and international forums and platforms related to the wood industry. The association advocates for favorable policies, business conditions, and the overall interests of its members.</w:t>
      </w:r>
    </w:p>
    <w:p w14:paraId="0ADEE1E8" w14:textId="77777777" w:rsidR="0047262D" w:rsidRPr="0047262D" w:rsidRDefault="0047262D" w:rsidP="0047262D">
      <w:pPr>
        <w:pStyle w:val="NormalWeb"/>
        <w:numPr>
          <w:ilvl w:val="0"/>
          <w:numId w:val="26"/>
        </w:numPr>
        <w:spacing w:line="240" w:lineRule="auto"/>
        <w:jc w:val="both"/>
        <w:rPr>
          <w:ins w:id="10" w:author="HR-M.Olga" w:date="2026-02-12T09:53:00Z"/>
          <w:rFonts w:ascii="Amasis MT Pro" w:hAnsi="Amasis MT Pro"/>
          <w:rPrChange w:id="11" w:author="HR-M.Olga" w:date="2026-02-12T09:53:00Z">
            <w:rPr>
              <w:ins w:id="12" w:author="HR-M.Olga" w:date="2026-02-12T09:53:00Z"/>
            </w:rPr>
          </w:rPrChange>
        </w:rPr>
        <w:pPrChange w:id="13" w:author="HR-M.Olga" w:date="2026-02-12T09:53:00Z">
          <w:pPr>
            <w:pStyle w:val="CommentText"/>
          </w:pPr>
        </w:pPrChange>
      </w:pPr>
      <w:ins w:id="14" w:author="HR-M.Olga" w:date="2026-02-12T09:52:00Z">
        <w:r w:rsidRPr="0047262D">
          <w:rPr>
            <w:b/>
            <w:rPrChange w:id="15" w:author="HR-M.Olga" w:date="2026-02-12T09:53:00Z">
              <w:rPr/>
            </w:rPrChange>
          </w:rPr>
          <w:t>Institutional Support and Certification Services</w:t>
        </w:r>
        <w:r>
          <w:t>: The Association provides critical administrative facilitation, including recommendations for PSF Medical Insurance and assistance in obtaining Tax Clearance Certificates (</w:t>
        </w:r>
        <w:proofErr w:type="spellStart"/>
        <w:r>
          <w:t>Quitus</w:t>
        </w:r>
        <w:proofErr w:type="spellEnd"/>
        <w:r>
          <w:t xml:space="preserve"> Fiscal), reducing bureaucratic hurdles for member businesses.</w:t>
        </w:r>
      </w:ins>
    </w:p>
    <w:p w14:paraId="7B1447BE" w14:textId="77777777" w:rsidR="0047262D" w:rsidRDefault="0047262D" w:rsidP="0047262D">
      <w:pPr>
        <w:pStyle w:val="NormalWeb"/>
        <w:numPr>
          <w:ilvl w:val="0"/>
          <w:numId w:val="26"/>
        </w:numPr>
        <w:spacing w:line="240" w:lineRule="auto"/>
        <w:jc w:val="both"/>
        <w:rPr>
          <w:ins w:id="16" w:author="HR-M.Olga" w:date="2026-02-12T09:53:00Z"/>
          <w:rFonts w:ascii="Amasis MT Pro" w:hAnsi="Amasis MT Pro"/>
        </w:rPr>
        <w:pPrChange w:id="17" w:author="HR-M.Olga" w:date="2026-02-12T09:53:00Z">
          <w:pPr>
            <w:pStyle w:val="NormalWeb"/>
            <w:numPr>
              <w:numId w:val="269"/>
            </w:numPr>
            <w:spacing w:line="240" w:lineRule="auto"/>
            <w:ind w:left="720" w:hanging="360"/>
            <w:jc w:val="both"/>
          </w:pPr>
        </w:pPrChange>
      </w:pPr>
      <w:ins w:id="18" w:author="HR-M.Olga" w:date="2026-02-12T09:52:00Z">
        <w:r w:rsidRPr="0047262D">
          <w:rPr>
            <w:b/>
          </w:rPr>
          <w:t>Business Development Services (BDS):</w:t>
        </w:r>
        <w:r>
          <w:t xml:space="preserve"> Members receive professional support in essential business functions, including tax declaration assistance, professional business plan development, and financial advisory services to improve bankability.</w:t>
        </w:r>
      </w:ins>
    </w:p>
    <w:p w14:paraId="49EDCC7A" w14:textId="39AB48CA" w:rsidR="0047262D" w:rsidRPr="0047262D" w:rsidRDefault="0047262D" w:rsidP="0047262D">
      <w:pPr>
        <w:pStyle w:val="NormalWeb"/>
        <w:numPr>
          <w:ilvl w:val="0"/>
          <w:numId w:val="26"/>
        </w:numPr>
        <w:spacing w:line="240" w:lineRule="auto"/>
        <w:jc w:val="both"/>
        <w:rPr>
          <w:rFonts w:ascii="Amasis MT Pro" w:hAnsi="Amasis MT Pro"/>
        </w:rPr>
        <w:pPrChange w:id="19" w:author="HR-M.Olga" w:date="2026-02-12T09:53:00Z">
          <w:pPr>
            <w:pStyle w:val="NormalWeb"/>
            <w:numPr>
              <w:numId w:val="269"/>
            </w:numPr>
            <w:spacing w:line="240" w:lineRule="auto"/>
            <w:ind w:left="720" w:hanging="360"/>
            <w:jc w:val="both"/>
          </w:pPr>
        </w:pPrChange>
      </w:pPr>
      <w:ins w:id="20" w:author="HR-M.Olga" w:date="2026-02-12T09:52:00Z">
        <w:r w:rsidRPr="0047262D">
          <w:rPr>
            <w:b/>
          </w:rPr>
          <w:t>Market Intelligence and Trade Links:</w:t>
        </w:r>
        <w:r>
          <w:t xml:space="preserve"> RWVCA provides members with timely data on local and international market trends, price fluctuations, and trade opportunities, facilitating direct links between producers and high-value buyers.</w:t>
        </w:r>
      </w:ins>
    </w:p>
    <w:p w14:paraId="7425FB49" w14:textId="77777777" w:rsidR="00BA081D" w:rsidRDefault="00BA081D">
      <w:pPr>
        <w:pStyle w:val="Heading1"/>
        <w:spacing w:before="0" w:line="240" w:lineRule="auto"/>
        <w:jc w:val="both"/>
        <w:rPr>
          <w:rFonts w:ascii="Amasis MT Pro" w:hAnsi="Amasis MT Pro" w:cs="Aptos Serif"/>
          <w:color w:val="auto"/>
        </w:rPr>
      </w:pPr>
    </w:p>
    <w:p w14:paraId="70261874" w14:textId="77777777" w:rsidR="00BA081D" w:rsidRDefault="00D119E4">
      <w:pPr>
        <w:pStyle w:val="Heading1"/>
        <w:spacing w:before="0" w:line="240" w:lineRule="auto"/>
        <w:jc w:val="both"/>
        <w:rPr>
          <w:rFonts w:ascii="Amasis MT Pro" w:hAnsi="Amasis MT Pro" w:cs="Aptos Serif"/>
          <w:color w:val="auto"/>
        </w:rPr>
      </w:pPr>
      <w:bookmarkStart w:id="21" w:name="_Toc187865339"/>
      <w:r>
        <w:rPr>
          <w:rFonts w:ascii="Amasis MT Pro" w:hAnsi="Amasis MT Pro" w:cs="Aptos Serif"/>
          <w:color w:val="auto"/>
        </w:rPr>
        <w:t>CHAPTER 3: RWVCA GENERAL ASSEMBLY</w:t>
      </w:r>
      <w:bookmarkEnd w:id="21"/>
    </w:p>
    <w:p w14:paraId="0084FA94" w14:textId="77777777" w:rsidR="00BA081D" w:rsidRDefault="00BA081D">
      <w:pPr>
        <w:spacing w:after="0" w:line="240" w:lineRule="auto"/>
        <w:jc w:val="both"/>
        <w:rPr>
          <w:rFonts w:ascii="Amasis MT Pro" w:hAnsi="Amasis MT Pro" w:cs="Aptos Serif"/>
          <w:b/>
          <w:bCs/>
          <w:color w:val="C00000"/>
          <w:sz w:val="24"/>
          <w:szCs w:val="24"/>
        </w:rPr>
      </w:pPr>
    </w:p>
    <w:p w14:paraId="088DAA8E" w14:textId="77777777" w:rsidR="00BA081D" w:rsidRDefault="00D119E4">
      <w:pPr>
        <w:spacing w:after="0" w:line="240" w:lineRule="auto"/>
        <w:jc w:val="both"/>
        <w:rPr>
          <w:rFonts w:ascii="Amasis MT Pro" w:hAnsi="Amasis MT Pro" w:cs="Aptos Serif"/>
          <w:b/>
          <w:bCs/>
          <w:color w:val="C00000"/>
          <w:sz w:val="24"/>
          <w:szCs w:val="24"/>
        </w:rPr>
      </w:pPr>
      <w:r>
        <w:rPr>
          <w:rFonts w:ascii="Amasis MT Pro" w:hAnsi="Amasis MT Pro" w:cs="Aptos Serif"/>
          <w:b/>
          <w:bCs/>
          <w:color w:val="C00000"/>
          <w:sz w:val="24"/>
          <w:szCs w:val="24"/>
        </w:rPr>
        <w:t>3.1 Role &amp; Authority</w:t>
      </w:r>
    </w:p>
    <w:p w14:paraId="3DD4B233" w14:textId="77777777" w:rsidR="00BA081D" w:rsidRDefault="00BA081D">
      <w:pPr>
        <w:spacing w:after="0" w:line="240" w:lineRule="auto"/>
        <w:jc w:val="both"/>
        <w:rPr>
          <w:rFonts w:ascii="Amasis MT Pro" w:hAnsi="Amasis MT Pro" w:cs="Aptos Serif"/>
          <w:b/>
          <w:bCs/>
          <w:color w:val="C00000"/>
          <w:sz w:val="24"/>
          <w:szCs w:val="24"/>
        </w:rPr>
      </w:pPr>
    </w:p>
    <w:p w14:paraId="23C51EBD" w14:textId="77777777" w:rsidR="00BA081D" w:rsidRDefault="00D119E4">
      <w:pPr>
        <w:pStyle w:val="NormalWeb"/>
        <w:spacing w:after="0" w:line="240" w:lineRule="auto"/>
        <w:jc w:val="both"/>
        <w:rPr>
          <w:rFonts w:ascii="Amasis MT Pro" w:hAnsi="Amasis MT Pro"/>
        </w:rPr>
      </w:pPr>
      <w:r>
        <w:rPr>
          <w:rFonts w:ascii="Amasis MT Pro" w:hAnsi="Amasis MT Pro"/>
        </w:rPr>
        <w:t>The General Assembly is the highest decision-making body within RWVCA, responsible for key decisions that shape the association’s operations and governance. The General Assembly has the authority to:</w:t>
      </w:r>
    </w:p>
    <w:p w14:paraId="5C39107A" w14:textId="77777777" w:rsidR="00BA081D" w:rsidRDefault="00D119E4">
      <w:pPr>
        <w:numPr>
          <w:ilvl w:val="0"/>
          <w:numId w:val="27"/>
        </w:numPr>
        <w:spacing w:after="0" w:line="240" w:lineRule="auto"/>
        <w:jc w:val="both"/>
        <w:rPr>
          <w:rFonts w:ascii="Amasis MT Pro" w:hAnsi="Amasis MT Pro" w:cs="Times New Roman"/>
          <w:sz w:val="24"/>
          <w:szCs w:val="24"/>
        </w:rPr>
      </w:pPr>
      <w:r>
        <w:rPr>
          <w:rFonts w:ascii="Amasis MT Pro" w:hAnsi="Amasis MT Pro" w:cs="Times New Roman"/>
          <w:sz w:val="24"/>
          <w:szCs w:val="24"/>
        </w:rPr>
        <w:t>Determine the annual membership contribution amount.</w:t>
      </w:r>
    </w:p>
    <w:p w14:paraId="1439EDAB" w14:textId="77777777" w:rsidR="00BA081D" w:rsidRDefault="00D119E4">
      <w:pPr>
        <w:numPr>
          <w:ilvl w:val="0"/>
          <w:numId w:val="27"/>
        </w:numPr>
        <w:spacing w:before="100" w:beforeAutospacing="1" w:after="100" w:afterAutospacing="1" w:line="240" w:lineRule="auto"/>
        <w:jc w:val="both"/>
        <w:rPr>
          <w:rFonts w:ascii="Amasis MT Pro" w:hAnsi="Amasis MT Pro" w:cs="Times New Roman"/>
          <w:sz w:val="24"/>
          <w:szCs w:val="24"/>
        </w:rPr>
      </w:pPr>
      <w:r>
        <w:rPr>
          <w:rFonts w:ascii="Amasis MT Pro" w:hAnsi="Amasis MT Pro" w:cs="Times New Roman"/>
          <w:sz w:val="24"/>
          <w:szCs w:val="24"/>
        </w:rPr>
        <w:t>Approve new membership applications.</w:t>
      </w:r>
    </w:p>
    <w:p w14:paraId="0D5F6854" w14:textId="77777777" w:rsidR="00BA081D" w:rsidRDefault="00D119E4">
      <w:pPr>
        <w:numPr>
          <w:ilvl w:val="0"/>
          <w:numId w:val="27"/>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Amend the association’s statutes and key governance documents.</w:t>
      </w:r>
    </w:p>
    <w:p w14:paraId="203222A1" w14:textId="77777777" w:rsidR="00BA081D" w:rsidRDefault="00D119E4">
      <w:pPr>
        <w:numPr>
          <w:ilvl w:val="0"/>
          <w:numId w:val="27"/>
        </w:numPr>
        <w:spacing w:after="0" w:line="240" w:lineRule="auto"/>
        <w:jc w:val="both"/>
        <w:rPr>
          <w:rFonts w:ascii="Amasis MT Pro" w:hAnsi="Amasis MT Pro" w:cs="Times New Roman"/>
          <w:sz w:val="24"/>
          <w:szCs w:val="24"/>
        </w:rPr>
      </w:pPr>
      <w:r>
        <w:rPr>
          <w:rFonts w:ascii="Amasis MT Pro" w:hAnsi="Amasis MT Pro" w:cs="Times New Roman"/>
          <w:sz w:val="24"/>
          <w:szCs w:val="24"/>
        </w:rPr>
        <w:t>Handle decisions related to member exclusions, resignations, and other critical matters.</w:t>
      </w:r>
    </w:p>
    <w:p w14:paraId="3E67323C" w14:textId="77777777" w:rsidR="00BA081D" w:rsidRDefault="00BA081D">
      <w:pPr>
        <w:spacing w:after="0" w:line="240" w:lineRule="auto"/>
        <w:ind w:left="720"/>
        <w:jc w:val="both"/>
        <w:rPr>
          <w:rFonts w:ascii="Amasis MT Pro" w:hAnsi="Amasis MT Pro" w:cs="Times New Roman"/>
          <w:sz w:val="24"/>
          <w:szCs w:val="24"/>
        </w:rPr>
      </w:pPr>
    </w:p>
    <w:p w14:paraId="17FF0709" w14:textId="77777777" w:rsidR="00BA081D" w:rsidRDefault="00D119E4">
      <w:pPr>
        <w:spacing w:after="0" w:line="240" w:lineRule="auto"/>
        <w:jc w:val="both"/>
        <w:rPr>
          <w:rFonts w:ascii="Amasis MT Pro" w:hAnsi="Amasis MT Pro" w:cs="Aptos Serif"/>
          <w:b/>
          <w:bCs/>
          <w:color w:val="C00000"/>
          <w:sz w:val="24"/>
          <w:szCs w:val="24"/>
        </w:rPr>
      </w:pPr>
      <w:r>
        <w:rPr>
          <w:rFonts w:ascii="Amasis MT Pro" w:hAnsi="Amasis MT Pro" w:cs="Aptos Serif"/>
          <w:b/>
          <w:bCs/>
          <w:color w:val="C00000"/>
          <w:sz w:val="24"/>
          <w:szCs w:val="24"/>
        </w:rPr>
        <w:t>3.2 Meetings</w:t>
      </w:r>
    </w:p>
    <w:p w14:paraId="2DBD9294" w14:textId="77777777" w:rsidR="00BA081D" w:rsidRDefault="00D119E4">
      <w:pPr>
        <w:pStyle w:val="NormalWeb"/>
        <w:numPr>
          <w:ilvl w:val="0"/>
          <w:numId w:val="28"/>
        </w:numPr>
        <w:spacing w:after="0" w:line="240" w:lineRule="auto"/>
        <w:jc w:val="both"/>
        <w:rPr>
          <w:rFonts w:ascii="Amasis MT Pro" w:hAnsi="Amasis MT Pro"/>
        </w:rPr>
      </w:pPr>
      <w:r>
        <w:rPr>
          <w:rFonts w:ascii="Amasis MT Pro" w:hAnsi="Amasis MT Pro"/>
        </w:rPr>
        <w:t>The General Assembly convenes regularly to review the association’s activities, make key decisions, and ensure active participation of its members.</w:t>
      </w:r>
    </w:p>
    <w:p w14:paraId="5CACF4FB" w14:textId="77777777" w:rsidR="00BA081D" w:rsidRDefault="00D119E4">
      <w:pPr>
        <w:pStyle w:val="NormalWeb"/>
        <w:numPr>
          <w:ilvl w:val="0"/>
          <w:numId w:val="28"/>
        </w:numPr>
        <w:spacing w:after="0" w:line="240" w:lineRule="auto"/>
        <w:jc w:val="both"/>
        <w:rPr>
          <w:rFonts w:ascii="Amasis MT Pro" w:hAnsi="Amasis MT Pro"/>
        </w:rPr>
      </w:pPr>
      <w:r>
        <w:rPr>
          <w:rFonts w:ascii="Amasis MT Pro" w:hAnsi="Amasis MT Pro"/>
        </w:rPr>
        <w:t xml:space="preserve"> Meetings are mandatory, and members who miss more than three consecutive meetings without justification may face penalties or exclusion.</w:t>
      </w:r>
    </w:p>
    <w:p w14:paraId="723F2A61" w14:textId="77777777" w:rsidR="00BA081D" w:rsidRDefault="00BA081D">
      <w:pPr>
        <w:pStyle w:val="NormalWeb"/>
        <w:spacing w:after="0" w:line="240" w:lineRule="auto"/>
        <w:ind w:left="360"/>
        <w:jc w:val="both"/>
        <w:rPr>
          <w:rFonts w:ascii="Amasis MT Pro" w:hAnsi="Amasis MT Pro"/>
        </w:rPr>
      </w:pPr>
    </w:p>
    <w:p w14:paraId="7C49CC56" w14:textId="77777777" w:rsidR="00BA081D" w:rsidRDefault="00D119E4">
      <w:pPr>
        <w:spacing w:after="0" w:line="240" w:lineRule="auto"/>
        <w:jc w:val="both"/>
        <w:rPr>
          <w:rFonts w:ascii="Amasis MT Pro" w:hAnsi="Amasis MT Pro" w:cs="Aptos Serif"/>
          <w:b/>
          <w:bCs/>
          <w:color w:val="C00000"/>
          <w:sz w:val="24"/>
          <w:szCs w:val="24"/>
        </w:rPr>
      </w:pPr>
      <w:r>
        <w:rPr>
          <w:rFonts w:ascii="Amasis MT Pro" w:hAnsi="Amasis MT Pro" w:cs="Aptos Serif"/>
          <w:b/>
          <w:bCs/>
          <w:color w:val="C00000"/>
          <w:sz w:val="24"/>
          <w:szCs w:val="24"/>
        </w:rPr>
        <w:t>3.3 Decisions</w:t>
      </w:r>
    </w:p>
    <w:p w14:paraId="3630FE3F" w14:textId="77777777" w:rsidR="00BA081D" w:rsidRDefault="00D119E4">
      <w:pPr>
        <w:pStyle w:val="NormalWeb"/>
        <w:numPr>
          <w:ilvl w:val="0"/>
          <w:numId w:val="29"/>
        </w:numPr>
        <w:spacing w:after="0" w:line="240" w:lineRule="auto"/>
        <w:jc w:val="both"/>
        <w:rPr>
          <w:rFonts w:ascii="Amasis MT Pro" w:hAnsi="Amasis MT Pro"/>
        </w:rPr>
      </w:pPr>
      <w:r>
        <w:rPr>
          <w:rFonts w:ascii="Amasis MT Pro" w:hAnsi="Amasis MT Pro"/>
        </w:rPr>
        <w:t xml:space="preserve">Decisions made by the General Assembly, such as the exclusion of a member on legitimate grounds, require a 2/3 majority vote of the members in attendance. </w:t>
      </w:r>
    </w:p>
    <w:p w14:paraId="10968C3C" w14:textId="77777777" w:rsidR="00BA081D" w:rsidRDefault="00D119E4">
      <w:pPr>
        <w:pStyle w:val="NormalWeb"/>
        <w:numPr>
          <w:ilvl w:val="0"/>
          <w:numId w:val="29"/>
        </w:numPr>
        <w:spacing w:after="0" w:line="240" w:lineRule="auto"/>
        <w:jc w:val="both"/>
        <w:rPr>
          <w:rFonts w:ascii="Amasis MT Pro" w:hAnsi="Amasis MT Pro"/>
        </w:rPr>
      </w:pPr>
      <w:r>
        <w:rPr>
          <w:rFonts w:ascii="Amasis MT Pro" w:hAnsi="Amasis MT Pro"/>
        </w:rPr>
        <w:t>The General Assembly is also responsible for handling voluntary resignations, which must be submitted in writing to the association’s legal representative for final approval.</w:t>
      </w:r>
    </w:p>
    <w:p w14:paraId="7A8E8900" w14:textId="77777777" w:rsidR="00BA081D" w:rsidRDefault="00BA081D">
      <w:pPr>
        <w:pStyle w:val="NormalWeb"/>
        <w:spacing w:after="0" w:line="240" w:lineRule="auto"/>
        <w:ind w:left="360"/>
        <w:jc w:val="both"/>
        <w:rPr>
          <w:rFonts w:ascii="Amasis MT Pro" w:hAnsi="Amasis MT Pro"/>
        </w:rPr>
      </w:pPr>
    </w:p>
    <w:p w14:paraId="492AAF79" w14:textId="77777777" w:rsidR="00BA081D" w:rsidRDefault="00D119E4">
      <w:pPr>
        <w:spacing w:after="0" w:line="240" w:lineRule="auto"/>
        <w:jc w:val="both"/>
        <w:rPr>
          <w:rFonts w:ascii="Amasis MT Pro" w:hAnsi="Amasis MT Pro" w:cs="Aptos Serif"/>
          <w:b/>
          <w:bCs/>
          <w:color w:val="C00000"/>
          <w:sz w:val="24"/>
          <w:szCs w:val="24"/>
        </w:rPr>
      </w:pPr>
      <w:r>
        <w:rPr>
          <w:rFonts w:ascii="Amasis MT Pro" w:hAnsi="Amasis MT Pro" w:cs="Aptos Serif"/>
          <w:b/>
          <w:bCs/>
          <w:color w:val="C00000"/>
          <w:sz w:val="24"/>
          <w:szCs w:val="24"/>
        </w:rPr>
        <w:t>3.4 Contributions</w:t>
      </w:r>
    </w:p>
    <w:p w14:paraId="059A9325" w14:textId="77777777" w:rsidR="00BA081D" w:rsidRDefault="00D119E4">
      <w:pPr>
        <w:pStyle w:val="NormalWeb"/>
        <w:spacing w:after="0" w:line="240" w:lineRule="auto"/>
        <w:jc w:val="both"/>
        <w:rPr>
          <w:rFonts w:ascii="Amasis MT Pro" w:hAnsi="Amasis MT Pro"/>
        </w:rPr>
      </w:pPr>
      <w:r>
        <w:rPr>
          <w:rFonts w:ascii="Amasis MT Pro" w:hAnsi="Amasis MT Pro"/>
        </w:rPr>
        <w:t>The General Assembly sets the membership fees and dues, ensuring they are reasonable and aligned with the association's operational needs. Non-payment of contributions may result in penalties, including potential exclusion from the association.</w:t>
      </w:r>
    </w:p>
    <w:p w14:paraId="160BB248" w14:textId="77777777" w:rsidR="00BA081D" w:rsidRDefault="00BA081D">
      <w:pPr>
        <w:pStyle w:val="NormalWeb"/>
        <w:spacing w:after="0" w:line="240" w:lineRule="auto"/>
        <w:jc w:val="both"/>
        <w:rPr>
          <w:rFonts w:ascii="Amasis MT Pro" w:hAnsi="Amasis MT Pro"/>
        </w:rPr>
      </w:pPr>
    </w:p>
    <w:p w14:paraId="59C344B4" w14:textId="77777777" w:rsidR="00BA081D" w:rsidRDefault="00D119E4">
      <w:pPr>
        <w:spacing w:after="0" w:line="240" w:lineRule="auto"/>
        <w:rPr>
          <w:rFonts w:ascii="Amasis MT Pro" w:hAnsi="Amasis MT Pro" w:cs="Aptos Serif"/>
          <w:b/>
          <w:bCs/>
          <w:color w:val="C00000"/>
          <w:sz w:val="24"/>
          <w:szCs w:val="24"/>
        </w:rPr>
      </w:pPr>
      <w:r>
        <w:rPr>
          <w:rFonts w:ascii="Amasis MT Pro" w:hAnsi="Amasis MT Pro" w:cs="Aptos Serif"/>
          <w:b/>
          <w:bCs/>
          <w:color w:val="C00000"/>
          <w:sz w:val="24"/>
          <w:szCs w:val="24"/>
        </w:rPr>
        <w:br w:type="page"/>
      </w:r>
    </w:p>
    <w:p w14:paraId="332F9159" w14:textId="77777777" w:rsidR="00BA081D" w:rsidRDefault="00D119E4">
      <w:pPr>
        <w:spacing w:after="0" w:line="240" w:lineRule="auto"/>
        <w:jc w:val="both"/>
        <w:rPr>
          <w:rFonts w:ascii="Amasis MT Pro" w:hAnsi="Amasis MT Pro" w:cs="Aptos Serif"/>
          <w:b/>
          <w:bCs/>
          <w:color w:val="C00000"/>
          <w:sz w:val="24"/>
          <w:szCs w:val="24"/>
        </w:rPr>
      </w:pPr>
      <w:r>
        <w:rPr>
          <w:rFonts w:ascii="Amasis MT Pro" w:hAnsi="Amasis MT Pro" w:cs="Aptos Serif"/>
          <w:b/>
          <w:bCs/>
          <w:color w:val="C00000"/>
          <w:sz w:val="24"/>
          <w:szCs w:val="24"/>
        </w:rPr>
        <w:lastRenderedPageBreak/>
        <w:t>3.5 Quorum</w:t>
      </w:r>
    </w:p>
    <w:p w14:paraId="42E7C2A6" w14:textId="77777777" w:rsidR="00BA081D" w:rsidRDefault="00D119E4">
      <w:pPr>
        <w:pStyle w:val="NormalWeb"/>
        <w:spacing w:after="0" w:line="240" w:lineRule="auto"/>
        <w:jc w:val="both"/>
        <w:rPr>
          <w:rFonts w:ascii="Amasis MT Pro" w:hAnsi="Amasis MT Pro"/>
        </w:rPr>
      </w:pPr>
      <w:r>
        <w:rPr>
          <w:rFonts w:ascii="Amasis MT Pro" w:hAnsi="Amasis MT Pro"/>
        </w:rPr>
        <w:t>For the General Assembly to make decisions, a quorum of 2/3 of the members must be present. This ensures that all major decisions are representative of the broader membership base.</w:t>
      </w:r>
    </w:p>
    <w:p w14:paraId="50232070" w14:textId="77777777" w:rsidR="00BA081D" w:rsidRDefault="00BA081D">
      <w:pPr>
        <w:pStyle w:val="NormalWeb"/>
        <w:spacing w:after="0" w:line="240" w:lineRule="auto"/>
        <w:jc w:val="both"/>
        <w:rPr>
          <w:rFonts w:ascii="Amasis MT Pro" w:hAnsi="Amasis MT Pro"/>
        </w:rPr>
      </w:pPr>
    </w:p>
    <w:p w14:paraId="6EA04320" w14:textId="77777777" w:rsidR="00BA081D" w:rsidRDefault="00D119E4">
      <w:pPr>
        <w:spacing w:after="0" w:line="240" w:lineRule="auto"/>
        <w:jc w:val="both"/>
        <w:rPr>
          <w:rFonts w:ascii="Amasis MT Pro" w:hAnsi="Amasis MT Pro" w:cs="Aptos Serif"/>
          <w:b/>
          <w:bCs/>
          <w:color w:val="C00000"/>
          <w:sz w:val="24"/>
          <w:szCs w:val="24"/>
        </w:rPr>
      </w:pPr>
      <w:r>
        <w:rPr>
          <w:rFonts w:ascii="Amasis MT Pro" w:hAnsi="Amasis MT Pro" w:cs="Aptos Serif"/>
          <w:b/>
          <w:bCs/>
          <w:color w:val="C00000"/>
          <w:sz w:val="24"/>
          <w:szCs w:val="24"/>
        </w:rPr>
        <w:t>3.6 Voting and Discussion</w:t>
      </w:r>
    </w:p>
    <w:p w14:paraId="153C05AF" w14:textId="77777777" w:rsidR="00BA081D" w:rsidRDefault="00D119E4">
      <w:pPr>
        <w:pStyle w:val="NormalWeb"/>
        <w:jc w:val="both"/>
      </w:pPr>
      <w:r>
        <w:t>Voting is the primary mechanism for making decisions in the General Assembly. Matters such as exclusions, membership applications, and financial contributions are resolved through a vote, requiring a 2/3 majority to pass. Discussions during meetings often revolve around key topics such as member admissions, resignations, and contributions.</w:t>
      </w:r>
    </w:p>
    <w:p w14:paraId="3AB2C325" w14:textId="77777777" w:rsidR="00BA081D" w:rsidRDefault="00BA081D">
      <w:pPr>
        <w:pStyle w:val="Heading1"/>
        <w:spacing w:before="0" w:line="240" w:lineRule="auto"/>
        <w:jc w:val="both"/>
        <w:rPr>
          <w:rFonts w:ascii="Times New Roman" w:hAnsi="Times New Roman" w:cs="Times New Roman"/>
          <w:color w:val="auto"/>
          <w:highlight w:val="green"/>
        </w:rPr>
      </w:pPr>
    </w:p>
    <w:p w14:paraId="76F54199" w14:textId="77777777" w:rsidR="00BA081D" w:rsidRDefault="00D119E4">
      <w:pPr>
        <w:pStyle w:val="Heading1"/>
        <w:spacing w:before="0" w:line="240" w:lineRule="auto"/>
        <w:jc w:val="both"/>
        <w:rPr>
          <w:rFonts w:ascii="Amasis MT Pro" w:hAnsi="Amasis MT Pro" w:cs="Aptos Serif"/>
          <w:color w:val="auto"/>
        </w:rPr>
      </w:pPr>
      <w:bookmarkStart w:id="22" w:name="_Toc187865340"/>
      <w:r>
        <w:rPr>
          <w:rFonts w:ascii="Amasis MT Pro" w:hAnsi="Amasis MT Pro" w:cs="Aptos Serif"/>
          <w:color w:val="auto"/>
        </w:rPr>
        <w:t>CHAPTER 4: SUBCOMMITTEES OF THE ASSOCIATION</w:t>
      </w:r>
      <w:bookmarkEnd w:id="22"/>
    </w:p>
    <w:p w14:paraId="39E27EA6" w14:textId="77777777" w:rsidR="00BA081D" w:rsidRDefault="00BA081D">
      <w:pPr>
        <w:rPr>
          <w:highlight w:val="green"/>
        </w:rPr>
      </w:pPr>
    </w:p>
    <w:p w14:paraId="412167B8" w14:textId="77777777" w:rsidR="00BA081D" w:rsidRDefault="00D119E4">
      <w:pPr>
        <w:spacing w:after="0"/>
        <w:rPr>
          <w:rFonts w:ascii="Amasis MT Pro" w:hAnsi="Amasis MT Pro" w:cs="Times New Roman"/>
          <w:b/>
          <w:i/>
          <w:color w:val="C00000"/>
          <w:sz w:val="24"/>
          <w:szCs w:val="24"/>
        </w:rPr>
      </w:pPr>
      <w:r>
        <w:rPr>
          <w:rFonts w:ascii="Amasis MT Pro" w:hAnsi="Amasis MT Pro" w:cs="Times New Roman"/>
          <w:b/>
          <w:color w:val="C00000"/>
          <w:sz w:val="24"/>
          <w:szCs w:val="24"/>
        </w:rPr>
        <w:t>4.1 Executive Committee</w:t>
      </w:r>
    </w:p>
    <w:p w14:paraId="3994C746" w14:textId="77777777" w:rsidR="00BA081D" w:rsidRDefault="00D119E4">
      <w:pPr>
        <w:pStyle w:val="NormalWeb"/>
        <w:spacing w:after="0"/>
        <w:jc w:val="both"/>
        <w:rPr>
          <w:rFonts w:ascii="Amasis MT Pro" w:hAnsi="Amasis MT Pro"/>
        </w:rPr>
      </w:pPr>
      <w:r>
        <w:rPr>
          <w:rFonts w:ascii="Amasis MT Pro" w:hAnsi="Amasis MT Pro"/>
        </w:rPr>
        <w:t>The Executive Committee serves as the governing body responsible for the day-to-day management and strategic direction of the RWVCA. Its core duties include overseeing all operational activities, ensuring compliance with the association’s policies, and providing leadership to members. One of the primary functions of the Executive Committee is membership management, which involves:</w:t>
      </w:r>
    </w:p>
    <w:p w14:paraId="1BADA292" w14:textId="77777777" w:rsidR="00BA081D" w:rsidRDefault="00D119E4">
      <w:pPr>
        <w:pStyle w:val="NormalWeb"/>
        <w:numPr>
          <w:ilvl w:val="0"/>
          <w:numId w:val="30"/>
        </w:numPr>
        <w:spacing w:after="0" w:line="240" w:lineRule="auto"/>
        <w:jc w:val="both"/>
        <w:rPr>
          <w:rFonts w:ascii="Amasis MT Pro" w:hAnsi="Amasis MT Pro"/>
        </w:rPr>
      </w:pPr>
      <w:r>
        <w:rPr>
          <w:rStyle w:val="Strong"/>
          <w:rFonts w:ascii="Amasis MT Pro" w:hAnsi="Amasis MT Pro"/>
        </w:rPr>
        <w:t>Reviewing Membership Applications:</w:t>
      </w:r>
      <w:r>
        <w:rPr>
          <w:rFonts w:ascii="Amasis MT Pro" w:hAnsi="Amasis MT Pro"/>
        </w:rPr>
        <w:t xml:space="preserve"> The committee is tasked with assessing applications from potential members, ensuring they meet the necessary requirements for joining the association. Once evaluated, these applications are prepared for presentation and approval by the General Assembly, which holds the final authority over membership decisions.</w:t>
      </w:r>
    </w:p>
    <w:p w14:paraId="6F428238" w14:textId="77777777" w:rsidR="00BA081D" w:rsidRDefault="00BA081D">
      <w:pPr>
        <w:pStyle w:val="NormalWeb"/>
        <w:spacing w:after="0" w:line="240" w:lineRule="auto"/>
        <w:ind w:left="720"/>
        <w:jc w:val="both"/>
        <w:rPr>
          <w:rFonts w:ascii="Amasis MT Pro" w:hAnsi="Amasis MT Pro"/>
        </w:rPr>
      </w:pPr>
    </w:p>
    <w:p w14:paraId="658A8D9C" w14:textId="77777777" w:rsidR="00BA081D" w:rsidRDefault="00D119E4">
      <w:pPr>
        <w:pStyle w:val="NormalWeb"/>
        <w:numPr>
          <w:ilvl w:val="0"/>
          <w:numId w:val="30"/>
        </w:numPr>
        <w:spacing w:after="0" w:line="240" w:lineRule="auto"/>
        <w:jc w:val="both"/>
        <w:rPr>
          <w:rFonts w:ascii="Amasis MT Pro" w:hAnsi="Amasis MT Pro"/>
        </w:rPr>
      </w:pPr>
      <w:r>
        <w:rPr>
          <w:rStyle w:val="Strong"/>
          <w:rFonts w:ascii="Amasis MT Pro" w:hAnsi="Amasis MT Pro"/>
        </w:rPr>
        <w:t>Assuming the Legal Representative role:</w:t>
      </w:r>
      <w:r>
        <w:rPr>
          <w:rFonts w:ascii="Amasis MT Pro" w:hAnsi="Amasis MT Pro"/>
        </w:rPr>
        <w:t xml:space="preserve"> The legal representative collaborates closely with other Executive Committee members to ensure </w:t>
      </w:r>
      <w:r>
        <w:rPr>
          <w:rFonts w:ascii="Amasis MT Pro" w:hAnsi="Amasis MT Pro"/>
        </w:rPr>
        <w:lastRenderedPageBreak/>
        <w:t>that all communications are properly documented and aligned with legal requirements. This partnership guarantees that the association operates within the legal framework and that all members are informed of their rights and responsibilities.</w:t>
      </w:r>
    </w:p>
    <w:p w14:paraId="0F678FD6" w14:textId="77777777" w:rsidR="00BA081D" w:rsidRDefault="00BA081D">
      <w:pPr>
        <w:pStyle w:val="NormalWeb"/>
        <w:spacing w:after="0" w:line="240" w:lineRule="auto"/>
        <w:jc w:val="both"/>
        <w:rPr>
          <w:rFonts w:ascii="Amasis MT Pro" w:hAnsi="Amasis MT Pro"/>
        </w:rPr>
      </w:pPr>
    </w:p>
    <w:p w14:paraId="1305C961" w14:textId="77777777" w:rsidR="00BA081D" w:rsidRDefault="00D119E4">
      <w:pPr>
        <w:pStyle w:val="NormalWeb"/>
        <w:numPr>
          <w:ilvl w:val="0"/>
          <w:numId w:val="30"/>
        </w:numPr>
        <w:spacing w:after="0" w:line="240" w:lineRule="auto"/>
        <w:jc w:val="both"/>
        <w:rPr>
          <w:rFonts w:ascii="Amasis MT Pro" w:hAnsi="Amasis MT Pro"/>
        </w:rPr>
      </w:pPr>
      <w:r>
        <w:rPr>
          <w:rStyle w:val="Strong"/>
          <w:rFonts w:ascii="Amasis MT Pro" w:hAnsi="Amasis MT Pro"/>
        </w:rPr>
        <w:t>Communication with Members:</w:t>
      </w:r>
      <w:r>
        <w:rPr>
          <w:rFonts w:ascii="Amasis MT Pro" w:hAnsi="Amasis MT Pro"/>
        </w:rPr>
        <w:t xml:space="preserve"> The Executive Committee serves as the main link between the members and the leadership, ensuring timely and effective communication regarding membership status, obligations, and upcoming activities.</w:t>
      </w:r>
    </w:p>
    <w:p w14:paraId="600B5066" w14:textId="77777777" w:rsidR="00BA081D" w:rsidRDefault="00BA081D">
      <w:pPr>
        <w:pStyle w:val="NormalWeb"/>
        <w:spacing w:after="0" w:line="240" w:lineRule="auto"/>
        <w:ind w:left="720"/>
        <w:jc w:val="both"/>
        <w:rPr>
          <w:rStyle w:val="Strong"/>
          <w:rFonts w:ascii="Amasis MT Pro" w:hAnsi="Amasis MT Pro"/>
          <w:b w:val="0"/>
          <w:bCs w:val="0"/>
        </w:rPr>
      </w:pPr>
    </w:p>
    <w:p w14:paraId="2D1841CE" w14:textId="77777777" w:rsidR="00BA081D" w:rsidRDefault="00D119E4">
      <w:pPr>
        <w:pStyle w:val="NormalWeb"/>
        <w:numPr>
          <w:ilvl w:val="0"/>
          <w:numId w:val="30"/>
        </w:numPr>
        <w:spacing w:after="0" w:line="240" w:lineRule="auto"/>
        <w:jc w:val="both"/>
        <w:rPr>
          <w:rFonts w:ascii="Amasis MT Pro" w:hAnsi="Amasis MT Pro"/>
        </w:rPr>
      </w:pPr>
      <w:r>
        <w:rPr>
          <w:rStyle w:val="Strong"/>
          <w:rFonts w:ascii="Amasis MT Pro" w:hAnsi="Amasis MT Pro"/>
        </w:rPr>
        <w:t>Developing Strategic Plans:</w:t>
      </w:r>
      <w:r>
        <w:rPr>
          <w:rFonts w:ascii="Amasis MT Pro" w:hAnsi="Amasis MT Pro"/>
        </w:rPr>
        <w:t xml:space="preserve"> Beyond operational duties, the Executive Committee plays a significant role in crafting the long-term strategic plans for the association, setting goals, and developing policies that foster growth and sustainability.</w:t>
      </w:r>
    </w:p>
    <w:p w14:paraId="16A15321" w14:textId="77777777" w:rsidR="00BA081D" w:rsidRDefault="00D119E4">
      <w:pPr>
        <w:spacing w:after="0" w:line="240" w:lineRule="auto"/>
        <w:rPr>
          <w:rFonts w:ascii="Amasis MT Pro" w:hAnsi="Amasis MT Pro" w:cs="Times New Roman"/>
          <w:sz w:val="24"/>
          <w:szCs w:val="24"/>
        </w:rPr>
      </w:pPr>
      <w:r>
        <w:rPr>
          <w:rFonts w:ascii="Amasis MT Pro" w:hAnsi="Amasis MT Pro"/>
        </w:rPr>
        <w:br w:type="page"/>
      </w:r>
    </w:p>
    <w:p w14:paraId="45FEE3EB" w14:textId="77777777" w:rsidR="00BA081D" w:rsidRDefault="00D119E4">
      <w:pPr>
        <w:spacing w:after="0"/>
        <w:rPr>
          <w:rFonts w:ascii="Amasis MT Pro" w:hAnsi="Amasis MT Pro" w:cs="Times New Roman"/>
          <w:b/>
          <w:color w:val="C00000"/>
          <w:sz w:val="24"/>
          <w:szCs w:val="24"/>
        </w:rPr>
      </w:pPr>
      <w:r>
        <w:rPr>
          <w:rFonts w:ascii="Amasis MT Pro" w:hAnsi="Amasis MT Pro" w:cs="Times New Roman"/>
          <w:b/>
          <w:color w:val="C00000"/>
          <w:sz w:val="24"/>
          <w:szCs w:val="24"/>
        </w:rPr>
        <w:lastRenderedPageBreak/>
        <w:t>4.2 Committee Responsibilities</w:t>
      </w:r>
    </w:p>
    <w:p w14:paraId="5E7A7A6C" w14:textId="77777777" w:rsidR="00BA081D" w:rsidRDefault="00D119E4">
      <w:pPr>
        <w:pStyle w:val="NormalWeb"/>
        <w:spacing w:after="0" w:line="240" w:lineRule="auto"/>
        <w:jc w:val="both"/>
        <w:rPr>
          <w:rFonts w:ascii="Amasis MT Pro" w:hAnsi="Amasis MT Pro"/>
        </w:rPr>
      </w:pPr>
      <w:r>
        <w:rPr>
          <w:rFonts w:ascii="Amasis MT Pro" w:hAnsi="Amasis MT Pro"/>
        </w:rPr>
        <w:t>The responsibilities of the Executive Committee encompass a broad range of tasks aimed at ensuring that RWVCA remains an effective and functional entity. Among its key responsibilities are:</w:t>
      </w:r>
    </w:p>
    <w:p w14:paraId="1BB76916" w14:textId="77777777" w:rsidR="00BA081D" w:rsidRDefault="00D119E4">
      <w:pPr>
        <w:pStyle w:val="NormalWeb"/>
        <w:numPr>
          <w:ilvl w:val="0"/>
          <w:numId w:val="31"/>
        </w:numPr>
        <w:spacing w:after="100" w:afterAutospacing="1" w:line="240" w:lineRule="auto"/>
        <w:jc w:val="both"/>
        <w:rPr>
          <w:rFonts w:ascii="Amasis MT Pro" w:hAnsi="Amasis MT Pro"/>
        </w:rPr>
      </w:pPr>
      <w:r>
        <w:rPr>
          <w:rStyle w:val="Strong"/>
          <w:rFonts w:ascii="Amasis MT Pro" w:hAnsi="Amasis MT Pro"/>
        </w:rPr>
        <w:t>Membership Compliance:</w:t>
      </w:r>
      <w:r>
        <w:rPr>
          <w:rFonts w:ascii="Amasis MT Pro" w:hAnsi="Amasis MT Pro"/>
        </w:rPr>
        <w:t xml:space="preserve"> Ensuring that all members fulfill their obligations, particularly the payment of annual membership fees as one of the top priorities of the Executive Committee. Regular follow-ups, reminders, and actions related to non-compliance (such as penalties or suspensions) are part of its oversight duties.</w:t>
      </w:r>
    </w:p>
    <w:p w14:paraId="66474163" w14:textId="77777777" w:rsidR="00BA081D" w:rsidRDefault="00D119E4">
      <w:pPr>
        <w:pStyle w:val="NormalWeb"/>
        <w:numPr>
          <w:ilvl w:val="0"/>
          <w:numId w:val="31"/>
        </w:numPr>
        <w:spacing w:after="100" w:afterAutospacing="1" w:line="240" w:lineRule="auto"/>
        <w:jc w:val="both"/>
        <w:rPr>
          <w:rFonts w:ascii="Amasis MT Pro" w:hAnsi="Amasis MT Pro"/>
        </w:rPr>
      </w:pPr>
      <w:r>
        <w:rPr>
          <w:rStyle w:val="Strong"/>
          <w:rFonts w:ascii="Amasis MT Pro" w:hAnsi="Amasis MT Pro"/>
        </w:rPr>
        <w:t>Administrative Oversight:</w:t>
      </w:r>
      <w:r>
        <w:rPr>
          <w:rFonts w:ascii="Amasis MT Pro" w:hAnsi="Amasis MT Pro"/>
        </w:rPr>
        <w:t xml:space="preserve"> The Executive Committee support the Executive Director by overseeing the association’s administrative affairs, including maintaining accurate records of membership, handling internal and external communications, and ensuring the smooth execution of RWVCA’s internal procedures.</w:t>
      </w:r>
    </w:p>
    <w:p w14:paraId="56A46F58" w14:textId="77777777" w:rsidR="00BA081D" w:rsidRDefault="00D119E4">
      <w:pPr>
        <w:pStyle w:val="NormalWeb"/>
        <w:numPr>
          <w:ilvl w:val="0"/>
          <w:numId w:val="31"/>
        </w:numPr>
        <w:spacing w:after="100" w:afterAutospacing="1" w:line="240" w:lineRule="auto"/>
        <w:jc w:val="both"/>
        <w:rPr>
          <w:rFonts w:ascii="Amasis MT Pro" w:hAnsi="Amasis MT Pro"/>
        </w:rPr>
      </w:pPr>
      <w:r>
        <w:rPr>
          <w:rStyle w:val="Strong"/>
          <w:rFonts w:ascii="Amasis MT Pro" w:hAnsi="Amasis MT Pro"/>
        </w:rPr>
        <w:t>Supervising Subcommittees:</w:t>
      </w:r>
      <w:r>
        <w:rPr>
          <w:rFonts w:ascii="Amasis MT Pro" w:hAnsi="Amasis MT Pro"/>
        </w:rPr>
        <w:t xml:space="preserve"> The Executive Committee also delegates and supervises the work of various subcommittees that may be formed to handle specific functions or tasks. It ensures that these subcommittees are properly constituted, guided by appropriate terms of reference, and perform their duties in line with the association’s objectives.</w:t>
      </w:r>
    </w:p>
    <w:p w14:paraId="7D5070E3" w14:textId="77777777" w:rsidR="00BA081D" w:rsidRDefault="00D119E4">
      <w:pPr>
        <w:pStyle w:val="NormalWeb"/>
        <w:numPr>
          <w:ilvl w:val="0"/>
          <w:numId w:val="31"/>
        </w:numPr>
        <w:spacing w:after="100" w:afterAutospacing="1" w:line="240" w:lineRule="auto"/>
        <w:jc w:val="both"/>
        <w:rPr>
          <w:rFonts w:ascii="Amasis MT Pro" w:hAnsi="Amasis MT Pro"/>
        </w:rPr>
      </w:pPr>
      <w:r>
        <w:rPr>
          <w:rStyle w:val="Strong"/>
          <w:rFonts w:ascii="Amasis MT Pro" w:hAnsi="Amasis MT Pro"/>
        </w:rPr>
        <w:t>Representation:</w:t>
      </w:r>
      <w:r>
        <w:rPr>
          <w:rFonts w:ascii="Amasis MT Pro" w:hAnsi="Amasis MT Pro"/>
        </w:rPr>
        <w:t xml:space="preserve"> The Executive Committee represents RWVCA in public and private engagements, working with stakeholders such as government bodies, venture capital firms, and other industry partners. This ensures that the association’s interests are properly represented, both locally, regionally and internationally.</w:t>
      </w:r>
    </w:p>
    <w:p w14:paraId="1207A037" w14:textId="77777777" w:rsidR="00BA081D" w:rsidRDefault="00D119E4">
      <w:pPr>
        <w:spacing w:after="0"/>
        <w:rPr>
          <w:rFonts w:ascii="Amasis MT Pro" w:hAnsi="Amasis MT Pro" w:cs="Times New Roman"/>
          <w:b/>
          <w:color w:val="C00000"/>
          <w:sz w:val="24"/>
          <w:szCs w:val="24"/>
        </w:rPr>
      </w:pPr>
      <w:r>
        <w:rPr>
          <w:rFonts w:ascii="Amasis MT Pro" w:hAnsi="Amasis MT Pro" w:cs="Times New Roman"/>
          <w:b/>
          <w:color w:val="C00000"/>
          <w:sz w:val="24"/>
          <w:szCs w:val="24"/>
        </w:rPr>
        <w:t>4.3 General Assembly's Role in decision making process</w:t>
      </w:r>
    </w:p>
    <w:p w14:paraId="499A1940" w14:textId="77777777" w:rsidR="00BA081D" w:rsidRDefault="00D119E4">
      <w:pPr>
        <w:pStyle w:val="NormalWeb"/>
        <w:spacing w:line="240" w:lineRule="auto"/>
        <w:jc w:val="both"/>
        <w:rPr>
          <w:rFonts w:ascii="Amasis MT Pro" w:hAnsi="Amasis MT Pro"/>
        </w:rPr>
      </w:pPr>
      <w:r>
        <w:rPr>
          <w:rFonts w:ascii="Amasis MT Pro" w:hAnsi="Amasis MT Pro"/>
        </w:rPr>
        <w:t>The General Assembly serves as the highest decision-making body within RWVCA. It is composed of all full members and plays a pivotal role in guiding the direction and policies of the association. Specifically, the General Assembly holds the authority to:</w:t>
      </w:r>
    </w:p>
    <w:p w14:paraId="37C779BA" w14:textId="77777777" w:rsidR="00BA081D" w:rsidRDefault="00D119E4">
      <w:pPr>
        <w:pStyle w:val="NormalWeb"/>
        <w:numPr>
          <w:ilvl w:val="0"/>
          <w:numId w:val="32"/>
        </w:numPr>
        <w:spacing w:before="100" w:beforeAutospacing="1" w:after="100" w:afterAutospacing="1" w:line="240" w:lineRule="auto"/>
        <w:jc w:val="both"/>
        <w:rPr>
          <w:rFonts w:ascii="Amasis MT Pro" w:hAnsi="Amasis MT Pro"/>
        </w:rPr>
      </w:pPr>
      <w:r>
        <w:rPr>
          <w:rStyle w:val="Strong"/>
          <w:rFonts w:ascii="Amasis MT Pro" w:hAnsi="Amasis MT Pro"/>
        </w:rPr>
        <w:lastRenderedPageBreak/>
        <w:t>Approve Membership Applications:</w:t>
      </w:r>
      <w:r>
        <w:rPr>
          <w:rFonts w:ascii="Amasis MT Pro" w:hAnsi="Amasis MT Pro"/>
        </w:rPr>
        <w:t xml:space="preserve"> While the Executive Committee may review and recommend applications, the final decision on the acceptance, resignation, or exclusion of members rests with the General Assembly. This ensures transparency and fairness in all membership-related matters.</w:t>
      </w:r>
    </w:p>
    <w:p w14:paraId="7A95A75D" w14:textId="77777777" w:rsidR="00BA081D" w:rsidRDefault="00D119E4">
      <w:pPr>
        <w:pStyle w:val="NormalWeb"/>
        <w:numPr>
          <w:ilvl w:val="0"/>
          <w:numId w:val="32"/>
        </w:numPr>
        <w:spacing w:before="100" w:beforeAutospacing="1" w:after="100" w:afterAutospacing="1" w:line="240" w:lineRule="auto"/>
        <w:jc w:val="both"/>
        <w:rPr>
          <w:rFonts w:ascii="Amasis MT Pro" w:hAnsi="Amasis MT Pro"/>
        </w:rPr>
      </w:pPr>
      <w:r>
        <w:rPr>
          <w:rStyle w:val="Strong"/>
          <w:rFonts w:ascii="Amasis MT Pro" w:hAnsi="Amasis MT Pro"/>
        </w:rPr>
        <w:t>Collaboration with the Executive Committee:</w:t>
      </w:r>
      <w:r>
        <w:rPr>
          <w:rFonts w:ascii="Amasis MT Pro" w:hAnsi="Amasis MT Pro"/>
        </w:rPr>
        <w:t xml:space="preserve"> The General Assembly works closely with the Executive Committee to oversee the implementation of the association’s goals and objectives. This includes holding the Executive Committee accountable for its actions and ensuring that its decisions are in line with the broader mission of the RWVCA.</w:t>
      </w:r>
    </w:p>
    <w:p w14:paraId="5A428FF9" w14:textId="77777777" w:rsidR="00BA081D" w:rsidRDefault="00D119E4">
      <w:pPr>
        <w:pStyle w:val="NormalWeb"/>
        <w:numPr>
          <w:ilvl w:val="0"/>
          <w:numId w:val="32"/>
        </w:numPr>
        <w:spacing w:before="100" w:beforeAutospacing="1" w:after="100" w:afterAutospacing="1" w:line="240" w:lineRule="auto"/>
        <w:jc w:val="both"/>
        <w:rPr>
          <w:rFonts w:ascii="Amasis MT Pro" w:hAnsi="Amasis MT Pro"/>
        </w:rPr>
      </w:pPr>
      <w:r>
        <w:rPr>
          <w:rStyle w:val="Strong"/>
          <w:rFonts w:ascii="Amasis MT Pro" w:hAnsi="Amasis MT Pro"/>
        </w:rPr>
        <w:t>Decision-Making Powers:</w:t>
      </w:r>
      <w:r>
        <w:rPr>
          <w:rFonts w:ascii="Amasis MT Pro" w:hAnsi="Amasis MT Pro"/>
        </w:rPr>
        <w:t xml:space="preserve"> All major decisions regarding the direction of the association, including amendments to policies, changes in leadership, and the adoption of strategic initiatives, approval of annual budget and annual report, </w:t>
      </w:r>
      <w:proofErr w:type="spellStart"/>
      <w:r>
        <w:rPr>
          <w:rFonts w:ascii="Amasis MT Pro" w:hAnsi="Amasis MT Pro"/>
        </w:rPr>
        <w:t>etc</w:t>
      </w:r>
      <w:proofErr w:type="spellEnd"/>
      <w:r>
        <w:rPr>
          <w:rFonts w:ascii="Amasis MT Pro" w:hAnsi="Amasis MT Pro"/>
        </w:rPr>
        <w:t xml:space="preserve"> must be approved by the General Assembly. This democratic approach ensures that all members have a say in shaping the future of the association.</w:t>
      </w:r>
    </w:p>
    <w:p w14:paraId="469A2098" w14:textId="77777777" w:rsidR="00BA081D" w:rsidRDefault="00D119E4">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21E13898" w14:textId="77777777" w:rsidR="00BA081D" w:rsidRDefault="00D119E4">
      <w:pPr>
        <w:spacing w:line="240" w:lineRule="auto"/>
        <w:jc w:val="both"/>
        <w:rPr>
          <w:rFonts w:ascii="Amasis MT Pro" w:hAnsi="Amasis MT Pro" w:cs="Times New Roman"/>
          <w:b/>
          <w:color w:val="C00000"/>
          <w:sz w:val="24"/>
          <w:szCs w:val="24"/>
        </w:rPr>
      </w:pPr>
      <w:r>
        <w:rPr>
          <w:rFonts w:ascii="Amasis MT Pro" w:hAnsi="Amasis MT Pro" w:cs="Times New Roman"/>
          <w:b/>
          <w:color w:val="C00000"/>
          <w:sz w:val="24"/>
          <w:szCs w:val="24"/>
        </w:rPr>
        <w:lastRenderedPageBreak/>
        <w:t>4.4 Financial Responsibilities</w:t>
      </w:r>
    </w:p>
    <w:p w14:paraId="5844DCBC" w14:textId="77777777" w:rsidR="00BA081D" w:rsidRDefault="00D119E4">
      <w:pPr>
        <w:pStyle w:val="NormalWeb"/>
        <w:spacing w:after="0" w:line="240" w:lineRule="auto"/>
        <w:jc w:val="both"/>
        <w:rPr>
          <w:rFonts w:ascii="Amasis MT Pro" w:hAnsi="Amasis MT Pro"/>
        </w:rPr>
      </w:pPr>
      <w:r>
        <w:rPr>
          <w:rFonts w:ascii="Amasis MT Pro" w:hAnsi="Amasis MT Pro"/>
        </w:rPr>
        <w:t>The financial health and sustainability of RWVCA are of paramount importance to its long-term success. The Executive Committee and the permanent secretariat, alongside other designated committees like Audit Committee, are responsible for ensuring that the association’s finances are well-managed. Key aspects of financial responsibility include:</w:t>
      </w:r>
    </w:p>
    <w:p w14:paraId="64D4F701" w14:textId="77777777" w:rsidR="00BA081D" w:rsidRDefault="00D119E4">
      <w:pPr>
        <w:pStyle w:val="NormalWeb"/>
        <w:numPr>
          <w:ilvl w:val="0"/>
          <w:numId w:val="33"/>
        </w:numPr>
        <w:spacing w:after="0" w:line="240" w:lineRule="auto"/>
        <w:jc w:val="both"/>
        <w:rPr>
          <w:rFonts w:ascii="Amasis MT Pro" w:hAnsi="Amasis MT Pro"/>
        </w:rPr>
      </w:pPr>
      <w:r>
        <w:rPr>
          <w:rStyle w:val="Strong"/>
          <w:rFonts w:ascii="Amasis MT Pro" w:hAnsi="Amasis MT Pro"/>
        </w:rPr>
        <w:t>Membership Contributions:</w:t>
      </w:r>
      <w:r>
        <w:rPr>
          <w:rFonts w:ascii="Amasis MT Pro" w:hAnsi="Amasis MT Pro"/>
        </w:rPr>
        <w:t xml:space="preserve"> Members are required to pay annual membership fees, which constitute the primary source of funding for RWVCA’s activities. The Executive Committee oversees the collection of these fees, ensuring that payments are made on time. In addition, commissions payable on each tender secured by the Executive Committee for all the association member companies must be retained at source.</w:t>
      </w:r>
    </w:p>
    <w:p w14:paraId="5914D1FB" w14:textId="77777777" w:rsidR="00BA081D" w:rsidRDefault="00D119E4">
      <w:pPr>
        <w:pStyle w:val="NormalWeb"/>
        <w:numPr>
          <w:ilvl w:val="0"/>
          <w:numId w:val="33"/>
        </w:numPr>
        <w:spacing w:before="100" w:beforeAutospacing="1" w:after="0" w:line="240" w:lineRule="auto"/>
        <w:jc w:val="both"/>
        <w:rPr>
          <w:rFonts w:ascii="Amasis MT Pro" w:hAnsi="Amasis MT Pro"/>
        </w:rPr>
      </w:pPr>
      <w:r>
        <w:rPr>
          <w:rStyle w:val="Strong"/>
          <w:rFonts w:ascii="Amasis MT Pro" w:hAnsi="Amasis MT Pro"/>
        </w:rPr>
        <w:t>Penalties for Non-Compliance:</w:t>
      </w:r>
      <w:r>
        <w:rPr>
          <w:rFonts w:ascii="Amasis MT Pro" w:hAnsi="Amasis MT Pro"/>
        </w:rPr>
        <w:t xml:space="preserve"> Failure to pay membership contributions can result in various penalties, including suspension or exclusion from the association. The Executive Committee ensures that members are notified of impending deadlines and the consequences of non-payment. In cases of repeated non-compliance for two consecutive years, the membership of a concerned member shall be terminated by the General Assembly. Re-admission of previously discontinued member on grounds of non-payment of accumulated dues shall be done upon effective payment of all outstanding arrears to-date plus a penalty of 50% of total arrears. </w:t>
      </w:r>
    </w:p>
    <w:p w14:paraId="0EC86440" w14:textId="77777777" w:rsidR="00BA081D" w:rsidRDefault="00D119E4">
      <w:pPr>
        <w:pStyle w:val="NormalWeb"/>
        <w:numPr>
          <w:ilvl w:val="0"/>
          <w:numId w:val="33"/>
        </w:numPr>
        <w:spacing w:before="100" w:beforeAutospacing="1" w:after="0" w:line="240" w:lineRule="auto"/>
        <w:jc w:val="both"/>
        <w:rPr>
          <w:rFonts w:ascii="Amasis MT Pro" w:hAnsi="Amasis MT Pro"/>
        </w:rPr>
      </w:pPr>
      <w:r>
        <w:rPr>
          <w:rStyle w:val="Strong"/>
          <w:rFonts w:ascii="Amasis MT Pro" w:hAnsi="Amasis MT Pro"/>
        </w:rPr>
        <w:t>Budgeting and Financial Reporting:</w:t>
      </w:r>
      <w:r>
        <w:rPr>
          <w:rFonts w:ascii="Amasis MT Pro" w:hAnsi="Amasis MT Pro"/>
        </w:rPr>
        <w:t xml:space="preserve"> The Executive Committee is also tasked with developing annual budgets, approving expenditures, and ensuring that the association remains financially viable. Regular financial reports are presented to the General Assembly for review and approval, promoting transparency in RWVCA’s financial dealings.</w:t>
      </w:r>
    </w:p>
    <w:p w14:paraId="38BAAB77" w14:textId="77777777" w:rsidR="00BA081D" w:rsidRDefault="00D119E4">
      <w:pPr>
        <w:pStyle w:val="NormalWeb"/>
        <w:numPr>
          <w:ilvl w:val="0"/>
          <w:numId w:val="33"/>
        </w:numPr>
        <w:spacing w:before="100" w:beforeAutospacing="1" w:after="0" w:line="240" w:lineRule="auto"/>
        <w:jc w:val="both"/>
        <w:rPr>
          <w:rFonts w:ascii="Amasis MT Pro" w:hAnsi="Amasis MT Pro"/>
        </w:rPr>
      </w:pPr>
      <w:r>
        <w:rPr>
          <w:rStyle w:val="Strong"/>
          <w:rFonts w:ascii="Amasis MT Pro" w:hAnsi="Amasis MT Pro"/>
        </w:rPr>
        <w:t>Audit and Accountability:</w:t>
      </w:r>
      <w:r>
        <w:rPr>
          <w:rFonts w:ascii="Amasis MT Pro" w:hAnsi="Amasis MT Pro"/>
        </w:rPr>
        <w:t xml:space="preserve"> The General Assembly appoints an audit committee assisted by the Internal auditor and the external auditor to </w:t>
      </w:r>
      <w:r>
        <w:rPr>
          <w:rFonts w:ascii="Amasis MT Pro" w:hAnsi="Amasis MT Pro"/>
        </w:rPr>
        <w:lastRenderedPageBreak/>
        <w:t>review the financial activities of RWVCA, ensuring that funds are properly accounted for and used in accordance with the association’s objectives.</w:t>
      </w:r>
    </w:p>
    <w:p w14:paraId="6C50C141" w14:textId="77777777" w:rsidR="00BA081D" w:rsidRDefault="00BA081D">
      <w:pPr>
        <w:spacing w:after="0" w:line="240" w:lineRule="auto"/>
        <w:jc w:val="both"/>
        <w:rPr>
          <w:rFonts w:ascii="Amasis MT Pro" w:hAnsi="Amasis MT Pro" w:cs="Times New Roman"/>
          <w:b/>
          <w:color w:val="C00000"/>
          <w:sz w:val="14"/>
          <w:szCs w:val="14"/>
        </w:rPr>
      </w:pPr>
    </w:p>
    <w:p w14:paraId="7112D053" w14:textId="77777777" w:rsidR="00BA081D" w:rsidRDefault="00D119E4">
      <w:pPr>
        <w:spacing w:after="0" w:line="240" w:lineRule="auto"/>
        <w:jc w:val="both"/>
        <w:rPr>
          <w:rFonts w:ascii="Amasis MT Pro" w:hAnsi="Amasis MT Pro" w:cs="Times New Roman"/>
          <w:b/>
          <w:color w:val="C00000"/>
          <w:sz w:val="24"/>
          <w:szCs w:val="24"/>
        </w:rPr>
      </w:pPr>
      <w:r>
        <w:rPr>
          <w:rFonts w:ascii="Amasis MT Pro" w:hAnsi="Amasis MT Pro" w:cs="Times New Roman"/>
          <w:b/>
          <w:color w:val="C00000"/>
          <w:sz w:val="24"/>
          <w:szCs w:val="24"/>
        </w:rPr>
        <w:t>4.5 Other Subcommittees and Their Roles</w:t>
      </w:r>
    </w:p>
    <w:p w14:paraId="79CEE7C6" w14:textId="77777777" w:rsidR="00BA081D" w:rsidRDefault="00D119E4">
      <w:pPr>
        <w:pStyle w:val="NormalWeb"/>
        <w:spacing w:after="0" w:line="240" w:lineRule="auto"/>
        <w:jc w:val="both"/>
        <w:rPr>
          <w:rFonts w:ascii="Amasis MT Pro" w:hAnsi="Amasis MT Pro"/>
        </w:rPr>
      </w:pPr>
      <w:r>
        <w:rPr>
          <w:rFonts w:ascii="Amasis MT Pro" w:hAnsi="Amasis MT Pro"/>
        </w:rPr>
        <w:t>In addition to the Executive Committee, RWVCA may establish various subcommittees to address specific areas of the association's operations, such as:</w:t>
      </w:r>
    </w:p>
    <w:p w14:paraId="119E9F3A" w14:textId="77777777" w:rsidR="00BA081D" w:rsidRDefault="00D119E4">
      <w:pPr>
        <w:pStyle w:val="NormalWeb"/>
        <w:numPr>
          <w:ilvl w:val="0"/>
          <w:numId w:val="34"/>
        </w:numPr>
        <w:spacing w:after="0" w:line="240" w:lineRule="auto"/>
        <w:jc w:val="both"/>
        <w:rPr>
          <w:rFonts w:ascii="Amasis MT Pro" w:hAnsi="Amasis MT Pro"/>
        </w:rPr>
      </w:pPr>
      <w:r>
        <w:rPr>
          <w:rStyle w:val="Strong"/>
          <w:rFonts w:ascii="Amasis MT Pro" w:hAnsi="Amasis MT Pro"/>
        </w:rPr>
        <w:t>Finance Subcommittee:</w:t>
      </w:r>
      <w:r>
        <w:rPr>
          <w:rFonts w:ascii="Amasis MT Pro" w:hAnsi="Amasis MT Pro"/>
        </w:rPr>
        <w:t xml:space="preserve"> This subcommittee assists the Executive Committee in managing RWVCA’s financial matters, including budgeting, financial planning, and resource allocation. It plays a crucial role in ensuring that the association’s funds are used effectively to further its goals.</w:t>
      </w:r>
    </w:p>
    <w:p w14:paraId="0D4F3722" w14:textId="77777777" w:rsidR="00BA081D" w:rsidRDefault="00D119E4">
      <w:pPr>
        <w:pStyle w:val="NormalWeb"/>
        <w:numPr>
          <w:ilvl w:val="0"/>
          <w:numId w:val="34"/>
        </w:numPr>
        <w:spacing w:before="100" w:beforeAutospacing="1" w:after="0" w:line="240" w:lineRule="auto"/>
        <w:jc w:val="both"/>
        <w:rPr>
          <w:rFonts w:ascii="Amasis MT Pro" w:hAnsi="Amasis MT Pro"/>
        </w:rPr>
      </w:pPr>
      <w:r>
        <w:rPr>
          <w:rStyle w:val="Strong"/>
          <w:rFonts w:ascii="Amasis MT Pro" w:hAnsi="Amasis MT Pro"/>
        </w:rPr>
        <w:t>Membership Subcommittee:</w:t>
      </w:r>
      <w:r>
        <w:rPr>
          <w:rFonts w:ascii="Amasis MT Pro" w:hAnsi="Amasis MT Pro"/>
        </w:rPr>
        <w:t xml:space="preserve"> Responsible for overseeing the recruitment, onboarding, and retention of members, this subcommittee works closely with the Executive Committee to ensure that RWVCA continues to grow and maintain an engaged and committed membership base.</w:t>
      </w:r>
    </w:p>
    <w:p w14:paraId="3302DCA2" w14:textId="77777777" w:rsidR="00BA081D" w:rsidRDefault="00D119E4">
      <w:pPr>
        <w:pStyle w:val="NormalWeb"/>
        <w:numPr>
          <w:ilvl w:val="0"/>
          <w:numId w:val="34"/>
        </w:numPr>
        <w:spacing w:before="100" w:beforeAutospacing="1" w:after="0" w:line="240" w:lineRule="auto"/>
        <w:jc w:val="both"/>
        <w:rPr>
          <w:rFonts w:ascii="Amasis MT Pro" w:hAnsi="Amasis MT Pro"/>
        </w:rPr>
      </w:pPr>
      <w:r>
        <w:rPr>
          <w:rStyle w:val="Strong"/>
          <w:rFonts w:ascii="Amasis MT Pro" w:hAnsi="Amasis MT Pro"/>
        </w:rPr>
        <w:t>Events Subcommittee:</w:t>
      </w:r>
      <w:r>
        <w:rPr>
          <w:rFonts w:ascii="Amasis MT Pro" w:hAnsi="Amasis MT Pro"/>
        </w:rPr>
        <w:t xml:space="preserve"> This team is charged with organizing events, seminars, and conferences aimed at fostering collaboration and knowledge sharing among members and industry partners. The subcommittee works to ensure that RWVCA remains a dynamic platform for networking and professional development.</w:t>
      </w:r>
    </w:p>
    <w:p w14:paraId="7CA93590" w14:textId="77777777" w:rsidR="00E02CB4" w:rsidRDefault="00E02CB4">
      <w:pPr>
        <w:pStyle w:val="Heading1"/>
        <w:spacing w:before="0" w:line="240" w:lineRule="auto"/>
        <w:jc w:val="both"/>
        <w:rPr>
          <w:ins w:id="23" w:author="HP" w:date="2026-02-10T11:09:00Z"/>
          <w:rFonts w:ascii="Amasis MT Pro" w:hAnsi="Amasis MT Pro" w:cs="Times New Roman"/>
          <w:color w:val="auto"/>
        </w:rPr>
      </w:pPr>
      <w:bookmarkStart w:id="24" w:name="_Toc187865341"/>
    </w:p>
    <w:p w14:paraId="0FD6FF0F" w14:textId="45A59746" w:rsidR="00BA081D" w:rsidRDefault="00D119E4">
      <w:pPr>
        <w:pStyle w:val="Heading1"/>
        <w:spacing w:before="0" w:line="240" w:lineRule="auto"/>
        <w:jc w:val="both"/>
        <w:rPr>
          <w:rFonts w:ascii="Amasis MT Pro" w:hAnsi="Amasis MT Pro" w:cs="Times New Roman"/>
          <w:color w:val="auto"/>
        </w:rPr>
      </w:pPr>
      <w:r>
        <w:rPr>
          <w:rFonts w:ascii="Amasis MT Pro" w:hAnsi="Amasis MT Pro" w:cs="Times New Roman"/>
          <w:color w:val="auto"/>
        </w:rPr>
        <w:t>CHAPTER 5: ORGANS OF RWVCA</w:t>
      </w:r>
      <w:bookmarkEnd w:id="24"/>
    </w:p>
    <w:p w14:paraId="46038B83" w14:textId="77777777" w:rsidR="00BA081D" w:rsidRDefault="00D119E4">
      <w:pPr>
        <w:pStyle w:val="NormalWeb"/>
        <w:jc w:val="both"/>
        <w:rPr>
          <w:rFonts w:ascii="Amasis MT Pro" w:hAnsi="Amasis MT Pro"/>
        </w:rPr>
      </w:pPr>
      <w:r>
        <w:rPr>
          <w:rFonts w:ascii="Amasis MT Pro" w:hAnsi="Amasis MT Pro"/>
        </w:rPr>
        <w:t>The Rwanda Wood Value Chain Association (RWVCA) is governed through a structured system of interconnected organs, each with distinct roles and responsibilities. The following are the key organs of the RWVCA, as depicted in the organizational chart:</w:t>
      </w:r>
    </w:p>
    <w:p w14:paraId="110BE8C0" w14:textId="77777777" w:rsidR="00BA081D" w:rsidRDefault="00D119E4">
      <w:pPr>
        <w:spacing w:line="240" w:lineRule="auto"/>
        <w:jc w:val="both"/>
        <w:rPr>
          <w:rFonts w:ascii="Times New Roman" w:hAnsi="Times New Roman" w:cs="Times New Roman"/>
          <w:sz w:val="24"/>
          <w:szCs w:val="24"/>
        </w:rPr>
      </w:pPr>
      <w:r>
        <w:rPr>
          <w:rFonts w:ascii="Times New Roman" w:hAnsi="Times New Roman" w:cs="Times New Roman"/>
          <w:noProof/>
          <w:sz w:val="24"/>
          <w:szCs w:val="24"/>
          <w:bdr w:val="single" w:sz="4" w:space="0" w:color="auto"/>
        </w:rPr>
        <w:lastRenderedPageBreak/>
        <w:drawing>
          <wp:inline distT="0" distB="0" distL="0" distR="0" wp14:anchorId="542E3F8D" wp14:editId="0D48F78A">
            <wp:extent cx="5920740" cy="2392680"/>
            <wp:effectExtent l="0" t="0" r="0" b="26670"/>
            <wp:docPr id="202729861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0ECBE28" w14:textId="77777777" w:rsidR="00BA081D" w:rsidRDefault="00D119E4">
      <w:pPr>
        <w:jc w:val="both"/>
        <w:rPr>
          <w:rFonts w:ascii="Amasis MT Pro" w:hAnsi="Amasis MT Pro"/>
          <w:color w:val="C00000"/>
          <w:sz w:val="24"/>
          <w:szCs w:val="24"/>
        </w:rPr>
      </w:pPr>
      <w:r>
        <w:rPr>
          <w:rFonts w:ascii="Amasis MT Pro" w:hAnsi="Amasis MT Pro"/>
          <w:b/>
          <w:color w:val="C00000"/>
          <w:sz w:val="24"/>
          <w:szCs w:val="24"/>
        </w:rPr>
        <w:t xml:space="preserve">6.1 </w:t>
      </w:r>
      <w:r>
        <w:rPr>
          <w:rStyle w:val="Strong"/>
          <w:rFonts w:ascii="Amasis MT Pro" w:hAnsi="Amasis MT Pro"/>
          <w:bCs w:val="0"/>
          <w:color w:val="C00000"/>
          <w:sz w:val="24"/>
          <w:szCs w:val="24"/>
        </w:rPr>
        <w:t>General Assembly</w:t>
      </w:r>
    </w:p>
    <w:p w14:paraId="6547C50B" w14:textId="77777777" w:rsidR="00BA081D" w:rsidRDefault="00D119E4">
      <w:pPr>
        <w:pStyle w:val="NormalWeb"/>
        <w:spacing w:after="0" w:line="240" w:lineRule="auto"/>
        <w:jc w:val="both"/>
        <w:rPr>
          <w:rFonts w:ascii="Amasis MT Pro" w:hAnsi="Amasis MT Pro"/>
        </w:rPr>
      </w:pPr>
      <w:r>
        <w:rPr>
          <w:rFonts w:ascii="Amasis MT Pro" w:hAnsi="Amasis MT Pro"/>
        </w:rPr>
        <w:t>The General Assembly is the primary decision-making body of the RWVCA, composed of all members. It holds the ultimate authority over the direction and policies of the association. Decisions made by the General Assembly influence all other organs, ensuring that the objectives of RWVCA are being pursued effectively.</w:t>
      </w:r>
    </w:p>
    <w:p w14:paraId="0D5F1FE6" w14:textId="77777777" w:rsidR="00BA081D" w:rsidRDefault="00D119E4">
      <w:pPr>
        <w:pStyle w:val="NormalWeb"/>
        <w:spacing w:after="0" w:line="240" w:lineRule="auto"/>
        <w:jc w:val="both"/>
        <w:rPr>
          <w:rFonts w:ascii="Amasis MT Pro" w:hAnsi="Amasis MT Pro"/>
        </w:rPr>
      </w:pPr>
      <w:r>
        <w:rPr>
          <w:rFonts w:ascii="Amasis MT Pro" w:hAnsi="Amasis MT Pro"/>
        </w:rPr>
        <w:t>Key responsibilities:</w:t>
      </w:r>
    </w:p>
    <w:p w14:paraId="1557796C" w14:textId="77777777" w:rsidR="00BA081D" w:rsidRDefault="00D119E4">
      <w:pPr>
        <w:numPr>
          <w:ilvl w:val="0"/>
          <w:numId w:val="35"/>
        </w:numPr>
        <w:spacing w:after="0" w:line="240" w:lineRule="auto"/>
        <w:jc w:val="both"/>
        <w:rPr>
          <w:rFonts w:ascii="Amasis MT Pro" w:hAnsi="Amasis MT Pro"/>
          <w:sz w:val="24"/>
          <w:szCs w:val="24"/>
        </w:rPr>
      </w:pPr>
      <w:r>
        <w:rPr>
          <w:rFonts w:ascii="Amasis MT Pro" w:hAnsi="Amasis MT Pro"/>
          <w:sz w:val="24"/>
          <w:szCs w:val="24"/>
        </w:rPr>
        <w:t>Elect members of the Board Committee and other key officials.</w:t>
      </w:r>
    </w:p>
    <w:p w14:paraId="57D9E6EB" w14:textId="77777777" w:rsidR="00BA081D" w:rsidRDefault="00D119E4">
      <w:pPr>
        <w:numPr>
          <w:ilvl w:val="0"/>
          <w:numId w:val="35"/>
        </w:numPr>
        <w:spacing w:before="100" w:beforeAutospacing="1" w:after="0" w:line="240" w:lineRule="auto"/>
        <w:jc w:val="both"/>
        <w:rPr>
          <w:rFonts w:ascii="Amasis MT Pro" w:hAnsi="Amasis MT Pro"/>
          <w:sz w:val="24"/>
          <w:szCs w:val="24"/>
        </w:rPr>
      </w:pPr>
      <w:r>
        <w:rPr>
          <w:rFonts w:ascii="Amasis MT Pro" w:hAnsi="Amasis MT Pro"/>
          <w:sz w:val="24"/>
          <w:szCs w:val="24"/>
        </w:rPr>
        <w:t>Approves or amends the statutes, internal rules, and major strategic decisions.</w:t>
      </w:r>
    </w:p>
    <w:p w14:paraId="5D7CB889" w14:textId="77777777" w:rsidR="00BA081D" w:rsidRDefault="00D119E4">
      <w:pPr>
        <w:numPr>
          <w:ilvl w:val="0"/>
          <w:numId w:val="35"/>
        </w:numPr>
        <w:spacing w:before="100" w:beforeAutospacing="1" w:after="100" w:afterAutospacing="1" w:line="240" w:lineRule="auto"/>
        <w:jc w:val="both"/>
        <w:rPr>
          <w:rFonts w:ascii="Amasis MT Pro" w:hAnsi="Amasis MT Pro"/>
          <w:sz w:val="24"/>
          <w:szCs w:val="24"/>
        </w:rPr>
      </w:pPr>
      <w:r>
        <w:rPr>
          <w:rFonts w:ascii="Amasis MT Pro" w:hAnsi="Amasis MT Pro"/>
          <w:sz w:val="24"/>
          <w:szCs w:val="24"/>
        </w:rPr>
        <w:t>Reviews and approves the association's annual budget and annual reports, including financial statements.</w:t>
      </w:r>
    </w:p>
    <w:p w14:paraId="14C04094" w14:textId="77777777" w:rsidR="00BA081D" w:rsidRDefault="00D119E4">
      <w:pPr>
        <w:numPr>
          <w:ilvl w:val="0"/>
          <w:numId w:val="35"/>
        </w:numPr>
        <w:spacing w:before="100" w:beforeAutospacing="1" w:after="100" w:afterAutospacing="1" w:line="240" w:lineRule="auto"/>
        <w:jc w:val="both"/>
        <w:rPr>
          <w:rFonts w:ascii="Amasis MT Pro" w:hAnsi="Amasis MT Pro"/>
          <w:sz w:val="24"/>
          <w:szCs w:val="24"/>
        </w:rPr>
      </w:pPr>
      <w:r>
        <w:rPr>
          <w:rFonts w:ascii="Amasis MT Pro" w:hAnsi="Amasis MT Pro"/>
          <w:sz w:val="24"/>
          <w:szCs w:val="24"/>
        </w:rPr>
        <w:t>Sets the overall strategic direction of RWVCA.</w:t>
      </w:r>
    </w:p>
    <w:p w14:paraId="2E7A3B51" w14:textId="77777777" w:rsidR="00BA081D" w:rsidRDefault="00D119E4">
      <w:pPr>
        <w:numPr>
          <w:ilvl w:val="0"/>
          <w:numId w:val="35"/>
        </w:numPr>
        <w:spacing w:before="100" w:beforeAutospacing="1" w:after="100" w:afterAutospacing="1" w:line="240" w:lineRule="auto"/>
        <w:jc w:val="both"/>
        <w:rPr>
          <w:rFonts w:ascii="Amasis MT Pro" w:hAnsi="Amasis MT Pro"/>
          <w:sz w:val="24"/>
          <w:szCs w:val="24"/>
        </w:rPr>
      </w:pPr>
      <w:r>
        <w:rPr>
          <w:rFonts w:ascii="Amasis MT Pro" w:hAnsi="Amasis MT Pro"/>
          <w:sz w:val="24"/>
          <w:szCs w:val="24"/>
        </w:rPr>
        <w:t>Delegates the Executive Committee to take daily and quarterly decisions in the best interest of the Association.</w:t>
      </w:r>
    </w:p>
    <w:p w14:paraId="22426C31" w14:textId="77777777" w:rsidR="00BA081D" w:rsidRDefault="00D119E4">
      <w:pPr>
        <w:spacing w:after="0" w:line="240" w:lineRule="auto"/>
        <w:jc w:val="both"/>
        <w:rPr>
          <w:rFonts w:ascii="Amasis MT Pro" w:hAnsi="Amasis MT Pro"/>
          <w:b/>
          <w:color w:val="C00000"/>
          <w:sz w:val="24"/>
          <w:szCs w:val="24"/>
        </w:rPr>
      </w:pPr>
      <w:r>
        <w:rPr>
          <w:rFonts w:ascii="Amasis MT Pro" w:hAnsi="Amasis MT Pro"/>
          <w:b/>
          <w:color w:val="C00000"/>
          <w:sz w:val="24"/>
          <w:szCs w:val="24"/>
        </w:rPr>
        <w:t>6.2 Executive Committee</w:t>
      </w:r>
    </w:p>
    <w:p w14:paraId="693D5E81" w14:textId="77777777" w:rsidR="00BA081D" w:rsidRDefault="00D119E4">
      <w:pPr>
        <w:pStyle w:val="NormalWeb"/>
        <w:spacing w:after="0" w:line="240" w:lineRule="auto"/>
        <w:jc w:val="both"/>
        <w:rPr>
          <w:rFonts w:ascii="Amasis MT Pro" w:hAnsi="Amasis MT Pro"/>
        </w:rPr>
      </w:pPr>
      <w:r>
        <w:rPr>
          <w:rFonts w:ascii="Amasis MT Pro" w:hAnsi="Amasis MT Pro"/>
        </w:rPr>
        <w:t xml:space="preserve">The Executive Committee, often a subset of the Board, handles the association's operational management and ensures that policies set by the General Assembly are implemented effectively. It coordinates the activities of </w:t>
      </w:r>
      <w:r>
        <w:rPr>
          <w:rFonts w:ascii="Amasis MT Pro" w:hAnsi="Amasis MT Pro"/>
        </w:rPr>
        <w:lastRenderedPageBreak/>
        <w:t>the Secretariat and ensures that day-to-day operations align with the RWVCA’s strategic objectives. Key responsibilities:</w:t>
      </w:r>
    </w:p>
    <w:p w14:paraId="725F585F" w14:textId="77777777" w:rsidR="00BA081D" w:rsidRDefault="00D119E4">
      <w:pPr>
        <w:numPr>
          <w:ilvl w:val="0"/>
          <w:numId w:val="36"/>
        </w:numPr>
        <w:spacing w:after="0" w:line="240" w:lineRule="auto"/>
        <w:jc w:val="both"/>
        <w:rPr>
          <w:rFonts w:ascii="Amasis MT Pro" w:hAnsi="Amasis MT Pro"/>
          <w:sz w:val="24"/>
          <w:szCs w:val="24"/>
        </w:rPr>
      </w:pPr>
      <w:r>
        <w:rPr>
          <w:rFonts w:ascii="Amasis MT Pro" w:hAnsi="Amasis MT Pro"/>
          <w:sz w:val="24"/>
          <w:szCs w:val="24"/>
        </w:rPr>
        <w:t>Oversees daily operations.</w:t>
      </w:r>
    </w:p>
    <w:p w14:paraId="4ECE28BA" w14:textId="77777777" w:rsidR="00BA081D" w:rsidRDefault="00D119E4">
      <w:pPr>
        <w:numPr>
          <w:ilvl w:val="0"/>
          <w:numId w:val="36"/>
        </w:numPr>
        <w:spacing w:before="100" w:beforeAutospacing="1" w:after="0" w:line="240" w:lineRule="auto"/>
        <w:jc w:val="both"/>
        <w:rPr>
          <w:rFonts w:ascii="Amasis MT Pro" w:hAnsi="Amasis MT Pro"/>
          <w:sz w:val="24"/>
          <w:szCs w:val="24"/>
        </w:rPr>
      </w:pPr>
      <w:r>
        <w:rPr>
          <w:rFonts w:ascii="Amasis MT Pro" w:hAnsi="Amasis MT Pro"/>
          <w:sz w:val="24"/>
          <w:szCs w:val="24"/>
        </w:rPr>
        <w:t>Implements policies approved by the General Assembly.</w:t>
      </w:r>
    </w:p>
    <w:p w14:paraId="55FD36EB" w14:textId="77777777" w:rsidR="00BA081D" w:rsidRDefault="00D119E4">
      <w:pPr>
        <w:numPr>
          <w:ilvl w:val="0"/>
          <w:numId w:val="36"/>
        </w:numPr>
        <w:spacing w:before="100" w:beforeAutospacing="1" w:after="0" w:line="240" w:lineRule="auto"/>
        <w:jc w:val="both"/>
        <w:rPr>
          <w:rFonts w:ascii="Amasis MT Pro" w:hAnsi="Amasis MT Pro"/>
          <w:sz w:val="24"/>
          <w:szCs w:val="24"/>
        </w:rPr>
      </w:pPr>
      <w:r>
        <w:rPr>
          <w:rFonts w:ascii="Amasis MT Pro" w:hAnsi="Amasis MT Pro"/>
          <w:sz w:val="24"/>
          <w:szCs w:val="24"/>
        </w:rPr>
        <w:t>Manages financial and administrative matters.</w:t>
      </w:r>
    </w:p>
    <w:p w14:paraId="6E30BCEB" w14:textId="37F005F4" w:rsidR="00BA081D" w:rsidRDefault="00D119E4">
      <w:pPr>
        <w:numPr>
          <w:ilvl w:val="0"/>
          <w:numId w:val="36"/>
        </w:numPr>
        <w:spacing w:before="100" w:beforeAutospacing="1" w:after="0" w:line="240" w:lineRule="auto"/>
        <w:jc w:val="both"/>
        <w:rPr>
          <w:ins w:id="25" w:author="HP" w:date="2026-02-10T11:09:00Z"/>
          <w:rFonts w:ascii="Amasis MT Pro" w:hAnsi="Amasis MT Pro"/>
          <w:sz w:val="24"/>
          <w:szCs w:val="24"/>
        </w:rPr>
      </w:pPr>
      <w:r>
        <w:rPr>
          <w:rFonts w:ascii="Amasis MT Pro" w:hAnsi="Amasis MT Pro"/>
          <w:sz w:val="24"/>
          <w:szCs w:val="24"/>
        </w:rPr>
        <w:t>Reports to the General Assembly and ensures that all initiatives are properly executed.</w:t>
      </w:r>
    </w:p>
    <w:p w14:paraId="0E214047" w14:textId="77777777" w:rsidR="00E02CB4" w:rsidRDefault="00E02CB4">
      <w:pPr>
        <w:tabs>
          <w:tab w:val="left" w:pos="720"/>
        </w:tabs>
        <w:spacing w:before="100" w:beforeAutospacing="1" w:after="0" w:line="240" w:lineRule="auto"/>
        <w:ind w:left="720"/>
        <w:jc w:val="both"/>
        <w:rPr>
          <w:rFonts w:ascii="Amasis MT Pro" w:hAnsi="Amasis MT Pro"/>
          <w:sz w:val="24"/>
          <w:szCs w:val="24"/>
        </w:rPr>
        <w:pPrChange w:id="26" w:author="HP" w:date="2026-02-10T11:09:00Z">
          <w:pPr>
            <w:numPr>
              <w:numId w:val="36"/>
            </w:numPr>
            <w:tabs>
              <w:tab w:val="left" w:pos="720"/>
            </w:tabs>
            <w:spacing w:before="100" w:beforeAutospacing="1" w:after="0" w:line="240" w:lineRule="auto"/>
            <w:ind w:left="720" w:hanging="360"/>
            <w:jc w:val="both"/>
          </w:pPr>
        </w:pPrChange>
      </w:pPr>
    </w:p>
    <w:p w14:paraId="5ECC849F" w14:textId="77777777" w:rsidR="00BA081D" w:rsidRDefault="00D119E4">
      <w:pPr>
        <w:pStyle w:val="ListParagraph"/>
        <w:numPr>
          <w:ilvl w:val="1"/>
          <w:numId w:val="37"/>
        </w:numPr>
        <w:spacing w:after="0" w:line="240" w:lineRule="auto"/>
        <w:jc w:val="both"/>
        <w:rPr>
          <w:rFonts w:ascii="Amasis MT Pro" w:hAnsi="Amasis MT Pro"/>
          <w:b/>
          <w:color w:val="C00000"/>
          <w:sz w:val="24"/>
          <w:szCs w:val="24"/>
        </w:rPr>
      </w:pPr>
      <w:r>
        <w:rPr>
          <w:rFonts w:ascii="Amasis MT Pro" w:hAnsi="Amasis MT Pro"/>
          <w:b/>
          <w:color w:val="C00000"/>
          <w:sz w:val="24"/>
          <w:szCs w:val="24"/>
        </w:rPr>
        <w:t>Audit Committee</w:t>
      </w:r>
    </w:p>
    <w:p w14:paraId="6708AE56" w14:textId="77777777" w:rsidR="00BA081D" w:rsidRDefault="00D119E4">
      <w:pPr>
        <w:pStyle w:val="NormalWeb"/>
        <w:spacing w:after="0" w:line="240" w:lineRule="auto"/>
        <w:jc w:val="both"/>
        <w:rPr>
          <w:rFonts w:ascii="Amasis MT Pro" w:hAnsi="Amasis MT Pro"/>
        </w:rPr>
      </w:pPr>
      <w:r>
        <w:t xml:space="preserve">The Audit committee of the Association is to ensure that the RWVCA's financial affairs are transparent and accurate. To better respond to this mandate, the services of both internal and external is inevitable. The Audit committee shall supervise the work of both Internal and External auditors. They are responsible for performing an independent audit of the association's financial records and ensuring </w:t>
      </w:r>
      <w:r>
        <w:rPr>
          <w:rFonts w:ascii="Amasis MT Pro" w:hAnsi="Amasis MT Pro"/>
        </w:rPr>
        <w:t>compliance with accounting standards under the close supervision of the RWVCA Audit Committee. The Audit Committee shall work hand in hand with the Executive Director in the hiring process of the internal and external auditors. Key responsibilities of the Audit committee are:</w:t>
      </w:r>
    </w:p>
    <w:p w14:paraId="53150CA2" w14:textId="77777777" w:rsidR="00BA081D" w:rsidRDefault="00D119E4">
      <w:pPr>
        <w:pStyle w:val="NormalWeb"/>
        <w:numPr>
          <w:ilvl w:val="0"/>
          <w:numId w:val="38"/>
        </w:numPr>
        <w:spacing w:after="0" w:line="240" w:lineRule="auto"/>
        <w:jc w:val="both"/>
        <w:rPr>
          <w:rFonts w:ascii="Amasis MT Pro" w:hAnsi="Amasis MT Pro"/>
        </w:rPr>
      </w:pPr>
      <w:r>
        <w:rPr>
          <w:rFonts w:ascii="Amasis MT Pro" w:hAnsi="Amasis MT Pro"/>
        </w:rPr>
        <w:t>Ensure the establishment of the functioning internal audit services (function).</w:t>
      </w:r>
    </w:p>
    <w:p w14:paraId="69927233" w14:textId="77777777" w:rsidR="00BA081D" w:rsidRDefault="00D119E4">
      <w:pPr>
        <w:pStyle w:val="NormalWeb"/>
        <w:numPr>
          <w:ilvl w:val="0"/>
          <w:numId w:val="38"/>
        </w:numPr>
        <w:spacing w:after="0" w:line="240" w:lineRule="auto"/>
        <w:jc w:val="both"/>
        <w:rPr>
          <w:rFonts w:ascii="Amasis MT Pro" w:hAnsi="Amasis MT Pro"/>
        </w:rPr>
      </w:pPr>
      <w:r>
        <w:rPr>
          <w:rFonts w:ascii="Amasis MT Pro" w:hAnsi="Amasis MT Pro"/>
        </w:rPr>
        <w:t>Review and approve the terms of reference for the External auditor.</w:t>
      </w:r>
    </w:p>
    <w:p w14:paraId="3233F614" w14:textId="77777777" w:rsidR="00BA081D" w:rsidRDefault="00D119E4">
      <w:pPr>
        <w:pStyle w:val="NormalWeb"/>
        <w:numPr>
          <w:ilvl w:val="0"/>
          <w:numId w:val="38"/>
        </w:numPr>
        <w:spacing w:after="0" w:line="240" w:lineRule="auto"/>
        <w:jc w:val="both"/>
        <w:rPr>
          <w:rFonts w:ascii="Amasis MT Pro" w:hAnsi="Amasis MT Pro"/>
        </w:rPr>
      </w:pPr>
      <w:r>
        <w:rPr>
          <w:rFonts w:ascii="Amasis MT Pro" w:hAnsi="Amasis MT Pro"/>
        </w:rPr>
        <w:t>Constitute a panel to hire the services of both Internal and external auditors.</w:t>
      </w:r>
    </w:p>
    <w:p w14:paraId="0E743828" w14:textId="77777777" w:rsidR="00BA081D" w:rsidRDefault="00D119E4">
      <w:pPr>
        <w:pStyle w:val="NormalWeb"/>
        <w:numPr>
          <w:ilvl w:val="0"/>
          <w:numId w:val="38"/>
        </w:numPr>
        <w:spacing w:after="0" w:line="240" w:lineRule="auto"/>
        <w:jc w:val="both"/>
        <w:rPr>
          <w:rFonts w:ascii="Amasis MT Pro" w:hAnsi="Amasis MT Pro"/>
        </w:rPr>
      </w:pPr>
      <w:r>
        <w:rPr>
          <w:rFonts w:ascii="Amasis MT Pro" w:hAnsi="Amasis MT Pro"/>
        </w:rPr>
        <w:t>Review and approve the annual audit plan of the internal audit function.</w:t>
      </w:r>
    </w:p>
    <w:p w14:paraId="1B9B16AC" w14:textId="77777777" w:rsidR="00BA081D" w:rsidRDefault="00D119E4">
      <w:pPr>
        <w:pStyle w:val="NormalWeb"/>
        <w:numPr>
          <w:ilvl w:val="0"/>
          <w:numId w:val="39"/>
        </w:numPr>
        <w:spacing w:after="0" w:line="240" w:lineRule="auto"/>
        <w:jc w:val="both"/>
      </w:pPr>
      <w:r>
        <w:rPr>
          <w:rFonts w:ascii="Amasis MT Pro" w:hAnsi="Amasis MT Pro"/>
        </w:rPr>
        <w:t>Ensure the association’s books of accounts and financial statements are regularly audited and e</w:t>
      </w:r>
      <w:r>
        <w:t>nsure financial transparency and accountability.</w:t>
      </w:r>
    </w:p>
    <w:p w14:paraId="27C18A8B" w14:textId="77777777" w:rsidR="00BA081D" w:rsidRDefault="00D119E4">
      <w:pPr>
        <w:numPr>
          <w:ilvl w:val="0"/>
          <w:numId w:val="39"/>
        </w:numPr>
        <w:spacing w:before="100" w:beforeAutospacing="1" w:after="0" w:line="240" w:lineRule="auto"/>
        <w:jc w:val="both"/>
      </w:pPr>
      <w:r>
        <w:t>Reports findings to the General Assembly for consideration and approval.</w:t>
      </w:r>
    </w:p>
    <w:p w14:paraId="46ECC9F7" w14:textId="77777777" w:rsidR="00BA081D" w:rsidRDefault="00BA081D">
      <w:pPr>
        <w:spacing w:after="0" w:line="240" w:lineRule="auto"/>
        <w:jc w:val="both"/>
        <w:rPr>
          <w:b/>
        </w:rPr>
      </w:pPr>
    </w:p>
    <w:p w14:paraId="050CEFE9" w14:textId="77777777" w:rsidR="00BA081D" w:rsidRDefault="00D119E4">
      <w:pPr>
        <w:pStyle w:val="ListParagraph"/>
        <w:numPr>
          <w:ilvl w:val="1"/>
          <w:numId w:val="37"/>
        </w:numPr>
        <w:spacing w:after="0" w:line="240" w:lineRule="auto"/>
        <w:jc w:val="both"/>
        <w:rPr>
          <w:rFonts w:ascii="Amasis MT Pro" w:hAnsi="Amasis MT Pro"/>
          <w:b/>
          <w:color w:val="C00000"/>
          <w:sz w:val="24"/>
          <w:szCs w:val="24"/>
        </w:rPr>
      </w:pPr>
      <w:r>
        <w:rPr>
          <w:rFonts w:ascii="Amasis MT Pro" w:hAnsi="Amasis MT Pro"/>
          <w:b/>
          <w:color w:val="C00000"/>
          <w:sz w:val="24"/>
          <w:szCs w:val="24"/>
        </w:rPr>
        <w:t>Advisors</w:t>
      </w:r>
    </w:p>
    <w:p w14:paraId="5C5C75B1" w14:textId="77777777" w:rsidR="00BA081D" w:rsidRDefault="00D119E4">
      <w:pPr>
        <w:pStyle w:val="NormalWeb"/>
        <w:spacing w:after="0" w:line="240" w:lineRule="auto"/>
        <w:jc w:val="both"/>
      </w:pPr>
      <w:r>
        <w:t>The Advisors consist of experts from the various clusters and supplemented by professionals in various fields related to venture capital, finance, and investment. They provide specialized knowledge and advice to the Executive Committee and the Board Committee on matters that require expert input. Key responsibilities:</w:t>
      </w:r>
    </w:p>
    <w:p w14:paraId="621BDC0B" w14:textId="77777777" w:rsidR="00BA081D" w:rsidRDefault="00D119E4">
      <w:pPr>
        <w:pStyle w:val="NormalWeb"/>
        <w:numPr>
          <w:ilvl w:val="0"/>
          <w:numId w:val="38"/>
        </w:numPr>
        <w:spacing w:after="0" w:line="240" w:lineRule="auto"/>
        <w:jc w:val="both"/>
        <w:rPr>
          <w:rFonts w:ascii="Amasis MT Pro" w:hAnsi="Amasis MT Pro"/>
        </w:rPr>
      </w:pPr>
      <w:r>
        <w:rPr>
          <w:rFonts w:ascii="Amasis MT Pro" w:hAnsi="Amasis MT Pro"/>
        </w:rPr>
        <w:lastRenderedPageBreak/>
        <w:t>Offers expert advice on policy formulation, investment decisions, and strategic planning.</w:t>
      </w:r>
    </w:p>
    <w:p w14:paraId="61D57C8B" w14:textId="77777777" w:rsidR="00BA081D" w:rsidRDefault="00D119E4">
      <w:pPr>
        <w:pStyle w:val="NormalWeb"/>
        <w:numPr>
          <w:ilvl w:val="0"/>
          <w:numId w:val="38"/>
        </w:numPr>
        <w:spacing w:after="0" w:line="240" w:lineRule="auto"/>
        <w:jc w:val="both"/>
        <w:rPr>
          <w:rFonts w:ascii="Amasis MT Pro" w:hAnsi="Amasis MT Pro"/>
        </w:rPr>
      </w:pPr>
      <w:r>
        <w:rPr>
          <w:rFonts w:ascii="Amasis MT Pro" w:hAnsi="Amasis MT Pro"/>
        </w:rPr>
        <w:t>Provides recommendations on new initiatives and projects.</w:t>
      </w:r>
    </w:p>
    <w:p w14:paraId="5617C593" w14:textId="77777777" w:rsidR="00BA081D" w:rsidRDefault="00D119E4">
      <w:pPr>
        <w:pStyle w:val="NormalWeb"/>
        <w:numPr>
          <w:ilvl w:val="0"/>
          <w:numId w:val="38"/>
        </w:numPr>
        <w:spacing w:after="0" w:line="240" w:lineRule="auto"/>
        <w:jc w:val="both"/>
        <w:rPr>
          <w:rFonts w:ascii="Amasis MT Pro" w:hAnsi="Amasis MT Pro"/>
        </w:rPr>
      </w:pPr>
      <w:r>
        <w:rPr>
          <w:rFonts w:ascii="Amasis MT Pro" w:hAnsi="Amasis MT Pro"/>
        </w:rPr>
        <w:t>Plays an advisory role without voting rights in decision-making.</w:t>
      </w:r>
    </w:p>
    <w:p w14:paraId="69037383" w14:textId="77777777" w:rsidR="00BA081D" w:rsidRDefault="00BA081D">
      <w:pPr>
        <w:pStyle w:val="NormalWeb"/>
        <w:spacing w:after="0" w:line="240" w:lineRule="auto"/>
        <w:ind w:left="720"/>
        <w:jc w:val="both"/>
        <w:rPr>
          <w:rFonts w:ascii="Amasis MT Pro" w:hAnsi="Amasis MT Pro"/>
        </w:rPr>
      </w:pPr>
    </w:p>
    <w:p w14:paraId="447363FF" w14:textId="77777777" w:rsidR="00BA081D" w:rsidRDefault="00D119E4">
      <w:pPr>
        <w:pStyle w:val="ListParagraph"/>
        <w:numPr>
          <w:ilvl w:val="1"/>
          <w:numId w:val="37"/>
        </w:numPr>
        <w:spacing w:after="0" w:line="240" w:lineRule="auto"/>
        <w:jc w:val="both"/>
        <w:rPr>
          <w:rFonts w:ascii="Amasis MT Pro" w:hAnsi="Amasis MT Pro"/>
          <w:b/>
          <w:bCs/>
          <w:color w:val="C00000"/>
          <w:sz w:val="24"/>
          <w:szCs w:val="24"/>
        </w:rPr>
      </w:pPr>
      <w:r>
        <w:rPr>
          <w:rFonts w:ascii="Amasis MT Pro" w:hAnsi="Amasis MT Pro"/>
          <w:b/>
          <w:bCs/>
          <w:color w:val="C00000"/>
          <w:sz w:val="24"/>
          <w:szCs w:val="24"/>
        </w:rPr>
        <w:t xml:space="preserve"> Secretariat</w:t>
      </w:r>
    </w:p>
    <w:p w14:paraId="19D00DB3" w14:textId="77777777" w:rsidR="00BA081D" w:rsidRDefault="00D119E4">
      <w:pPr>
        <w:pStyle w:val="NormalWeb"/>
        <w:spacing w:after="0" w:line="240" w:lineRule="auto"/>
        <w:jc w:val="both"/>
        <w:rPr>
          <w:rFonts w:ascii="Amasis MT Pro" w:hAnsi="Amasis MT Pro"/>
        </w:rPr>
      </w:pPr>
      <w:r>
        <w:rPr>
          <w:rFonts w:ascii="Amasis MT Pro" w:hAnsi="Amasis MT Pro"/>
        </w:rPr>
        <w:t>The Secretariat manages the day-to-day administrative operations of the RWVCA, supporting the work of all other organs. It acts as the communication hub and is responsible for executing the operational tasks assigned by the Executive Committee. Key responsibilities:</w:t>
      </w:r>
    </w:p>
    <w:p w14:paraId="5DAA3A42" w14:textId="77777777" w:rsidR="00BA081D" w:rsidRDefault="00D119E4">
      <w:pPr>
        <w:pStyle w:val="NormalWeb"/>
        <w:numPr>
          <w:ilvl w:val="0"/>
          <w:numId w:val="38"/>
        </w:numPr>
        <w:spacing w:after="0" w:line="240" w:lineRule="auto"/>
        <w:jc w:val="both"/>
        <w:rPr>
          <w:rFonts w:ascii="Amasis MT Pro" w:hAnsi="Amasis MT Pro"/>
        </w:rPr>
      </w:pPr>
      <w:r>
        <w:rPr>
          <w:rFonts w:ascii="Amasis MT Pro" w:hAnsi="Amasis MT Pro"/>
        </w:rPr>
        <w:t>Provides administrative support for meetings, correspondence, and documentation.</w:t>
      </w:r>
    </w:p>
    <w:p w14:paraId="6689D296" w14:textId="77777777" w:rsidR="00BA081D" w:rsidRDefault="00D119E4">
      <w:pPr>
        <w:pStyle w:val="NormalWeb"/>
        <w:numPr>
          <w:ilvl w:val="0"/>
          <w:numId w:val="38"/>
        </w:numPr>
        <w:spacing w:after="0" w:line="240" w:lineRule="auto"/>
        <w:jc w:val="both"/>
        <w:rPr>
          <w:rFonts w:ascii="Amasis MT Pro" w:hAnsi="Amasis MT Pro"/>
        </w:rPr>
      </w:pPr>
      <w:r>
        <w:rPr>
          <w:rFonts w:ascii="Amasis MT Pro" w:hAnsi="Amasis MT Pro"/>
        </w:rPr>
        <w:t>Manages member relations and communications.</w:t>
      </w:r>
    </w:p>
    <w:p w14:paraId="5060B1D0" w14:textId="77777777" w:rsidR="00BA081D" w:rsidRDefault="00D119E4">
      <w:pPr>
        <w:pStyle w:val="NormalWeb"/>
        <w:numPr>
          <w:ilvl w:val="0"/>
          <w:numId w:val="38"/>
        </w:numPr>
        <w:spacing w:after="0" w:line="240" w:lineRule="auto"/>
        <w:jc w:val="both"/>
        <w:rPr>
          <w:rFonts w:ascii="Amasis MT Pro" w:hAnsi="Amasis MT Pro"/>
        </w:rPr>
      </w:pPr>
      <w:r>
        <w:rPr>
          <w:rFonts w:ascii="Amasis MT Pro" w:hAnsi="Amasis MT Pro"/>
        </w:rPr>
        <w:t>Ensures implementation of the association’s initiatives.</w:t>
      </w:r>
    </w:p>
    <w:p w14:paraId="289252EE" w14:textId="77777777" w:rsidR="00BA081D" w:rsidRDefault="00BA081D">
      <w:pPr>
        <w:pStyle w:val="NormalWeb"/>
        <w:spacing w:after="0" w:line="240" w:lineRule="auto"/>
        <w:jc w:val="both"/>
        <w:rPr>
          <w:rFonts w:ascii="Amasis MT Pro" w:hAnsi="Amasis MT Pro"/>
        </w:rPr>
      </w:pPr>
    </w:p>
    <w:p w14:paraId="10842A30" w14:textId="77777777" w:rsidR="00BA081D" w:rsidRDefault="00D119E4">
      <w:pPr>
        <w:pStyle w:val="ListParagraph"/>
        <w:numPr>
          <w:ilvl w:val="1"/>
          <w:numId w:val="37"/>
        </w:numPr>
        <w:spacing w:after="0" w:line="240" w:lineRule="auto"/>
        <w:jc w:val="both"/>
        <w:rPr>
          <w:rFonts w:ascii="Amasis MT Pro" w:hAnsi="Amasis MT Pro"/>
          <w:b/>
          <w:bCs/>
          <w:color w:val="C00000"/>
          <w:sz w:val="24"/>
          <w:szCs w:val="24"/>
        </w:rPr>
      </w:pPr>
      <w:r>
        <w:rPr>
          <w:b/>
          <w:bCs/>
          <w:color w:val="C00000"/>
          <w:sz w:val="24"/>
          <w:szCs w:val="24"/>
        </w:rPr>
        <w:t>Interrelation Between Organs</w:t>
      </w:r>
    </w:p>
    <w:p w14:paraId="39532FFB" w14:textId="77777777" w:rsidR="00BA081D" w:rsidRDefault="00D119E4">
      <w:pPr>
        <w:pStyle w:val="NormalWeb"/>
        <w:spacing w:after="0" w:line="240" w:lineRule="auto"/>
        <w:jc w:val="both"/>
        <w:rPr>
          <w:rFonts w:ascii="Amasis MT Pro" w:hAnsi="Amasis MT Pro"/>
        </w:rPr>
      </w:pPr>
      <w:r>
        <w:rPr>
          <w:rFonts w:ascii="Amasis MT Pro" w:hAnsi="Amasis MT Pro"/>
        </w:rPr>
        <w:t>The organizational structure outlined in the chart shows that all organs of RWVCA—General Assembly, Executive Committee, Audit Committee, Advisors, and Permanent Secretariat—are interconnected, with RWVCA at the core. In addition, the General Assembly can establish ad hoc committees at the request of the Executive Committee to handle specific emerging issues over a given timeframe. The limited mandate ought to be defined, and timeframe of such ad hoc Committees clearly established.  This interconnectedness fosters collaboration, accountability, and alignment with the association’s mission.</w:t>
      </w:r>
    </w:p>
    <w:p w14:paraId="47648108" w14:textId="77777777" w:rsidR="00BA081D" w:rsidRDefault="00D119E4">
      <w:pPr>
        <w:numPr>
          <w:ilvl w:val="0"/>
          <w:numId w:val="40"/>
        </w:numPr>
        <w:spacing w:before="100" w:beforeAutospacing="1" w:after="0" w:line="240" w:lineRule="auto"/>
        <w:jc w:val="both"/>
        <w:rPr>
          <w:rFonts w:ascii="Amasis MT Pro" w:hAnsi="Amasis MT Pro"/>
        </w:rPr>
      </w:pPr>
      <w:r>
        <w:rPr>
          <w:rFonts w:ascii="Amasis MT Pro" w:hAnsi="Amasis MT Pro"/>
        </w:rPr>
        <w:t xml:space="preserve">The </w:t>
      </w:r>
      <w:r>
        <w:rPr>
          <w:rStyle w:val="Strong"/>
          <w:rFonts w:ascii="Amasis MT Pro" w:hAnsi="Amasis MT Pro"/>
        </w:rPr>
        <w:t>General Assembly</w:t>
      </w:r>
      <w:r>
        <w:rPr>
          <w:rFonts w:ascii="Amasis MT Pro" w:hAnsi="Amasis MT Pro"/>
        </w:rPr>
        <w:t xml:space="preserve"> serves as the overarching authority, making strategic decisions and delegating responsibilities.</w:t>
      </w:r>
    </w:p>
    <w:p w14:paraId="75B6E95E" w14:textId="77777777" w:rsidR="00BA081D" w:rsidRDefault="00D119E4">
      <w:pPr>
        <w:numPr>
          <w:ilvl w:val="0"/>
          <w:numId w:val="40"/>
        </w:numPr>
        <w:spacing w:before="100" w:beforeAutospacing="1" w:after="0" w:line="240" w:lineRule="auto"/>
        <w:jc w:val="both"/>
        <w:rPr>
          <w:rFonts w:ascii="Amasis MT Pro" w:hAnsi="Amasis MT Pro"/>
        </w:rPr>
      </w:pPr>
      <w:r>
        <w:rPr>
          <w:rFonts w:ascii="Amasis MT Pro" w:hAnsi="Amasis MT Pro"/>
        </w:rPr>
        <w:t xml:space="preserve">The </w:t>
      </w:r>
      <w:r>
        <w:rPr>
          <w:rStyle w:val="Strong"/>
          <w:rFonts w:ascii="Amasis MT Pro" w:hAnsi="Amasis MT Pro"/>
        </w:rPr>
        <w:t>Executive Committee</w:t>
      </w:r>
      <w:r>
        <w:rPr>
          <w:rFonts w:ascii="Amasis MT Pro" w:hAnsi="Amasis MT Pro"/>
        </w:rPr>
        <w:t xml:space="preserve"> operationalizes the strategies set by the General Assembly, with input from </w:t>
      </w:r>
      <w:r>
        <w:rPr>
          <w:rStyle w:val="Strong"/>
          <w:rFonts w:ascii="Amasis MT Pro" w:hAnsi="Amasis MT Pro"/>
        </w:rPr>
        <w:t>Advisors</w:t>
      </w:r>
      <w:r>
        <w:rPr>
          <w:rFonts w:ascii="Amasis MT Pro" w:hAnsi="Amasis MT Pro"/>
        </w:rPr>
        <w:t xml:space="preserve"> on specialized matters.</w:t>
      </w:r>
    </w:p>
    <w:p w14:paraId="0523B6B6" w14:textId="77777777" w:rsidR="00BA081D" w:rsidRDefault="00D119E4">
      <w:pPr>
        <w:numPr>
          <w:ilvl w:val="0"/>
          <w:numId w:val="40"/>
        </w:numPr>
        <w:spacing w:before="100" w:beforeAutospacing="1" w:after="0" w:line="240" w:lineRule="auto"/>
        <w:jc w:val="both"/>
        <w:rPr>
          <w:rFonts w:ascii="Amasis MT Pro" w:hAnsi="Amasis MT Pro"/>
        </w:rPr>
      </w:pPr>
      <w:r>
        <w:rPr>
          <w:rStyle w:val="Strong"/>
          <w:rFonts w:ascii="Amasis MT Pro" w:hAnsi="Amasis MT Pro"/>
        </w:rPr>
        <w:lastRenderedPageBreak/>
        <w:t xml:space="preserve">Audit </w:t>
      </w:r>
      <w:r>
        <w:rPr>
          <w:rFonts w:ascii="Amasis MT Pro" w:hAnsi="Amasis MT Pro"/>
          <w:b/>
          <w:bCs/>
        </w:rPr>
        <w:t>Committee</w:t>
      </w:r>
      <w:r>
        <w:rPr>
          <w:rFonts w:ascii="Amasis MT Pro" w:hAnsi="Amasis MT Pro"/>
        </w:rPr>
        <w:t xml:space="preserve"> ensures checks and balances through financial oversight, reporting directly to the General Assembly.</w:t>
      </w:r>
    </w:p>
    <w:p w14:paraId="46250576" w14:textId="77777777" w:rsidR="00BA081D" w:rsidRDefault="00D119E4">
      <w:pPr>
        <w:numPr>
          <w:ilvl w:val="0"/>
          <w:numId w:val="40"/>
        </w:numPr>
        <w:spacing w:before="100" w:beforeAutospacing="1" w:after="0" w:line="240" w:lineRule="auto"/>
        <w:jc w:val="both"/>
        <w:rPr>
          <w:rFonts w:ascii="Amasis MT Pro" w:hAnsi="Amasis MT Pro"/>
        </w:rPr>
      </w:pPr>
      <w:r>
        <w:rPr>
          <w:rFonts w:ascii="Amasis MT Pro" w:hAnsi="Amasis MT Pro"/>
        </w:rPr>
        <w:t xml:space="preserve">The </w:t>
      </w:r>
      <w:r>
        <w:rPr>
          <w:rFonts w:ascii="Amasis MT Pro" w:hAnsi="Amasis MT Pro"/>
          <w:b/>
          <w:bCs/>
        </w:rPr>
        <w:t xml:space="preserve">Permanent </w:t>
      </w:r>
      <w:r>
        <w:rPr>
          <w:rStyle w:val="Strong"/>
          <w:rFonts w:ascii="Amasis MT Pro" w:hAnsi="Amasis MT Pro"/>
        </w:rPr>
        <w:t>Secretariat</w:t>
      </w:r>
      <w:r>
        <w:rPr>
          <w:rFonts w:ascii="Amasis MT Pro" w:hAnsi="Amasis MT Pro"/>
        </w:rPr>
        <w:t xml:space="preserve"> handles the day-to-day tasks, ensuring smooth operations across all levels.</w:t>
      </w:r>
    </w:p>
    <w:p w14:paraId="154F5331" w14:textId="77777777" w:rsidR="00BA081D" w:rsidRDefault="00BA081D">
      <w:pPr>
        <w:pStyle w:val="NormalWeb"/>
        <w:spacing w:after="0" w:line="240" w:lineRule="auto"/>
        <w:jc w:val="both"/>
        <w:rPr>
          <w:rFonts w:ascii="Amasis MT Pro" w:hAnsi="Amasis MT Pro"/>
        </w:rPr>
      </w:pPr>
    </w:p>
    <w:p w14:paraId="1F3731AE" w14:textId="77777777" w:rsidR="00BA081D" w:rsidRDefault="00D119E4">
      <w:pPr>
        <w:pStyle w:val="NormalWeb"/>
        <w:spacing w:after="0" w:line="240" w:lineRule="auto"/>
        <w:jc w:val="both"/>
        <w:rPr>
          <w:rFonts w:ascii="Amasis MT Pro" w:hAnsi="Amasis MT Pro"/>
        </w:rPr>
      </w:pPr>
      <w:r>
        <w:rPr>
          <w:rFonts w:ascii="Amasis MT Pro" w:hAnsi="Amasis MT Pro"/>
        </w:rPr>
        <w:t>This structure enables RWVCA to maintain a balanced and efficient system of governance, allowing for effective decision-making, oversight, and execution of its goals.</w:t>
      </w:r>
    </w:p>
    <w:p w14:paraId="2379A080" w14:textId="77777777" w:rsidR="00BA081D" w:rsidRDefault="00BA081D">
      <w:pPr>
        <w:pStyle w:val="NormalWeb"/>
        <w:spacing w:after="0" w:line="240" w:lineRule="auto"/>
        <w:jc w:val="both"/>
        <w:rPr>
          <w:rFonts w:ascii="Amasis MT Pro" w:hAnsi="Amasis MT Pro"/>
        </w:rPr>
      </w:pPr>
    </w:p>
    <w:p w14:paraId="0C0F2280" w14:textId="77777777" w:rsidR="00BA081D" w:rsidRDefault="00BA081D">
      <w:pPr>
        <w:pStyle w:val="NormalWeb"/>
        <w:spacing w:after="0" w:line="240" w:lineRule="auto"/>
        <w:jc w:val="both"/>
        <w:rPr>
          <w:rFonts w:ascii="Amasis MT Pro" w:hAnsi="Amasis MT Pro"/>
        </w:rPr>
      </w:pPr>
    </w:p>
    <w:p w14:paraId="3BAB2D5E" w14:textId="77777777" w:rsidR="00BA081D" w:rsidRDefault="00D119E4">
      <w:pPr>
        <w:pStyle w:val="Heading1"/>
        <w:spacing w:before="0" w:line="240" w:lineRule="auto"/>
        <w:jc w:val="both"/>
        <w:rPr>
          <w:rFonts w:ascii="Amasis MT Pro" w:hAnsi="Amasis MT Pro" w:cs="Aptos Serif"/>
          <w:color w:val="auto"/>
        </w:rPr>
      </w:pPr>
      <w:bookmarkStart w:id="27" w:name="_Toc187865342"/>
      <w:r>
        <w:rPr>
          <w:rFonts w:ascii="Amasis MT Pro" w:hAnsi="Amasis MT Pro" w:cs="Aptos Serif"/>
          <w:color w:val="auto"/>
        </w:rPr>
        <w:t>CHAPTER 7: INTERNAL FUNCTIONS OF RWVCA AND THEIR PROCEDURES</w:t>
      </w:r>
      <w:bookmarkEnd w:id="27"/>
    </w:p>
    <w:p w14:paraId="30F830B6" w14:textId="77777777" w:rsidR="00BA081D" w:rsidRDefault="00BA081D">
      <w:pPr>
        <w:jc w:val="both"/>
        <w:rPr>
          <w:rFonts w:ascii="Amasis MT Pro" w:hAnsi="Amasis MT Pro"/>
          <w:sz w:val="24"/>
          <w:szCs w:val="24"/>
        </w:rPr>
      </w:pPr>
    </w:p>
    <w:p w14:paraId="3C718D7C" w14:textId="77777777" w:rsidR="00BA081D" w:rsidRDefault="00D119E4">
      <w:pPr>
        <w:pStyle w:val="NormalWeb"/>
        <w:jc w:val="both"/>
        <w:rPr>
          <w:rFonts w:ascii="Amasis MT Pro" w:hAnsi="Amasis MT Pro"/>
        </w:rPr>
      </w:pPr>
      <w:r>
        <w:rPr>
          <w:rFonts w:ascii="Amasis MT Pro" w:hAnsi="Amasis MT Pro"/>
        </w:rPr>
        <w:t xml:space="preserve">The internal functions of the Rwanda Wood Value Chain Association </w:t>
      </w:r>
      <w:r>
        <w:rPr>
          <w:rStyle w:val="Strong"/>
          <w:rFonts w:ascii="Amasis MT Pro" w:hAnsi="Amasis MT Pro"/>
        </w:rPr>
        <w:t>(RWVCA)</w:t>
      </w:r>
      <w:r>
        <w:rPr>
          <w:rFonts w:ascii="Amasis MT Pro" w:hAnsi="Amasis MT Pro"/>
        </w:rPr>
        <w:t xml:space="preserve"> are designed to ensure smooth operations and efficient service delivery to both members and external stakeholders. This chapter outlines the key procedures for customer services, mail handling, and phone call management, ensuring that all processes are standardized, documented, and traceable.</w:t>
      </w:r>
    </w:p>
    <w:p w14:paraId="6B4D9FF1" w14:textId="77777777" w:rsidR="00BA081D" w:rsidRDefault="00D119E4">
      <w:pPr>
        <w:jc w:val="both"/>
        <w:rPr>
          <w:rFonts w:ascii="Amasis MT Pro" w:hAnsi="Amasis MT Pro"/>
          <w:b/>
          <w:color w:val="943634" w:themeColor="accent2" w:themeShade="BF"/>
          <w:sz w:val="24"/>
          <w:szCs w:val="24"/>
        </w:rPr>
      </w:pPr>
      <w:r>
        <w:rPr>
          <w:rFonts w:ascii="Amasis MT Pro" w:hAnsi="Amasis MT Pro"/>
          <w:b/>
          <w:color w:val="943634" w:themeColor="accent2" w:themeShade="BF"/>
          <w:sz w:val="24"/>
          <w:szCs w:val="24"/>
        </w:rPr>
        <w:t xml:space="preserve">7.1 </w:t>
      </w:r>
      <w:r>
        <w:rPr>
          <w:rStyle w:val="Strong"/>
          <w:rFonts w:ascii="Amasis MT Pro" w:hAnsi="Amasis MT Pro"/>
          <w:bCs w:val="0"/>
          <w:color w:val="943634" w:themeColor="accent2" w:themeShade="BF"/>
          <w:sz w:val="24"/>
          <w:szCs w:val="24"/>
        </w:rPr>
        <w:t>Customer Services</w:t>
      </w:r>
    </w:p>
    <w:p w14:paraId="1BFDCED9" w14:textId="77777777" w:rsidR="00BA081D" w:rsidRDefault="00D119E4">
      <w:pPr>
        <w:pStyle w:val="NormalWeb"/>
        <w:spacing w:after="0" w:line="240" w:lineRule="auto"/>
        <w:jc w:val="both"/>
        <w:rPr>
          <w:rFonts w:ascii="Amasis MT Pro" w:hAnsi="Amasis MT Pro"/>
        </w:rPr>
      </w:pPr>
      <w:r>
        <w:rPr>
          <w:rFonts w:ascii="Amasis MT Pro" w:hAnsi="Amasis MT Pro"/>
        </w:rPr>
        <w:t xml:space="preserve">The </w:t>
      </w:r>
      <w:r>
        <w:rPr>
          <w:rStyle w:val="Strong"/>
          <w:rFonts w:ascii="Amasis MT Pro" w:hAnsi="Amasis MT Pro"/>
        </w:rPr>
        <w:t>Customer Services</w:t>
      </w:r>
      <w:r>
        <w:rPr>
          <w:rFonts w:ascii="Amasis MT Pro" w:hAnsi="Amasis MT Pro"/>
        </w:rPr>
        <w:t xml:space="preserve"> function at RWVCA focuses on delivering efficient and professional communication with members, stakeholders, and customers. The following processes are key to ensuring a positive customer experience:</w:t>
      </w:r>
    </w:p>
    <w:p w14:paraId="72F51CB1" w14:textId="77777777" w:rsidR="00BA081D" w:rsidRDefault="00BA081D">
      <w:pPr>
        <w:spacing w:after="0" w:line="240" w:lineRule="auto"/>
        <w:jc w:val="both"/>
        <w:rPr>
          <w:rFonts w:ascii="Amasis MT Pro" w:hAnsi="Amasis MT Pro"/>
          <w:bCs/>
          <w:i/>
          <w:iCs/>
          <w:sz w:val="24"/>
          <w:szCs w:val="24"/>
        </w:rPr>
      </w:pPr>
    </w:p>
    <w:p w14:paraId="405AA58A" w14:textId="77777777" w:rsidR="00BA081D" w:rsidRDefault="00D119E4">
      <w:pPr>
        <w:spacing w:after="0" w:line="240" w:lineRule="auto"/>
        <w:jc w:val="both"/>
        <w:rPr>
          <w:rFonts w:ascii="Amasis MT Pro" w:hAnsi="Amasis MT Pro"/>
          <w:bCs/>
          <w:i/>
          <w:iCs/>
          <w:sz w:val="24"/>
          <w:szCs w:val="24"/>
        </w:rPr>
      </w:pPr>
      <w:r>
        <w:rPr>
          <w:rFonts w:ascii="Amasis MT Pro" w:hAnsi="Amasis MT Pro"/>
          <w:b/>
          <w:i/>
          <w:iCs/>
          <w:sz w:val="24"/>
          <w:szCs w:val="24"/>
        </w:rPr>
        <w:t>7.1.1</w:t>
      </w:r>
      <w:r>
        <w:rPr>
          <w:rFonts w:ascii="Amasis MT Pro" w:hAnsi="Amasis MT Pro"/>
          <w:bCs/>
          <w:i/>
          <w:iCs/>
          <w:sz w:val="24"/>
          <w:szCs w:val="24"/>
        </w:rPr>
        <w:t xml:space="preserve"> </w:t>
      </w:r>
      <w:r>
        <w:rPr>
          <w:rStyle w:val="Strong"/>
          <w:rFonts w:ascii="Amasis MT Pro" w:hAnsi="Amasis MT Pro"/>
          <w:bCs w:val="0"/>
          <w:i/>
          <w:iCs/>
          <w:sz w:val="24"/>
          <w:szCs w:val="24"/>
        </w:rPr>
        <w:t>Communication</w:t>
      </w:r>
    </w:p>
    <w:p w14:paraId="708D870E" w14:textId="77777777" w:rsidR="00BA081D" w:rsidRDefault="00D119E4">
      <w:pPr>
        <w:numPr>
          <w:ilvl w:val="0"/>
          <w:numId w:val="41"/>
        </w:numPr>
        <w:spacing w:after="0" w:line="240" w:lineRule="auto"/>
        <w:jc w:val="both"/>
        <w:rPr>
          <w:rFonts w:ascii="Amasis MT Pro" w:hAnsi="Amasis MT Pro"/>
          <w:sz w:val="24"/>
          <w:szCs w:val="24"/>
        </w:rPr>
      </w:pPr>
      <w:r>
        <w:rPr>
          <w:rFonts w:ascii="Amasis MT Pro" w:hAnsi="Amasis MT Pro"/>
          <w:sz w:val="24"/>
          <w:szCs w:val="24"/>
        </w:rPr>
        <w:t>Establish a standardized communication protocol, including scheduled calls, emails, and meetings.</w:t>
      </w:r>
    </w:p>
    <w:p w14:paraId="008321D2" w14:textId="77777777" w:rsidR="00BA081D" w:rsidRDefault="00D119E4">
      <w:pPr>
        <w:numPr>
          <w:ilvl w:val="0"/>
          <w:numId w:val="41"/>
        </w:numPr>
        <w:spacing w:before="100" w:beforeAutospacing="1" w:after="0" w:line="240" w:lineRule="auto"/>
        <w:jc w:val="both"/>
        <w:rPr>
          <w:rFonts w:ascii="Amasis MT Pro" w:hAnsi="Amasis MT Pro"/>
          <w:sz w:val="24"/>
          <w:szCs w:val="24"/>
        </w:rPr>
      </w:pPr>
      <w:r>
        <w:rPr>
          <w:rFonts w:ascii="Amasis MT Pro" w:hAnsi="Amasis MT Pro"/>
          <w:sz w:val="24"/>
          <w:szCs w:val="24"/>
        </w:rPr>
        <w:t>Ensure timely responses to inquiries and consistent follow-up to keep stakeholders informed.</w:t>
      </w:r>
    </w:p>
    <w:p w14:paraId="41B520F9" w14:textId="77777777" w:rsidR="00BA081D" w:rsidRDefault="00BA081D">
      <w:pPr>
        <w:spacing w:after="0" w:line="240" w:lineRule="auto"/>
        <w:jc w:val="both"/>
        <w:rPr>
          <w:rFonts w:ascii="Amasis MT Pro" w:hAnsi="Amasis MT Pro"/>
          <w:b/>
          <w:sz w:val="24"/>
          <w:szCs w:val="24"/>
        </w:rPr>
      </w:pPr>
    </w:p>
    <w:p w14:paraId="5CBEC653" w14:textId="77777777" w:rsidR="00BA081D" w:rsidRDefault="00D119E4">
      <w:pPr>
        <w:spacing w:after="0" w:line="240" w:lineRule="auto"/>
        <w:jc w:val="both"/>
        <w:rPr>
          <w:rFonts w:ascii="Amasis MT Pro" w:hAnsi="Amasis MT Pro"/>
          <w:b/>
          <w:i/>
          <w:iCs/>
          <w:sz w:val="24"/>
          <w:szCs w:val="24"/>
        </w:rPr>
      </w:pPr>
      <w:r>
        <w:rPr>
          <w:rFonts w:ascii="Amasis MT Pro" w:hAnsi="Amasis MT Pro"/>
          <w:b/>
          <w:i/>
          <w:iCs/>
          <w:sz w:val="24"/>
          <w:szCs w:val="24"/>
        </w:rPr>
        <w:t xml:space="preserve">7.1.2 </w:t>
      </w:r>
      <w:r>
        <w:rPr>
          <w:b/>
          <w:bCs/>
          <w:i/>
          <w:iCs/>
          <w:sz w:val="24"/>
          <w:szCs w:val="24"/>
        </w:rPr>
        <w:t>Handling Customer Inquiries</w:t>
      </w:r>
    </w:p>
    <w:p w14:paraId="1DCB499A" w14:textId="77777777" w:rsidR="00BA081D" w:rsidRDefault="00D119E4">
      <w:pPr>
        <w:numPr>
          <w:ilvl w:val="0"/>
          <w:numId w:val="42"/>
        </w:numPr>
        <w:spacing w:after="0" w:line="240" w:lineRule="auto"/>
        <w:jc w:val="both"/>
        <w:rPr>
          <w:rFonts w:ascii="Amasis MT Pro" w:hAnsi="Amasis MT Pro"/>
          <w:sz w:val="24"/>
          <w:szCs w:val="24"/>
        </w:rPr>
      </w:pPr>
      <w:r>
        <w:rPr>
          <w:rFonts w:ascii="Amasis MT Pro" w:hAnsi="Amasis MT Pro"/>
          <w:sz w:val="24"/>
          <w:szCs w:val="24"/>
        </w:rPr>
        <w:t>All inquiries must be responded to promptly and professionally.</w:t>
      </w:r>
    </w:p>
    <w:p w14:paraId="1AD35E8E" w14:textId="77777777" w:rsidR="00BA081D" w:rsidRDefault="00D119E4">
      <w:pPr>
        <w:numPr>
          <w:ilvl w:val="0"/>
          <w:numId w:val="42"/>
        </w:numPr>
        <w:spacing w:before="100" w:beforeAutospacing="1" w:after="0" w:line="240" w:lineRule="auto"/>
        <w:jc w:val="both"/>
        <w:rPr>
          <w:rFonts w:ascii="Amasis MT Pro" w:hAnsi="Amasis MT Pro"/>
          <w:sz w:val="24"/>
          <w:szCs w:val="24"/>
        </w:rPr>
      </w:pPr>
      <w:r>
        <w:rPr>
          <w:rFonts w:ascii="Amasis MT Pro" w:hAnsi="Amasis MT Pro"/>
          <w:sz w:val="24"/>
          <w:szCs w:val="24"/>
        </w:rPr>
        <w:t>If an inquiry requires further investigation, the customer should be informed of the expected timeline for a response.</w:t>
      </w:r>
    </w:p>
    <w:p w14:paraId="39DF3D9C" w14:textId="77777777" w:rsidR="00BA081D" w:rsidRDefault="00BA081D">
      <w:pPr>
        <w:spacing w:after="0" w:line="240" w:lineRule="auto"/>
        <w:jc w:val="both"/>
        <w:rPr>
          <w:rFonts w:ascii="Amasis MT Pro" w:hAnsi="Amasis MT Pro"/>
          <w:b/>
          <w:sz w:val="24"/>
          <w:szCs w:val="24"/>
        </w:rPr>
      </w:pPr>
    </w:p>
    <w:p w14:paraId="444B6336" w14:textId="77777777" w:rsidR="00BA081D" w:rsidRDefault="00D119E4">
      <w:pPr>
        <w:spacing w:after="0" w:line="240" w:lineRule="auto"/>
        <w:jc w:val="both"/>
        <w:rPr>
          <w:rFonts w:ascii="Amasis MT Pro" w:hAnsi="Amasis MT Pro"/>
          <w:b/>
          <w:i/>
          <w:iCs/>
          <w:sz w:val="24"/>
          <w:szCs w:val="24"/>
        </w:rPr>
      </w:pPr>
      <w:r>
        <w:rPr>
          <w:rFonts w:ascii="Amasis MT Pro" w:hAnsi="Amasis MT Pro"/>
          <w:b/>
          <w:i/>
          <w:iCs/>
          <w:sz w:val="24"/>
          <w:szCs w:val="24"/>
        </w:rPr>
        <w:t xml:space="preserve">7.1.3 </w:t>
      </w:r>
      <w:r>
        <w:rPr>
          <w:rStyle w:val="Strong"/>
          <w:rFonts w:ascii="Amasis MT Pro" w:hAnsi="Amasis MT Pro"/>
          <w:bCs w:val="0"/>
          <w:i/>
          <w:iCs/>
          <w:sz w:val="24"/>
          <w:szCs w:val="24"/>
        </w:rPr>
        <w:t>Resolving Customer Issues</w:t>
      </w:r>
    </w:p>
    <w:p w14:paraId="1B29EAC8" w14:textId="77777777" w:rsidR="00BA081D" w:rsidRDefault="00D119E4">
      <w:pPr>
        <w:numPr>
          <w:ilvl w:val="0"/>
          <w:numId w:val="43"/>
        </w:numPr>
        <w:spacing w:after="0" w:line="240" w:lineRule="auto"/>
        <w:jc w:val="both"/>
        <w:rPr>
          <w:rFonts w:ascii="Amasis MT Pro" w:hAnsi="Amasis MT Pro"/>
          <w:sz w:val="24"/>
          <w:szCs w:val="24"/>
        </w:rPr>
      </w:pPr>
      <w:r>
        <w:rPr>
          <w:rFonts w:ascii="Amasis MT Pro" w:hAnsi="Amasis MT Pro"/>
          <w:sz w:val="24"/>
          <w:szCs w:val="24"/>
        </w:rPr>
        <w:t>Document and track all customer complaints or issues.</w:t>
      </w:r>
    </w:p>
    <w:p w14:paraId="3220BE2B" w14:textId="77777777" w:rsidR="00BA081D" w:rsidRDefault="00D119E4">
      <w:pPr>
        <w:numPr>
          <w:ilvl w:val="0"/>
          <w:numId w:val="43"/>
        </w:numPr>
        <w:spacing w:before="100" w:beforeAutospacing="1" w:after="100" w:afterAutospacing="1" w:line="240" w:lineRule="auto"/>
        <w:jc w:val="both"/>
        <w:rPr>
          <w:rFonts w:ascii="Amasis MT Pro" w:hAnsi="Amasis MT Pro"/>
          <w:sz w:val="24"/>
          <w:szCs w:val="24"/>
        </w:rPr>
      </w:pPr>
      <w:r>
        <w:rPr>
          <w:rFonts w:ascii="Amasis MT Pro" w:hAnsi="Amasis MT Pro"/>
          <w:sz w:val="24"/>
          <w:szCs w:val="24"/>
        </w:rPr>
        <w:t>Address issues promptly and escalate them if necessary.</w:t>
      </w:r>
    </w:p>
    <w:p w14:paraId="2D2C4459" w14:textId="77777777" w:rsidR="00BA081D" w:rsidRDefault="00D119E4">
      <w:pPr>
        <w:numPr>
          <w:ilvl w:val="0"/>
          <w:numId w:val="43"/>
        </w:numPr>
        <w:spacing w:before="100" w:beforeAutospacing="1" w:after="100" w:afterAutospacing="1" w:line="240" w:lineRule="auto"/>
        <w:jc w:val="both"/>
        <w:rPr>
          <w:rFonts w:ascii="Amasis MT Pro" w:hAnsi="Amasis MT Pro"/>
          <w:sz w:val="24"/>
          <w:szCs w:val="24"/>
        </w:rPr>
      </w:pPr>
      <w:r>
        <w:rPr>
          <w:rFonts w:ascii="Amasis MT Pro" w:hAnsi="Amasis MT Pro"/>
          <w:sz w:val="24"/>
          <w:szCs w:val="24"/>
        </w:rPr>
        <w:t>Communicate the resolution back to the customer once the issue is resolved.</w:t>
      </w:r>
    </w:p>
    <w:p w14:paraId="1646E42D" w14:textId="77777777" w:rsidR="00BA081D" w:rsidRDefault="00D119E4">
      <w:pPr>
        <w:jc w:val="both"/>
        <w:rPr>
          <w:rFonts w:ascii="Amasis MT Pro" w:hAnsi="Amasis MT Pro"/>
          <w:b/>
          <w:color w:val="943634" w:themeColor="accent2" w:themeShade="BF"/>
          <w:sz w:val="24"/>
          <w:szCs w:val="24"/>
        </w:rPr>
      </w:pPr>
      <w:r>
        <w:rPr>
          <w:rFonts w:ascii="Amasis MT Pro" w:hAnsi="Amasis MT Pro"/>
          <w:b/>
          <w:color w:val="943634" w:themeColor="accent2" w:themeShade="BF"/>
          <w:sz w:val="24"/>
          <w:szCs w:val="24"/>
        </w:rPr>
        <w:t xml:space="preserve">7.2 </w:t>
      </w:r>
      <w:r>
        <w:rPr>
          <w:rStyle w:val="Strong"/>
          <w:rFonts w:ascii="Amasis MT Pro" w:hAnsi="Amasis MT Pro"/>
          <w:bCs w:val="0"/>
          <w:color w:val="943634" w:themeColor="accent2" w:themeShade="BF"/>
          <w:sz w:val="24"/>
          <w:szCs w:val="24"/>
        </w:rPr>
        <w:t>Steps of the Customer Services Procedure</w:t>
      </w:r>
    </w:p>
    <w:p w14:paraId="38AC3DA8" w14:textId="77777777" w:rsidR="00BA081D" w:rsidRDefault="00D119E4">
      <w:pPr>
        <w:pStyle w:val="NormalWeb"/>
        <w:jc w:val="both"/>
        <w:rPr>
          <w:rFonts w:ascii="Amasis MT Pro" w:hAnsi="Amasis MT Pro"/>
        </w:rPr>
      </w:pPr>
      <w:r>
        <w:rPr>
          <w:rFonts w:ascii="Amasis MT Pro" w:hAnsi="Amasis MT Pro"/>
        </w:rPr>
        <w:t>The customer service procedures include mail handling, both for physical and electronic mail, and the process of managing phone calls.</w:t>
      </w:r>
    </w:p>
    <w:tbl>
      <w:tblPr>
        <w:tblStyle w:val="TableGrid"/>
        <w:tblW w:w="0" w:type="auto"/>
        <w:tblLook w:val="04A0" w:firstRow="1" w:lastRow="0" w:firstColumn="1" w:lastColumn="0" w:noHBand="0" w:noVBand="1"/>
      </w:tblPr>
      <w:tblGrid>
        <w:gridCol w:w="2656"/>
        <w:gridCol w:w="4060"/>
        <w:gridCol w:w="2634"/>
        <w:tblGridChange w:id="28">
          <w:tblGrid>
            <w:gridCol w:w="2656"/>
            <w:gridCol w:w="4060"/>
            <w:gridCol w:w="2634"/>
          </w:tblGrid>
        </w:tblGridChange>
      </w:tblGrid>
      <w:tr w:rsidR="00BA081D" w14:paraId="48161076" w14:textId="77777777">
        <w:trPr>
          <w:trHeight w:val="413"/>
        </w:trPr>
        <w:tc>
          <w:tcPr>
            <w:tcW w:w="9350" w:type="dxa"/>
            <w:gridSpan w:val="3"/>
            <w:shd w:val="clear" w:color="auto" w:fill="548DD4" w:themeFill="text2" w:themeFillTint="99"/>
          </w:tcPr>
          <w:p w14:paraId="42C62F6C" w14:textId="77777777" w:rsidR="00BA081D" w:rsidRDefault="00D119E4">
            <w:pPr>
              <w:spacing w:after="0" w:line="240" w:lineRule="auto"/>
              <w:jc w:val="both"/>
              <w:rPr>
                <w:rFonts w:ascii="Times New Roman" w:hAnsi="Times New Roman" w:cs="Times New Roman"/>
                <w:b/>
                <w:bCs/>
                <w:color w:val="FFFFFF" w:themeColor="background1"/>
              </w:rPr>
            </w:pPr>
            <w:r>
              <w:rPr>
                <w:rFonts w:ascii="Times New Roman" w:hAnsi="Times New Roman" w:cs="Times New Roman"/>
                <w:b/>
                <w:bCs/>
                <w:color w:val="FFFFFF" w:themeColor="background1"/>
              </w:rPr>
              <w:t>Incoming mail (Physical mail – Electronic mail)</w:t>
            </w:r>
          </w:p>
        </w:tc>
      </w:tr>
      <w:tr w:rsidR="00BA081D" w14:paraId="302A7904" w14:textId="77777777">
        <w:tc>
          <w:tcPr>
            <w:tcW w:w="2295" w:type="dxa"/>
          </w:tcPr>
          <w:p w14:paraId="11824A9F" w14:textId="77777777" w:rsidR="00BA081D" w:rsidRDefault="00D119E4">
            <w:pPr>
              <w:spacing w:after="0" w:line="240" w:lineRule="auto"/>
              <w:jc w:val="both"/>
              <w:rPr>
                <w:rFonts w:ascii="Times New Roman" w:hAnsi="Times New Roman" w:cs="Times New Roman"/>
                <w:b/>
                <w:bCs/>
              </w:rPr>
            </w:pPr>
            <w:r>
              <w:rPr>
                <w:rFonts w:ascii="Times New Roman" w:hAnsi="Times New Roman" w:cs="Times New Roman"/>
                <w:b/>
                <w:bCs/>
              </w:rPr>
              <w:t>Stakeholders</w:t>
            </w:r>
          </w:p>
        </w:tc>
        <w:tc>
          <w:tcPr>
            <w:tcW w:w="4250" w:type="dxa"/>
          </w:tcPr>
          <w:p w14:paraId="4E7581BD" w14:textId="77777777" w:rsidR="00BA081D" w:rsidRDefault="00D119E4">
            <w:pPr>
              <w:spacing w:after="0" w:line="240" w:lineRule="auto"/>
              <w:jc w:val="both"/>
              <w:rPr>
                <w:rFonts w:ascii="Times New Roman" w:hAnsi="Times New Roman" w:cs="Times New Roman"/>
                <w:b/>
                <w:bCs/>
              </w:rPr>
            </w:pPr>
            <w:r>
              <w:rPr>
                <w:rFonts w:ascii="Times New Roman" w:hAnsi="Times New Roman" w:cs="Times New Roman"/>
                <w:b/>
                <w:bCs/>
              </w:rPr>
              <w:t>Tasks</w:t>
            </w:r>
          </w:p>
        </w:tc>
        <w:tc>
          <w:tcPr>
            <w:tcW w:w="2805" w:type="dxa"/>
          </w:tcPr>
          <w:p w14:paraId="0CFF108C" w14:textId="77777777" w:rsidR="00BA081D" w:rsidRDefault="00D119E4">
            <w:pPr>
              <w:spacing w:after="0" w:line="240" w:lineRule="auto"/>
              <w:jc w:val="both"/>
              <w:rPr>
                <w:rFonts w:ascii="Times New Roman" w:hAnsi="Times New Roman" w:cs="Times New Roman"/>
                <w:b/>
                <w:bCs/>
              </w:rPr>
            </w:pPr>
            <w:r>
              <w:rPr>
                <w:rFonts w:ascii="Times New Roman" w:hAnsi="Times New Roman" w:cs="Times New Roman"/>
                <w:b/>
                <w:bCs/>
              </w:rPr>
              <w:t>Tools</w:t>
            </w:r>
          </w:p>
        </w:tc>
      </w:tr>
      <w:tr w:rsidR="00BA081D" w14:paraId="0CDF2177" w14:textId="77777777" w:rsidTr="00E02CB4">
        <w:tblPrEx>
          <w:tblW w:w="0" w:type="auto"/>
          <w:tblPrExChange w:id="29" w:author="HP" w:date="2026-02-10T11:10:00Z">
            <w:tblPrEx>
              <w:tblW w:w="0" w:type="auto"/>
            </w:tblPrEx>
          </w:tblPrExChange>
        </w:tblPrEx>
        <w:trPr>
          <w:trHeight w:val="1266"/>
          <w:trPrChange w:id="30" w:author="HP" w:date="2026-02-10T11:10:00Z">
            <w:trPr>
              <w:trHeight w:val="4211"/>
            </w:trPr>
          </w:trPrChange>
        </w:trPr>
        <w:tc>
          <w:tcPr>
            <w:tcW w:w="2295" w:type="dxa"/>
            <w:tcPrChange w:id="31" w:author="HP" w:date="2026-02-10T11:10:00Z">
              <w:tcPr>
                <w:tcW w:w="2295" w:type="dxa"/>
              </w:tcPr>
            </w:tcPrChange>
          </w:tcPr>
          <w:p w14:paraId="68716418" w14:textId="77777777" w:rsidR="00BA081D" w:rsidRDefault="00BA081D">
            <w:pPr>
              <w:spacing w:after="0" w:line="240" w:lineRule="auto"/>
              <w:jc w:val="both"/>
              <w:rPr>
                <w:rFonts w:ascii="Amasis MT Pro" w:hAnsi="Amasis MT Pro" w:cs="Times New Roman"/>
              </w:rPr>
            </w:pPr>
          </w:p>
          <w:p w14:paraId="6119DE29" w14:textId="77777777" w:rsidR="00BA081D" w:rsidRDefault="00BA081D">
            <w:pPr>
              <w:spacing w:after="0" w:line="240" w:lineRule="auto"/>
              <w:jc w:val="both"/>
              <w:rPr>
                <w:rFonts w:ascii="Amasis MT Pro" w:hAnsi="Amasis MT Pro" w:cs="Times New Roman"/>
              </w:rPr>
            </w:pPr>
          </w:p>
          <w:p w14:paraId="386CA4E2"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Reception/</w:t>
            </w:r>
            <w:r>
              <w:rPr>
                <w:rFonts w:ascii="Amasis MT Pro" w:hAnsi="Amasis MT Pro"/>
                <w:color w:val="000000"/>
                <w:kern w:val="2"/>
                <w14:ligatures w14:val="standardContextual"/>
              </w:rPr>
              <w:t xml:space="preserve"> </w:t>
            </w:r>
            <w:r>
              <w:rPr>
                <w:rFonts w:ascii="Amasis MT Pro" w:hAnsi="Amasis MT Pro" w:cs="Times New Roman"/>
              </w:rPr>
              <w:t>Secretariat</w:t>
            </w:r>
          </w:p>
          <w:p w14:paraId="3AFE51B6" w14:textId="77777777" w:rsidR="00BA081D" w:rsidRDefault="00BA081D">
            <w:pPr>
              <w:spacing w:after="0" w:line="240" w:lineRule="auto"/>
              <w:jc w:val="both"/>
              <w:rPr>
                <w:rFonts w:ascii="Amasis MT Pro" w:hAnsi="Amasis MT Pro" w:cs="Times New Roman"/>
              </w:rPr>
            </w:pPr>
          </w:p>
          <w:p w14:paraId="49918444" w14:textId="77777777" w:rsidR="00BA081D" w:rsidRDefault="00BA081D">
            <w:pPr>
              <w:spacing w:after="0" w:line="240" w:lineRule="auto"/>
              <w:jc w:val="both"/>
              <w:rPr>
                <w:rFonts w:ascii="Amasis MT Pro" w:hAnsi="Amasis MT Pro" w:cs="Times New Roman"/>
              </w:rPr>
            </w:pPr>
          </w:p>
          <w:p w14:paraId="6E8BF3AD" w14:textId="77777777" w:rsidR="00BA081D" w:rsidRDefault="00BA081D">
            <w:pPr>
              <w:spacing w:after="0" w:line="240" w:lineRule="auto"/>
              <w:jc w:val="both"/>
              <w:rPr>
                <w:rFonts w:ascii="Amasis MT Pro" w:hAnsi="Amasis MT Pro" w:cs="Times New Roman"/>
              </w:rPr>
            </w:pPr>
          </w:p>
          <w:p w14:paraId="0A101EEC" w14:textId="77777777" w:rsidR="00BA081D" w:rsidRDefault="00BA081D">
            <w:pPr>
              <w:spacing w:after="0" w:line="240" w:lineRule="auto"/>
              <w:jc w:val="both"/>
              <w:rPr>
                <w:rFonts w:ascii="Amasis MT Pro" w:hAnsi="Amasis MT Pro" w:cs="Times New Roman"/>
              </w:rPr>
            </w:pPr>
          </w:p>
          <w:p w14:paraId="277F0CF1" w14:textId="77777777" w:rsidR="00BA081D" w:rsidRDefault="00BA081D">
            <w:pPr>
              <w:spacing w:after="0" w:line="240" w:lineRule="auto"/>
              <w:jc w:val="both"/>
              <w:rPr>
                <w:rFonts w:ascii="Amasis MT Pro" w:hAnsi="Amasis MT Pro" w:cs="Times New Roman"/>
              </w:rPr>
            </w:pPr>
          </w:p>
          <w:p w14:paraId="50203EC9" w14:textId="77777777" w:rsidR="00BA081D" w:rsidRDefault="00BA081D">
            <w:pPr>
              <w:spacing w:after="0" w:line="240" w:lineRule="auto"/>
              <w:jc w:val="both"/>
              <w:rPr>
                <w:rFonts w:ascii="Amasis MT Pro" w:hAnsi="Amasis MT Pro" w:cs="Times New Roman"/>
              </w:rPr>
            </w:pPr>
          </w:p>
          <w:p w14:paraId="00157892" w14:textId="77777777" w:rsidR="00BA081D" w:rsidRDefault="00BA081D">
            <w:pPr>
              <w:spacing w:after="0" w:line="240" w:lineRule="auto"/>
              <w:jc w:val="both"/>
              <w:rPr>
                <w:rFonts w:ascii="Amasis MT Pro" w:hAnsi="Amasis MT Pro" w:cs="Times New Roman"/>
              </w:rPr>
            </w:pPr>
          </w:p>
          <w:p w14:paraId="52BF1A75" w14:textId="77777777" w:rsidR="00BA081D" w:rsidRDefault="00BA081D">
            <w:pPr>
              <w:spacing w:after="0" w:line="240" w:lineRule="auto"/>
              <w:jc w:val="both"/>
              <w:rPr>
                <w:rFonts w:ascii="Amasis MT Pro" w:hAnsi="Amasis MT Pro" w:cs="Times New Roman"/>
              </w:rPr>
            </w:pPr>
          </w:p>
          <w:p w14:paraId="0866D4CC" w14:textId="77777777" w:rsidR="00BA081D" w:rsidRDefault="00BA081D">
            <w:pPr>
              <w:spacing w:after="0" w:line="240" w:lineRule="auto"/>
              <w:jc w:val="both"/>
              <w:rPr>
                <w:rFonts w:ascii="Amasis MT Pro" w:hAnsi="Amasis MT Pro" w:cs="Times New Roman"/>
              </w:rPr>
            </w:pPr>
          </w:p>
          <w:p w14:paraId="6BFE5280" w14:textId="77777777" w:rsidR="00BA081D" w:rsidRDefault="00D119E4">
            <w:pPr>
              <w:spacing w:after="0" w:line="240" w:lineRule="auto"/>
              <w:jc w:val="both"/>
              <w:rPr>
                <w:rFonts w:ascii="Amasis MT Pro" w:hAnsi="Amasis MT Pro" w:cs="Times New Roman"/>
              </w:rPr>
            </w:pPr>
            <w:r>
              <w:rPr>
                <w:rFonts w:ascii="Amasis MT Pro" w:hAnsi="Amasis MT Pro" w:cs="Times New Roman"/>
              </w:rPr>
              <w:lastRenderedPageBreak/>
              <w:t>Reception/</w:t>
            </w:r>
            <w:r>
              <w:rPr>
                <w:rFonts w:ascii="Amasis MT Pro" w:hAnsi="Amasis MT Pro"/>
                <w:color w:val="000000"/>
                <w:kern w:val="2"/>
                <w14:ligatures w14:val="standardContextual"/>
              </w:rPr>
              <w:t xml:space="preserve"> </w:t>
            </w:r>
            <w:r>
              <w:rPr>
                <w:rFonts w:ascii="Amasis MT Pro" w:hAnsi="Amasis MT Pro" w:cs="Times New Roman"/>
              </w:rPr>
              <w:t>Secretariat</w:t>
            </w:r>
          </w:p>
          <w:p w14:paraId="16AFE1C7" w14:textId="77777777" w:rsidR="00BA081D" w:rsidRDefault="00BA081D">
            <w:pPr>
              <w:spacing w:after="0" w:line="240" w:lineRule="auto"/>
              <w:jc w:val="both"/>
              <w:rPr>
                <w:rFonts w:ascii="Amasis MT Pro" w:hAnsi="Amasis MT Pro" w:cs="Times New Roman"/>
              </w:rPr>
            </w:pPr>
          </w:p>
        </w:tc>
        <w:tc>
          <w:tcPr>
            <w:tcW w:w="4250" w:type="dxa"/>
            <w:tcPrChange w:id="32" w:author="HP" w:date="2026-02-10T11:10:00Z">
              <w:tcPr>
                <w:tcW w:w="4250" w:type="dxa"/>
              </w:tcPr>
            </w:tcPrChange>
          </w:tcPr>
          <w:p w14:paraId="74754AB5" w14:textId="77777777" w:rsidR="00BA081D" w:rsidRDefault="00BA081D">
            <w:pPr>
              <w:spacing w:after="0" w:line="240" w:lineRule="auto"/>
              <w:jc w:val="both"/>
              <w:rPr>
                <w:rFonts w:ascii="Amasis MT Pro" w:hAnsi="Amasis MT Pro" w:cs="Times New Roman"/>
                <w:b/>
                <w:u w:val="single"/>
              </w:rPr>
            </w:pPr>
          </w:p>
          <w:p w14:paraId="52C00387" w14:textId="77777777" w:rsidR="00BA081D" w:rsidRDefault="00D119E4">
            <w:pPr>
              <w:spacing w:after="0" w:line="240" w:lineRule="auto"/>
              <w:jc w:val="both"/>
              <w:rPr>
                <w:rFonts w:ascii="Amasis MT Pro" w:hAnsi="Amasis MT Pro" w:cs="Times New Roman"/>
                <w:b/>
                <w:u w:val="single"/>
              </w:rPr>
            </w:pPr>
            <w:r>
              <w:rPr>
                <w:rFonts w:ascii="Amasis MT Pro" w:hAnsi="Amasis MT Pro" w:cs="Times New Roman"/>
                <w:b/>
                <w:u w:val="single"/>
              </w:rPr>
              <w:t>Case of an ordinary mail</w:t>
            </w:r>
          </w:p>
          <w:p w14:paraId="2B5442F6" w14:textId="77777777" w:rsidR="00BA081D" w:rsidRDefault="00D119E4">
            <w:pPr>
              <w:pStyle w:val="ListParagraph"/>
              <w:numPr>
                <w:ilvl w:val="0"/>
                <w:numId w:val="9"/>
              </w:numPr>
              <w:spacing w:after="0" w:line="240" w:lineRule="auto"/>
              <w:jc w:val="both"/>
              <w:rPr>
                <w:rFonts w:ascii="Amasis MT Pro" w:hAnsi="Amasis MT Pro" w:cs="Times New Roman"/>
              </w:rPr>
            </w:pPr>
            <w:r>
              <w:rPr>
                <w:rFonts w:ascii="Amasis MT Pro" w:hAnsi="Amasis MT Pro" w:cs="Times New Roman"/>
              </w:rPr>
              <w:t>Receives incoming mail.</w:t>
            </w:r>
          </w:p>
          <w:p w14:paraId="5A99A6F1" w14:textId="77777777" w:rsidR="00BA081D" w:rsidRDefault="00D119E4">
            <w:pPr>
              <w:pStyle w:val="ListParagraph"/>
              <w:numPr>
                <w:ilvl w:val="0"/>
                <w:numId w:val="9"/>
              </w:numPr>
              <w:spacing w:after="0" w:line="240" w:lineRule="auto"/>
              <w:jc w:val="both"/>
              <w:rPr>
                <w:rFonts w:ascii="Amasis MT Pro" w:hAnsi="Amasis MT Pro" w:cs="Times New Roman"/>
              </w:rPr>
            </w:pPr>
            <w:r>
              <w:rPr>
                <w:rFonts w:ascii="Amasis MT Pro" w:hAnsi="Amasis MT Pro" w:cs="Times New Roman"/>
              </w:rPr>
              <w:t>Saves incoming mail in the correspondence register.</w:t>
            </w:r>
          </w:p>
          <w:p w14:paraId="53A641A4" w14:textId="77777777" w:rsidR="00BA081D" w:rsidRDefault="00D119E4">
            <w:pPr>
              <w:pStyle w:val="ListParagraph"/>
              <w:numPr>
                <w:ilvl w:val="0"/>
                <w:numId w:val="9"/>
              </w:numPr>
              <w:spacing w:after="0" w:line="240" w:lineRule="auto"/>
              <w:jc w:val="both"/>
              <w:rPr>
                <w:rFonts w:ascii="Amasis MT Pro" w:hAnsi="Amasis MT Pro" w:cs="Times New Roman"/>
              </w:rPr>
            </w:pPr>
            <w:r>
              <w:rPr>
                <w:rFonts w:ascii="Amasis MT Pro" w:hAnsi="Amasis MT Pro" w:cs="Times New Roman"/>
              </w:rPr>
              <w:t>Affixes the mail circulation stamp.</w:t>
            </w:r>
          </w:p>
          <w:p w14:paraId="2C312578" w14:textId="77777777" w:rsidR="00BA081D" w:rsidRDefault="00D119E4">
            <w:pPr>
              <w:pStyle w:val="ListParagraph"/>
              <w:numPr>
                <w:ilvl w:val="0"/>
                <w:numId w:val="9"/>
              </w:numPr>
              <w:spacing w:after="0" w:line="240" w:lineRule="auto"/>
              <w:jc w:val="both"/>
              <w:rPr>
                <w:rFonts w:ascii="Amasis MT Pro" w:hAnsi="Amasis MT Pro" w:cs="Times New Roman"/>
              </w:rPr>
            </w:pPr>
            <w:r>
              <w:rPr>
                <w:rFonts w:ascii="Amasis MT Pro" w:hAnsi="Amasis MT Pro" w:cs="Times New Roman"/>
              </w:rPr>
              <w:t>Puts the mail arrival date.</w:t>
            </w:r>
          </w:p>
          <w:p w14:paraId="74772DDA" w14:textId="77777777" w:rsidR="00BA081D" w:rsidRDefault="00D119E4">
            <w:pPr>
              <w:pStyle w:val="ListParagraph"/>
              <w:numPr>
                <w:ilvl w:val="0"/>
                <w:numId w:val="9"/>
              </w:numPr>
              <w:spacing w:after="0" w:line="240" w:lineRule="auto"/>
              <w:jc w:val="both"/>
              <w:rPr>
                <w:rFonts w:ascii="Amasis MT Pro" w:hAnsi="Amasis MT Pro" w:cs="Times New Roman"/>
              </w:rPr>
            </w:pPr>
            <w:r>
              <w:rPr>
                <w:rFonts w:ascii="Amasis MT Pro" w:hAnsi="Amasis MT Pro" w:cs="Times New Roman"/>
              </w:rPr>
              <w:t>Forwards the original to the Executive Director.</w:t>
            </w:r>
          </w:p>
          <w:p w14:paraId="1B270C6B" w14:textId="77777777" w:rsidR="00BA081D" w:rsidRDefault="00D119E4">
            <w:pPr>
              <w:spacing w:after="0" w:line="240" w:lineRule="auto"/>
              <w:jc w:val="both"/>
              <w:rPr>
                <w:rFonts w:ascii="Amasis MT Pro" w:hAnsi="Amasis MT Pro" w:cs="Times New Roman"/>
                <w:b/>
                <w:u w:val="single"/>
              </w:rPr>
            </w:pPr>
            <w:r>
              <w:rPr>
                <w:rFonts w:ascii="Amasis MT Pro" w:hAnsi="Amasis MT Pro" w:cs="Times New Roman"/>
                <w:b/>
                <w:u w:val="single"/>
              </w:rPr>
              <w:t>Case of an invoice</w:t>
            </w:r>
          </w:p>
          <w:p w14:paraId="4414210A" w14:textId="77777777" w:rsidR="00BA081D" w:rsidRDefault="00D119E4">
            <w:pPr>
              <w:pStyle w:val="ListParagraph"/>
              <w:numPr>
                <w:ilvl w:val="0"/>
                <w:numId w:val="44"/>
              </w:numPr>
              <w:spacing w:after="0" w:line="240" w:lineRule="auto"/>
              <w:jc w:val="both"/>
              <w:rPr>
                <w:rFonts w:ascii="Amasis MT Pro" w:hAnsi="Amasis MT Pro" w:cs="Times New Roman"/>
              </w:rPr>
            </w:pPr>
            <w:r>
              <w:rPr>
                <w:rFonts w:ascii="Amasis MT Pro" w:hAnsi="Amasis MT Pro" w:cs="Times New Roman"/>
              </w:rPr>
              <w:t>Receives the invoice.</w:t>
            </w:r>
          </w:p>
          <w:p w14:paraId="53445100" w14:textId="77777777" w:rsidR="00BA081D" w:rsidRDefault="00D119E4">
            <w:pPr>
              <w:pStyle w:val="ListParagraph"/>
              <w:numPr>
                <w:ilvl w:val="0"/>
                <w:numId w:val="44"/>
              </w:numPr>
              <w:spacing w:after="0" w:line="240" w:lineRule="auto"/>
              <w:jc w:val="both"/>
              <w:rPr>
                <w:rFonts w:ascii="Amasis MT Pro" w:hAnsi="Amasis MT Pro" w:cs="Times New Roman"/>
              </w:rPr>
            </w:pPr>
            <w:r>
              <w:rPr>
                <w:rFonts w:ascii="Amasis MT Pro" w:hAnsi="Amasis MT Pro" w:cs="Times New Roman"/>
              </w:rPr>
              <w:t>Saves the invoice in the register of received invoices.</w:t>
            </w:r>
          </w:p>
          <w:p w14:paraId="7EE45B11" w14:textId="77777777" w:rsidR="00BA081D" w:rsidRDefault="00D119E4">
            <w:pPr>
              <w:pStyle w:val="ListParagraph"/>
              <w:numPr>
                <w:ilvl w:val="0"/>
                <w:numId w:val="44"/>
              </w:numPr>
              <w:spacing w:after="0" w:line="240" w:lineRule="auto"/>
              <w:jc w:val="both"/>
              <w:rPr>
                <w:rFonts w:ascii="Amasis MT Pro" w:hAnsi="Amasis MT Pro" w:cs="Times New Roman"/>
              </w:rPr>
            </w:pPr>
            <w:r>
              <w:rPr>
                <w:rFonts w:ascii="Amasis MT Pro" w:hAnsi="Amasis MT Pro" w:cs="Times New Roman"/>
              </w:rPr>
              <w:lastRenderedPageBreak/>
              <w:t>Affixes the stamp of circulation.</w:t>
            </w:r>
          </w:p>
          <w:p w14:paraId="198694DD" w14:textId="77777777" w:rsidR="00BA081D" w:rsidRDefault="00D119E4">
            <w:pPr>
              <w:pStyle w:val="ListParagraph"/>
              <w:numPr>
                <w:ilvl w:val="0"/>
                <w:numId w:val="44"/>
              </w:numPr>
              <w:spacing w:after="0" w:line="240" w:lineRule="auto"/>
              <w:jc w:val="both"/>
              <w:rPr>
                <w:rFonts w:ascii="Amasis MT Pro" w:hAnsi="Amasis MT Pro" w:cs="Times New Roman"/>
              </w:rPr>
            </w:pPr>
            <w:r>
              <w:rPr>
                <w:rFonts w:ascii="Amasis MT Pro" w:hAnsi="Amasis MT Pro" w:cs="Times New Roman"/>
              </w:rPr>
              <w:t>Forwards the invoice to the Head of Finance department.</w:t>
            </w:r>
          </w:p>
        </w:tc>
        <w:tc>
          <w:tcPr>
            <w:tcW w:w="2805" w:type="dxa"/>
            <w:tcPrChange w:id="33" w:author="HP" w:date="2026-02-10T11:10:00Z">
              <w:tcPr>
                <w:tcW w:w="2805" w:type="dxa"/>
              </w:tcPr>
            </w:tcPrChange>
          </w:tcPr>
          <w:p w14:paraId="5B099529" w14:textId="77777777" w:rsidR="00BA081D" w:rsidRDefault="00BA081D">
            <w:pPr>
              <w:spacing w:after="0" w:line="240" w:lineRule="auto"/>
              <w:jc w:val="both"/>
              <w:rPr>
                <w:rFonts w:ascii="Amasis MT Pro" w:hAnsi="Amasis MT Pro" w:cs="Times New Roman"/>
              </w:rPr>
            </w:pPr>
          </w:p>
          <w:p w14:paraId="19AC2C8D" w14:textId="77777777" w:rsidR="00BA081D" w:rsidRDefault="00BA081D">
            <w:pPr>
              <w:spacing w:after="0" w:line="240" w:lineRule="auto"/>
              <w:jc w:val="both"/>
              <w:rPr>
                <w:rFonts w:ascii="Amasis MT Pro" w:hAnsi="Amasis MT Pro" w:cs="Times New Roman"/>
              </w:rPr>
            </w:pPr>
          </w:p>
          <w:p w14:paraId="7D35CADA" w14:textId="77777777" w:rsidR="00BA081D" w:rsidRDefault="00BA081D">
            <w:pPr>
              <w:spacing w:after="0" w:line="240" w:lineRule="auto"/>
              <w:jc w:val="both"/>
              <w:rPr>
                <w:rFonts w:ascii="Amasis MT Pro" w:hAnsi="Amasis MT Pro" w:cs="Times New Roman"/>
              </w:rPr>
            </w:pPr>
          </w:p>
          <w:p w14:paraId="13B3FECA"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Received correspondence register; </w:t>
            </w:r>
          </w:p>
          <w:p w14:paraId="7B424CF1"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Received invoice register;  </w:t>
            </w:r>
          </w:p>
          <w:p w14:paraId="398EB748"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Received mail;</w:t>
            </w:r>
          </w:p>
          <w:p w14:paraId="331A1734"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Received invoice.</w:t>
            </w:r>
          </w:p>
          <w:p w14:paraId="0AF8FBC3" w14:textId="77777777" w:rsidR="00BA081D" w:rsidRDefault="00BA081D">
            <w:pPr>
              <w:spacing w:after="0" w:line="240" w:lineRule="auto"/>
              <w:jc w:val="both"/>
              <w:rPr>
                <w:rFonts w:ascii="Amasis MT Pro" w:hAnsi="Amasis MT Pro" w:cs="Times New Roman"/>
              </w:rPr>
            </w:pPr>
          </w:p>
        </w:tc>
      </w:tr>
      <w:tr w:rsidR="00BA081D" w14:paraId="6E967465" w14:textId="77777777">
        <w:tc>
          <w:tcPr>
            <w:tcW w:w="2295" w:type="dxa"/>
          </w:tcPr>
          <w:p w14:paraId="6713797E" w14:textId="77777777" w:rsidR="00BA081D" w:rsidRDefault="00D119E4">
            <w:pPr>
              <w:spacing w:after="0" w:line="240" w:lineRule="auto"/>
              <w:jc w:val="both"/>
              <w:rPr>
                <w:rFonts w:ascii="Amasis MT Pro" w:hAnsi="Amasis MT Pro" w:cs="Times New Roman"/>
              </w:rPr>
            </w:pPr>
            <w:r>
              <w:rPr>
                <w:rFonts w:ascii="Amasis MT Pro" w:hAnsi="Amasis MT Pro" w:cs="Times New Roman"/>
              </w:rPr>
              <w:lastRenderedPageBreak/>
              <w:t>Executive Director</w:t>
            </w:r>
          </w:p>
        </w:tc>
        <w:tc>
          <w:tcPr>
            <w:tcW w:w="4250" w:type="dxa"/>
          </w:tcPr>
          <w:p w14:paraId="7128B781" w14:textId="77777777" w:rsidR="00BA081D" w:rsidRDefault="00D119E4">
            <w:pPr>
              <w:pStyle w:val="ListParagraph"/>
              <w:numPr>
                <w:ilvl w:val="0"/>
                <w:numId w:val="45"/>
              </w:numPr>
              <w:spacing w:after="0" w:line="240" w:lineRule="auto"/>
              <w:jc w:val="both"/>
              <w:rPr>
                <w:rFonts w:ascii="Amasis MT Pro" w:hAnsi="Amasis MT Pro" w:cs="Times New Roman"/>
                <w:bCs/>
              </w:rPr>
            </w:pPr>
            <w:r>
              <w:rPr>
                <w:rFonts w:ascii="Amasis MT Pro" w:hAnsi="Amasis MT Pro" w:cs="Times New Roman"/>
                <w:bCs/>
              </w:rPr>
              <w:t>Acknowledges the mail.</w:t>
            </w:r>
          </w:p>
          <w:p w14:paraId="4214BCCF" w14:textId="77777777" w:rsidR="00BA081D" w:rsidRDefault="00D119E4">
            <w:pPr>
              <w:pStyle w:val="ListParagraph"/>
              <w:numPr>
                <w:ilvl w:val="0"/>
                <w:numId w:val="45"/>
              </w:numPr>
              <w:spacing w:after="0" w:line="240" w:lineRule="auto"/>
              <w:jc w:val="both"/>
              <w:rPr>
                <w:rFonts w:ascii="Amasis MT Pro" w:hAnsi="Amasis MT Pro" w:cs="Times New Roman"/>
                <w:bCs/>
              </w:rPr>
            </w:pPr>
            <w:r>
              <w:rPr>
                <w:rFonts w:ascii="Amasis MT Pro" w:hAnsi="Amasis MT Pro" w:cs="Times New Roman"/>
                <w:bCs/>
              </w:rPr>
              <w:t>Mentions the service(s) to be informed of the letter.</w:t>
            </w:r>
          </w:p>
          <w:p w14:paraId="309C2F3C" w14:textId="77777777" w:rsidR="00BA081D" w:rsidRDefault="00D119E4">
            <w:pPr>
              <w:pStyle w:val="ListParagraph"/>
              <w:numPr>
                <w:ilvl w:val="0"/>
                <w:numId w:val="45"/>
              </w:numPr>
              <w:spacing w:after="0" w:line="240" w:lineRule="auto"/>
              <w:jc w:val="both"/>
              <w:rPr>
                <w:rFonts w:ascii="Amasis MT Pro" w:hAnsi="Amasis MT Pro" w:cs="Times New Roman"/>
                <w:bCs/>
              </w:rPr>
            </w:pPr>
            <w:r>
              <w:rPr>
                <w:rFonts w:ascii="Amasis MT Pro" w:hAnsi="Amasis MT Pro" w:cs="Times New Roman"/>
                <w:bCs/>
              </w:rPr>
              <w:t xml:space="preserve">Appoints a manager for the mail. </w:t>
            </w:r>
          </w:p>
          <w:p w14:paraId="72CCE90F" w14:textId="77777777" w:rsidR="00BA081D" w:rsidRDefault="00D119E4">
            <w:pPr>
              <w:pStyle w:val="ListParagraph"/>
              <w:numPr>
                <w:ilvl w:val="0"/>
                <w:numId w:val="45"/>
              </w:numPr>
              <w:spacing w:after="0" w:line="240" w:lineRule="auto"/>
              <w:jc w:val="both"/>
              <w:rPr>
                <w:rFonts w:ascii="Amasis MT Pro" w:hAnsi="Amasis MT Pro" w:cs="Times New Roman"/>
                <w:bCs/>
              </w:rPr>
            </w:pPr>
            <w:r>
              <w:rPr>
                <w:rFonts w:ascii="Amasis MT Pro" w:hAnsi="Amasis MT Pro" w:cs="Times New Roman"/>
                <w:bCs/>
              </w:rPr>
              <w:t>Stamps the received mail.</w:t>
            </w:r>
          </w:p>
        </w:tc>
        <w:tc>
          <w:tcPr>
            <w:tcW w:w="2805" w:type="dxa"/>
          </w:tcPr>
          <w:p w14:paraId="3A15E39A" w14:textId="77777777" w:rsidR="00BA081D" w:rsidRDefault="00D119E4">
            <w:pPr>
              <w:spacing w:after="0" w:line="240" w:lineRule="auto"/>
              <w:jc w:val="both"/>
              <w:rPr>
                <w:rFonts w:ascii="Amasis MT Pro" w:hAnsi="Amasis MT Pro" w:cs="Times New Roman"/>
                <w:bCs/>
              </w:rPr>
            </w:pPr>
            <w:r>
              <w:rPr>
                <w:rFonts w:ascii="Amasis MT Pro" w:hAnsi="Amasis MT Pro" w:cs="Times New Roman"/>
                <w:bCs/>
              </w:rPr>
              <w:t xml:space="preserve">Received mail </w:t>
            </w:r>
          </w:p>
          <w:p w14:paraId="74C96E39" w14:textId="77777777" w:rsidR="00BA081D" w:rsidRDefault="00BA081D">
            <w:pPr>
              <w:spacing w:after="0" w:line="240" w:lineRule="auto"/>
              <w:jc w:val="both"/>
              <w:rPr>
                <w:rFonts w:ascii="Amasis MT Pro" w:hAnsi="Amasis MT Pro" w:cs="Times New Roman"/>
                <w:bCs/>
              </w:rPr>
            </w:pPr>
          </w:p>
        </w:tc>
      </w:tr>
      <w:tr w:rsidR="00BA081D" w14:paraId="5551138A" w14:textId="77777777">
        <w:tc>
          <w:tcPr>
            <w:tcW w:w="2295" w:type="dxa"/>
          </w:tcPr>
          <w:p w14:paraId="1CFC31EB"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Head of Finance </w:t>
            </w:r>
          </w:p>
        </w:tc>
        <w:tc>
          <w:tcPr>
            <w:tcW w:w="4250" w:type="dxa"/>
          </w:tcPr>
          <w:p w14:paraId="1213B527" w14:textId="77777777" w:rsidR="00BA081D" w:rsidRDefault="00D119E4">
            <w:pPr>
              <w:pStyle w:val="ListParagraph"/>
              <w:numPr>
                <w:ilvl w:val="0"/>
                <w:numId w:val="46"/>
              </w:numPr>
              <w:spacing w:after="0" w:line="240" w:lineRule="auto"/>
              <w:jc w:val="both"/>
              <w:rPr>
                <w:rFonts w:ascii="Amasis MT Pro" w:hAnsi="Amasis MT Pro" w:cs="Times New Roman"/>
                <w:bCs/>
              </w:rPr>
            </w:pPr>
            <w:r>
              <w:rPr>
                <w:rFonts w:ascii="Amasis MT Pro" w:hAnsi="Amasis MT Pro" w:cs="Times New Roman"/>
                <w:bCs/>
              </w:rPr>
              <w:t>Appoints an officer for invoice processing. Stamps the invoice.</w:t>
            </w:r>
          </w:p>
        </w:tc>
        <w:tc>
          <w:tcPr>
            <w:tcW w:w="2805" w:type="dxa"/>
          </w:tcPr>
          <w:p w14:paraId="1919562A" w14:textId="77777777" w:rsidR="00BA081D" w:rsidRDefault="00D119E4">
            <w:pPr>
              <w:spacing w:after="0" w:line="240" w:lineRule="auto"/>
              <w:jc w:val="both"/>
              <w:rPr>
                <w:rFonts w:ascii="Amasis MT Pro" w:hAnsi="Amasis MT Pro" w:cs="Times New Roman"/>
                <w:bCs/>
              </w:rPr>
            </w:pPr>
            <w:r>
              <w:rPr>
                <w:rFonts w:ascii="Amasis MT Pro" w:hAnsi="Amasis MT Pro" w:cs="Times New Roman"/>
                <w:bCs/>
              </w:rPr>
              <w:t>Received invoice</w:t>
            </w:r>
          </w:p>
          <w:p w14:paraId="7C0B372F" w14:textId="77777777" w:rsidR="00BA081D" w:rsidRDefault="00BA081D">
            <w:pPr>
              <w:spacing w:after="0" w:line="240" w:lineRule="auto"/>
              <w:jc w:val="both"/>
              <w:rPr>
                <w:rFonts w:ascii="Amasis MT Pro" w:hAnsi="Amasis MT Pro" w:cs="Times New Roman"/>
                <w:bCs/>
              </w:rPr>
            </w:pPr>
          </w:p>
        </w:tc>
      </w:tr>
      <w:tr w:rsidR="00BA081D" w14:paraId="77E4ACDE" w14:textId="77777777">
        <w:tc>
          <w:tcPr>
            <w:tcW w:w="2295" w:type="dxa"/>
          </w:tcPr>
          <w:p w14:paraId="22676C94" w14:textId="77777777" w:rsidR="00BA081D" w:rsidRDefault="00BA081D">
            <w:pPr>
              <w:spacing w:after="0" w:line="240" w:lineRule="auto"/>
              <w:jc w:val="both"/>
              <w:rPr>
                <w:rFonts w:ascii="Amasis MT Pro" w:hAnsi="Amasis MT Pro" w:cs="Times New Roman"/>
              </w:rPr>
            </w:pPr>
          </w:p>
          <w:p w14:paraId="74BD1C44" w14:textId="77777777" w:rsidR="00BA081D" w:rsidRDefault="00BA081D">
            <w:pPr>
              <w:spacing w:after="0" w:line="240" w:lineRule="auto"/>
              <w:jc w:val="both"/>
              <w:rPr>
                <w:rFonts w:ascii="Amasis MT Pro" w:hAnsi="Amasis MT Pro" w:cs="Times New Roman"/>
              </w:rPr>
            </w:pPr>
          </w:p>
          <w:p w14:paraId="15F246E1" w14:textId="77777777" w:rsidR="00BA081D" w:rsidRDefault="00BA081D">
            <w:pPr>
              <w:spacing w:after="0" w:line="240" w:lineRule="auto"/>
              <w:jc w:val="both"/>
              <w:rPr>
                <w:rFonts w:ascii="Amasis MT Pro" w:hAnsi="Amasis MT Pro" w:cs="Times New Roman"/>
              </w:rPr>
            </w:pPr>
          </w:p>
          <w:p w14:paraId="0A95E80E" w14:textId="77777777" w:rsidR="00BA081D" w:rsidRDefault="00BA081D">
            <w:pPr>
              <w:spacing w:after="0" w:line="240" w:lineRule="auto"/>
              <w:jc w:val="both"/>
              <w:rPr>
                <w:rFonts w:ascii="Amasis MT Pro" w:hAnsi="Amasis MT Pro" w:cs="Times New Roman"/>
              </w:rPr>
            </w:pPr>
          </w:p>
          <w:p w14:paraId="33F40B0C" w14:textId="77777777" w:rsidR="00BA081D" w:rsidRDefault="00BA081D">
            <w:pPr>
              <w:spacing w:after="0" w:line="240" w:lineRule="auto"/>
              <w:jc w:val="both"/>
              <w:rPr>
                <w:rFonts w:ascii="Amasis MT Pro" w:hAnsi="Amasis MT Pro" w:cs="Times New Roman"/>
              </w:rPr>
            </w:pPr>
          </w:p>
          <w:p w14:paraId="34589A69"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Reception/Secretariat</w:t>
            </w:r>
          </w:p>
          <w:p w14:paraId="462879D2" w14:textId="77777777" w:rsidR="00BA081D" w:rsidRDefault="00BA081D">
            <w:pPr>
              <w:spacing w:after="0" w:line="240" w:lineRule="auto"/>
              <w:jc w:val="both"/>
              <w:rPr>
                <w:rFonts w:ascii="Amasis MT Pro" w:hAnsi="Amasis MT Pro" w:cs="Times New Roman"/>
              </w:rPr>
            </w:pPr>
          </w:p>
        </w:tc>
        <w:tc>
          <w:tcPr>
            <w:tcW w:w="4250" w:type="dxa"/>
          </w:tcPr>
          <w:p w14:paraId="19D658AA" w14:textId="77777777" w:rsidR="00BA081D" w:rsidRDefault="00BA081D">
            <w:pPr>
              <w:spacing w:after="0" w:line="240" w:lineRule="auto"/>
              <w:jc w:val="both"/>
              <w:rPr>
                <w:rFonts w:ascii="Amasis MT Pro" w:hAnsi="Amasis MT Pro" w:cs="Times New Roman"/>
                <w:b/>
                <w:bCs/>
                <w:u w:val="single"/>
              </w:rPr>
            </w:pPr>
          </w:p>
          <w:p w14:paraId="4F143066" w14:textId="77777777" w:rsidR="00BA081D" w:rsidRDefault="00D119E4">
            <w:pPr>
              <w:spacing w:after="0" w:line="240" w:lineRule="auto"/>
              <w:jc w:val="both"/>
              <w:rPr>
                <w:rFonts w:ascii="Amasis MT Pro" w:hAnsi="Amasis MT Pro" w:cs="Times New Roman"/>
                <w:b/>
                <w:bCs/>
                <w:u w:val="single"/>
              </w:rPr>
            </w:pPr>
            <w:r>
              <w:rPr>
                <w:rFonts w:ascii="Amasis MT Pro" w:hAnsi="Amasis MT Pro" w:cs="Times New Roman"/>
                <w:b/>
                <w:bCs/>
                <w:u w:val="single"/>
              </w:rPr>
              <w:t>Mail forwarding to Chairman</w:t>
            </w:r>
          </w:p>
          <w:p w14:paraId="54918D33" w14:textId="77777777" w:rsidR="00BA081D" w:rsidRDefault="00D119E4">
            <w:pPr>
              <w:pStyle w:val="ListParagraph"/>
              <w:numPr>
                <w:ilvl w:val="0"/>
                <w:numId w:val="46"/>
              </w:numPr>
              <w:spacing w:after="0" w:line="240" w:lineRule="auto"/>
              <w:jc w:val="both"/>
              <w:rPr>
                <w:rFonts w:ascii="Amasis MT Pro" w:hAnsi="Amasis MT Pro" w:cs="Times New Roman"/>
              </w:rPr>
            </w:pPr>
            <w:r>
              <w:rPr>
                <w:rFonts w:ascii="Amasis MT Pro" w:hAnsi="Amasis MT Pro" w:cs="Times New Roman"/>
              </w:rPr>
              <w:t>Receives the mail.</w:t>
            </w:r>
          </w:p>
          <w:p w14:paraId="6EE2B6B1" w14:textId="77777777" w:rsidR="00BA081D" w:rsidRDefault="00D119E4">
            <w:pPr>
              <w:pStyle w:val="ListParagraph"/>
              <w:numPr>
                <w:ilvl w:val="0"/>
                <w:numId w:val="46"/>
              </w:numPr>
              <w:spacing w:after="0" w:line="240" w:lineRule="auto"/>
              <w:jc w:val="both"/>
              <w:rPr>
                <w:rFonts w:ascii="Amasis MT Pro" w:hAnsi="Amasis MT Pro" w:cs="Times New Roman"/>
              </w:rPr>
            </w:pPr>
            <w:r>
              <w:rPr>
                <w:rFonts w:ascii="Amasis MT Pro" w:hAnsi="Amasis MT Pro" w:cs="Times New Roman"/>
              </w:rPr>
              <w:t>Forwards the processed mail to the Executive Director who later may forward to the Chairman for decision on the action to be made.</w:t>
            </w:r>
          </w:p>
          <w:p w14:paraId="0A8783FD" w14:textId="77777777" w:rsidR="00BA081D" w:rsidRDefault="00D119E4">
            <w:pPr>
              <w:pStyle w:val="ListParagraph"/>
              <w:numPr>
                <w:ilvl w:val="0"/>
                <w:numId w:val="46"/>
              </w:numPr>
              <w:spacing w:after="0" w:line="240" w:lineRule="auto"/>
              <w:jc w:val="both"/>
              <w:rPr>
                <w:rFonts w:ascii="Amasis MT Pro" w:hAnsi="Amasis MT Pro" w:cs="Times New Roman"/>
              </w:rPr>
            </w:pPr>
            <w:r>
              <w:rPr>
                <w:rFonts w:ascii="Amasis MT Pro" w:hAnsi="Amasis MT Pro" w:cs="Times New Roman"/>
              </w:rPr>
              <w:t>Archives a copy of the mail in the file of received mail.</w:t>
            </w:r>
          </w:p>
          <w:p w14:paraId="0BDF32BE" w14:textId="77777777" w:rsidR="00BA081D" w:rsidRDefault="00D119E4">
            <w:pPr>
              <w:spacing w:after="0" w:line="240" w:lineRule="auto"/>
              <w:jc w:val="both"/>
              <w:rPr>
                <w:rFonts w:ascii="Amasis MT Pro" w:hAnsi="Amasis MT Pro" w:cs="Times New Roman"/>
                <w:b/>
                <w:bCs/>
                <w:u w:val="single"/>
              </w:rPr>
            </w:pPr>
            <w:r>
              <w:rPr>
                <w:rFonts w:ascii="Amasis MT Pro" w:hAnsi="Amasis MT Pro" w:cs="Times New Roman"/>
                <w:b/>
                <w:bCs/>
                <w:u w:val="single"/>
              </w:rPr>
              <w:t xml:space="preserve">Invoice forwarding to Chairman </w:t>
            </w:r>
          </w:p>
          <w:p w14:paraId="0CAA4E7C" w14:textId="77777777" w:rsidR="00BA081D" w:rsidRDefault="00D119E4">
            <w:pPr>
              <w:pStyle w:val="ListParagraph"/>
              <w:numPr>
                <w:ilvl w:val="0"/>
                <w:numId w:val="47"/>
              </w:numPr>
              <w:spacing w:after="0" w:line="240" w:lineRule="auto"/>
              <w:jc w:val="both"/>
              <w:rPr>
                <w:rFonts w:ascii="Amasis MT Pro" w:hAnsi="Amasis MT Pro" w:cs="Times New Roman"/>
              </w:rPr>
            </w:pPr>
            <w:r>
              <w:rPr>
                <w:rFonts w:ascii="Amasis MT Pro" w:hAnsi="Amasis MT Pro" w:cs="Times New Roman"/>
              </w:rPr>
              <w:t>Receives an invoice.</w:t>
            </w:r>
          </w:p>
          <w:p w14:paraId="7C91AC02" w14:textId="77777777" w:rsidR="00BA081D" w:rsidRDefault="00D119E4">
            <w:pPr>
              <w:pStyle w:val="ListParagraph"/>
              <w:numPr>
                <w:ilvl w:val="0"/>
                <w:numId w:val="47"/>
              </w:numPr>
              <w:spacing w:after="0" w:line="240" w:lineRule="auto"/>
              <w:jc w:val="both"/>
              <w:rPr>
                <w:rFonts w:ascii="Amasis MT Pro" w:hAnsi="Amasis MT Pro" w:cs="Times New Roman"/>
              </w:rPr>
            </w:pPr>
            <w:r>
              <w:rPr>
                <w:rFonts w:ascii="Amasis MT Pro" w:hAnsi="Amasis MT Pro" w:cs="Times New Roman"/>
              </w:rPr>
              <w:t xml:space="preserve">Invoice forwarded to the Head of Finance for certification with the user service. </w:t>
            </w:r>
          </w:p>
          <w:p w14:paraId="7B80B512" w14:textId="77777777" w:rsidR="00BA081D" w:rsidDel="00E02CB4" w:rsidRDefault="00D119E4">
            <w:pPr>
              <w:pStyle w:val="ListParagraph"/>
              <w:numPr>
                <w:ilvl w:val="0"/>
                <w:numId w:val="47"/>
              </w:numPr>
              <w:spacing w:after="0" w:line="240" w:lineRule="auto"/>
              <w:jc w:val="both"/>
              <w:rPr>
                <w:del w:id="34" w:author="HP" w:date="2026-02-10T11:10:00Z"/>
                <w:rFonts w:ascii="Amasis MT Pro" w:hAnsi="Amasis MT Pro" w:cs="Times New Roman"/>
              </w:rPr>
            </w:pPr>
            <w:r>
              <w:rPr>
                <w:rFonts w:ascii="Amasis MT Pro" w:hAnsi="Amasis MT Pro" w:cs="Times New Roman"/>
              </w:rPr>
              <w:t>Archives a copy of the invoice.</w:t>
            </w:r>
          </w:p>
          <w:p w14:paraId="13AF668F" w14:textId="77777777" w:rsidR="00BA081D" w:rsidRPr="00E02CB4" w:rsidDel="00E02CB4" w:rsidRDefault="00BA081D">
            <w:pPr>
              <w:pStyle w:val="ListParagraph"/>
              <w:numPr>
                <w:ilvl w:val="0"/>
                <w:numId w:val="47"/>
              </w:numPr>
              <w:spacing w:after="0" w:line="240" w:lineRule="auto"/>
              <w:jc w:val="both"/>
              <w:rPr>
                <w:del w:id="35" w:author="HP" w:date="2026-02-10T11:10:00Z"/>
                <w:rFonts w:ascii="Amasis MT Pro" w:hAnsi="Amasis MT Pro" w:cs="Times New Roman"/>
                <w:rPrChange w:id="36" w:author="HP" w:date="2026-02-10T11:10:00Z">
                  <w:rPr>
                    <w:del w:id="37" w:author="HP" w:date="2026-02-10T11:10:00Z"/>
                  </w:rPr>
                </w:rPrChange>
              </w:rPr>
              <w:pPrChange w:id="38" w:author="HP" w:date="2026-02-10T11:10:00Z">
                <w:pPr>
                  <w:spacing w:after="0" w:line="240" w:lineRule="auto"/>
                  <w:jc w:val="both"/>
                </w:pPr>
              </w:pPrChange>
            </w:pPr>
          </w:p>
          <w:p w14:paraId="4AFE2888" w14:textId="77777777" w:rsidR="00BA081D" w:rsidRDefault="00BA081D">
            <w:pPr>
              <w:spacing w:after="0" w:line="240" w:lineRule="auto"/>
              <w:jc w:val="both"/>
              <w:rPr>
                <w:rFonts w:ascii="Amasis MT Pro" w:hAnsi="Amasis MT Pro" w:cs="Times New Roman"/>
                <w:bCs/>
              </w:rPr>
            </w:pPr>
          </w:p>
        </w:tc>
        <w:tc>
          <w:tcPr>
            <w:tcW w:w="2805" w:type="dxa"/>
          </w:tcPr>
          <w:p w14:paraId="1365C62C" w14:textId="77777777" w:rsidR="00BA081D" w:rsidRDefault="00BA081D">
            <w:pPr>
              <w:spacing w:after="0" w:line="240" w:lineRule="auto"/>
              <w:jc w:val="both"/>
              <w:rPr>
                <w:rFonts w:ascii="Amasis MT Pro" w:hAnsi="Amasis MT Pro" w:cs="Times New Roman"/>
                <w:bCs/>
              </w:rPr>
            </w:pPr>
          </w:p>
          <w:p w14:paraId="42703484" w14:textId="77777777" w:rsidR="00BA081D" w:rsidRDefault="00BA081D">
            <w:pPr>
              <w:spacing w:after="0" w:line="240" w:lineRule="auto"/>
              <w:jc w:val="both"/>
              <w:rPr>
                <w:rFonts w:ascii="Amasis MT Pro" w:hAnsi="Amasis MT Pro" w:cs="Times New Roman"/>
                <w:bCs/>
              </w:rPr>
            </w:pPr>
          </w:p>
          <w:p w14:paraId="659B7E13" w14:textId="77777777" w:rsidR="00BA081D" w:rsidRDefault="00BA081D">
            <w:pPr>
              <w:spacing w:after="0" w:line="240" w:lineRule="auto"/>
              <w:jc w:val="both"/>
              <w:rPr>
                <w:rFonts w:ascii="Amasis MT Pro" w:hAnsi="Amasis MT Pro" w:cs="Times New Roman"/>
                <w:bCs/>
              </w:rPr>
            </w:pPr>
          </w:p>
          <w:p w14:paraId="19407BBE" w14:textId="77777777" w:rsidR="00BA081D" w:rsidRDefault="00D119E4">
            <w:pPr>
              <w:spacing w:after="0" w:line="240" w:lineRule="auto"/>
              <w:jc w:val="both"/>
              <w:rPr>
                <w:rFonts w:ascii="Amasis MT Pro" w:hAnsi="Amasis MT Pro" w:cs="Times New Roman"/>
                <w:bCs/>
              </w:rPr>
            </w:pPr>
            <w:r>
              <w:rPr>
                <w:rFonts w:ascii="Amasis MT Pro" w:hAnsi="Amasis MT Pro" w:cs="Times New Roman"/>
                <w:bCs/>
              </w:rPr>
              <w:t xml:space="preserve">Received mail </w:t>
            </w:r>
          </w:p>
          <w:p w14:paraId="59D7DD85" w14:textId="77777777" w:rsidR="00BA081D" w:rsidRDefault="00BA081D">
            <w:pPr>
              <w:spacing w:after="0" w:line="240" w:lineRule="auto"/>
              <w:jc w:val="both"/>
              <w:rPr>
                <w:rFonts w:ascii="Amasis MT Pro" w:hAnsi="Amasis MT Pro" w:cs="Times New Roman"/>
                <w:bCs/>
              </w:rPr>
            </w:pPr>
          </w:p>
          <w:p w14:paraId="495A2BAE" w14:textId="77777777" w:rsidR="00BA081D" w:rsidRDefault="00BA081D">
            <w:pPr>
              <w:spacing w:after="0" w:line="240" w:lineRule="auto"/>
              <w:jc w:val="both"/>
              <w:rPr>
                <w:rFonts w:ascii="Amasis MT Pro" w:hAnsi="Amasis MT Pro" w:cs="Times New Roman"/>
                <w:bCs/>
              </w:rPr>
            </w:pPr>
          </w:p>
          <w:p w14:paraId="234A8F6C" w14:textId="77777777" w:rsidR="00BA081D" w:rsidRDefault="00BA081D">
            <w:pPr>
              <w:spacing w:after="0" w:line="240" w:lineRule="auto"/>
              <w:jc w:val="both"/>
              <w:rPr>
                <w:rFonts w:ascii="Amasis MT Pro" w:hAnsi="Amasis MT Pro" w:cs="Times New Roman"/>
                <w:bCs/>
              </w:rPr>
            </w:pPr>
          </w:p>
          <w:p w14:paraId="7E6CFA92" w14:textId="77777777" w:rsidR="00BA081D" w:rsidRDefault="00BA081D">
            <w:pPr>
              <w:spacing w:after="0" w:line="240" w:lineRule="auto"/>
              <w:jc w:val="both"/>
              <w:rPr>
                <w:rFonts w:ascii="Amasis MT Pro" w:hAnsi="Amasis MT Pro" w:cs="Times New Roman"/>
                <w:bCs/>
              </w:rPr>
            </w:pPr>
          </w:p>
          <w:p w14:paraId="35D5B929" w14:textId="77777777" w:rsidR="00BA081D" w:rsidRDefault="00BA081D">
            <w:pPr>
              <w:spacing w:after="0" w:line="240" w:lineRule="auto"/>
              <w:jc w:val="both"/>
              <w:rPr>
                <w:rFonts w:ascii="Amasis MT Pro" w:hAnsi="Amasis MT Pro" w:cs="Times New Roman"/>
                <w:bCs/>
              </w:rPr>
            </w:pPr>
          </w:p>
          <w:p w14:paraId="632D3920" w14:textId="77777777" w:rsidR="00BA081D" w:rsidRDefault="00D119E4">
            <w:pPr>
              <w:spacing w:after="0" w:line="240" w:lineRule="auto"/>
              <w:jc w:val="both"/>
              <w:rPr>
                <w:rFonts w:ascii="Amasis MT Pro" w:hAnsi="Amasis MT Pro" w:cs="Times New Roman"/>
                <w:bCs/>
              </w:rPr>
            </w:pPr>
            <w:r>
              <w:rPr>
                <w:rFonts w:ascii="Amasis MT Pro" w:hAnsi="Amasis MT Pro" w:cs="Times New Roman"/>
                <w:bCs/>
              </w:rPr>
              <w:t>Received invoice</w:t>
            </w:r>
          </w:p>
          <w:p w14:paraId="58F57BA8" w14:textId="77777777" w:rsidR="00BA081D" w:rsidRDefault="00BA081D">
            <w:pPr>
              <w:spacing w:after="0" w:line="240" w:lineRule="auto"/>
              <w:jc w:val="both"/>
              <w:rPr>
                <w:rFonts w:ascii="Amasis MT Pro" w:hAnsi="Amasis MT Pro" w:cs="Times New Roman"/>
                <w:bCs/>
              </w:rPr>
            </w:pPr>
          </w:p>
          <w:p w14:paraId="5C95BF9C" w14:textId="77777777" w:rsidR="00BA081D" w:rsidRDefault="00BA081D">
            <w:pPr>
              <w:spacing w:after="0" w:line="240" w:lineRule="auto"/>
              <w:jc w:val="both"/>
              <w:rPr>
                <w:rFonts w:ascii="Amasis MT Pro" w:hAnsi="Amasis MT Pro" w:cs="Times New Roman"/>
                <w:bCs/>
              </w:rPr>
            </w:pPr>
          </w:p>
        </w:tc>
      </w:tr>
      <w:tr w:rsidR="00BA081D" w14:paraId="0408493C" w14:textId="77777777">
        <w:tc>
          <w:tcPr>
            <w:tcW w:w="2295" w:type="dxa"/>
          </w:tcPr>
          <w:p w14:paraId="1AC8C1C1" w14:textId="77777777" w:rsidR="00BA081D" w:rsidRDefault="00BA081D">
            <w:pPr>
              <w:spacing w:after="0" w:line="240" w:lineRule="auto"/>
              <w:jc w:val="both"/>
              <w:rPr>
                <w:rFonts w:ascii="Amasis MT Pro" w:hAnsi="Amasis MT Pro" w:cs="Times New Roman"/>
              </w:rPr>
            </w:pPr>
          </w:p>
          <w:p w14:paraId="22BDBB64" w14:textId="77777777" w:rsidR="00BA081D" w:rsidRDefault="00BA081D">
            <w:pPr>
              <w:spacing w:after="0" w:line="240" w:lineRule="auto"/>
              <w:jc w:val="both"/>
              <w:rPr>
                <w:rFonts w:ascii="Amasis MT Pro" w:hAnsi="Amasis MT Pro" w:cs="Times New Roman"/>
              </w:rPr>
            </w:pPr>
          </w:p>
          <w:p w14:paraId="63CAC098" w14:textId="77777777" w:rsidR="00BA081D" w:rsidRDefault="00BA081D">
            <w:pPr>
              <w:spacing w:after="0" w:line="240" w:lineRule="auto"/>
              <w:jc w:val="both"/>
              <w:rPr>
                <w:rFonts w:ascii="Amasis MT Pro" w:hAnsi="Amasis MT Pro" w:cs="Times New Roman"/>
              </w:rPr>
            </w:pPr>
          </w:p>
          <w:p w14:paraId="744B7C2E" w14:textId="77777777" w:rsidR="00BA081D" w:rsidRDefault="00BA081D">
            <w:pPr>
              <w:spacing w:after="0" w:line="240" w:lineRule="auto"/>
              <w:jc w:val="both"/>
              <w:rPr>
                <w:rFonts w:ascii="Amasis MT Pro" w:hAnsi="Amasis MT Pro" w:cs="Times New Roman"/>
              </w:rPr>
            </w:pPr>
          </w:p>
          <w:p w14:paraId="0EE7DF4F" w14:textId="77777777" w:rsidR="00BA081D" w:rsidRDefault="00BA081D">
            <w:pPr>
              <w:spacing w:after="0" w:line="240" w:lineRule="auto"/>
              <w:jc w:val="both"/>
              <w:rPr>
                <w:rFonts w:ascii="Amasis MT Pro" w:hAnsi="Amasis MT Pro" w:cs="Times New Roman"/>
              </w:rPr>
            </w:pPr>
          </w:p>
          <w:p w14:paraId="706E9112"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Head of Finance</w:t>
            </w:r>
          </w:p>
        </w:tc>
        <w:tc>
          <w:tcPr>
            <w:tcW w:w="4250" w:type="dxa"/>
          </w:tcPr>
          <w:p w14:paraId="5CC0424B" w14:textId="77777777" w:rsidR="00BA081D" w:rsidDel="00E02CB4" w:rsidRDefault="00BA081D">
            <w:pPr>
              <w:spacing w:after="0" w:line="240" w:lineRule="auto"/>
              <w:jc w:val="both"/>
              <w:rPr>
                <w:del w:id="39" w:author="HP" w:date="2026-02-10T11:11:00Z"/>
                <w:rFonts w:ascii="Amasis MT Pro" w:hAnsi="Amasis MT Pro" w:cs="Times New Roman"/>
                <w:b/>
                <w:bCs/>
                <w:u w:val="single"/>
              </w:rPr>
            </w:pPr>
          </w:p>
          <w:p w14:paraId="56BC20AB" w14:textId="77777777" w:rsidR="00BA081D" w:rsidRDefault="00BA081D">
            <w:pPr>
              <w:spacing w:after="0" w:line="240" w:lineRule="auto"/>
              <w:jc w:val="both"/>
              <w:rPr>
                <w:rFonts w:ascii="Amasis MT Pro" w:hAnsi="Amasis MT Pro" w:cs="Times New Roman"/>
                <w:b/>
                <w:bCs/>
                <w:u w:val="single"/>
              </w:rPr>
            </w:pPr>
          </w:p>
          <w:p w14:paraId="0A3E2FC5" w14:textId="77777777" w:rsidR="00BA081D" w:rsidRDefault="00D119E4">
            <w:pPr>
              <w:spacing w:after="0" w:line="240" w:lineRule="auto"/>
              <w:jc w:val="both"/>
              <w:rPr>
                <w:rFonts w:ascii="Amasis MT Pro" w:hAnsi="Amasis MT Pro" w:cs="Times New Roman"/>
                <w:b/>
                <w:bCs/>
                <w:u w:val="single"/>
              </w:rPr>
            </w:pPr>
            <w:r>
              <w:rPr>
                <w:rFonts w:ascii="Amasis MT Pro" w:hAnsi="Amasis MT Pro" w:cs="Times New Roman"/>
                <w:b/>
                <w:bCs/>
                <w:u w:val="single"/>
              </w:rPr>
              <w:t>Invoice Certification</w:t>
            </w:r>
          </w:p>
          <w:p w14:paraId="0EBB3E69" w14:textId="77777777" w:rsidR="00BA081D" w:rsidRDefault="00D119E4">
            <w:pPr>
              <w:pStyle w:val="ListParagraph"/>
              <w:numPr>
                <w:ilvl w:val="0"/>
                <w:numId w:val="48"/>
              </w:numPr>
              <w:spacing w:after="0" w:line="240" w:lineRule="auto"/>
              <w:jc w:val="both"/>
              <w:rPr>
                <w:rFonts w:ascii="Amasis MT Pro" w:hAnsi="Amasis MT Pro" w:cs="Times New Roman"/>
              </w:rPr>
            </w:pPr>
            <w:r>
              <w:rPr>
                <w:rFonts w:ascii="Amasis MT Pro" w:hAnsi="Amasis MT Pro" w:cs="Times New Roman"/>
              </w:rPr>
              <w:lastRenderedPageBreak/>
              <w:t>Receives an invoice.</w:t>
            </w:r>
          </w:p>
          <w:p w14:paraId="4055EB35" w14:textId="77777777" w:rsidR="00BA081D" w:rsidRDefault="00D119E4">
            <w:pPr>
              <w:pStyle w:val="ListParagraph"/>
              <w:numPr>
                <w:ilvl w:val="0"/>
                <w:numId w:val="48"/>
              </w:numPr>
              <w:spacing w:after="0" w:line="240" w:lineRule="auto"/>
              <w:jc w:val="both"/>
              <w:rPr>
                <w:rFonts w:ascii="Amasis MT Pro" w:hAnsi="Amasis MT Pro" w:cs="Times New Roman"/>
              </w:rPr>
            </w:pPr>
            <w:r>
              <w:rPr>
                <w:rFonts w:ascii="Amasis MT Pro" w:hAnsi="Amasis MT Pro" w:cs="Times New Roman"/>
              </w:rPr>
              <w:t>Makes a consistency checking of the invoice (amount, label, name of the supplier, stamp of the supplier, etc.).</w:t>
            </w:r>
          </w:p>
          <w:p w14:paraId="3B2D1869" w14:textId="77777777" w:rsidR="00BA081D" w:rsidRDefault="00D119E4">
            <w:pPr>
              <w:pStyle w:val="ListParagraph"/>
              <w:numPr>
                <w:ilvl w:val="0"/>
                <w:numId w:val="48"/>
              </w:numPr>
              <w:spacing w:after="0" w:line="240" w:lineRule="auto"/>
              <w:jc w:val="both"/>
              <w:rPr>
                <w:rFonts w:ascii="Amasis MT Pro" w:hAnsi="Amasis MT Pro" w:cs="Times New Roman"/>
              </w:rPr>
            </w:pPr>
            <w:r>
              <w:rPr>
                <w:rFonts w:ascii="Amasis MT Pro" w:hAnsi="Amasis MT Pro" w:cs="Times New Roman"/>
              </w:rPr>
              <w:t>Received invoice.</w:t>
            </w:r>
          </w:p>
          <w:p w14:paraId="4C0E4AE9" w14:textId="77777777" w:rsidR="00BA081D" w:rsidRDefault="00D119E4">
            <w:pPr>
              <w:pStyle w:val="ListParagraph"/>
              <w:numPr>
                <w:ilvl w:val="0"/>
                <w:numId w:val="48"/>
              </w:numPr>
              <w:spacing w:after="0" w:line="240" w:lineRule="auto"/>
              <w:jc w:val="both"/>
              <w:rPr>
                <w:rFonts w:ascii="Amasis MT Pro" w:hAnsi="Amasis MT Pro" w:cs="Times New Roman"/>
              </w:rPr>
            </w:pPr>
            <w:r>
              <w:rPr>
                <w:rFonts w:ascii="Amasis MT Pro" w:hAnsi="Amasis MT Pro" w:cs="Times New Roman"/>
              </w:rPr>
              <w:t>Checks the invoice and puts the stamp/note for payment authorization on the invoice.</w:t>
            </w:r>
          </w:p>
          <w:p w14:paraId="5B5CB385" w14:textId="77777777" w:rsidR="00BA081D" w:rsidRDefault="00D119E4">
            <w:pPr>
              <w:pStyle w:val="ListParagraph"/>
              <w:numPr>
                <w:ilvl w:val="0"/>
                <w:numId w:val="48"/>
              </w:numPr>
              <w:spacing w:after="0" w:line="240" w:lineRule="auto"/>
              <w:jc w:val="both"/>
              <w:rPr>
                <w:rFonts w:ascii="Amasis MT Pro" w:hAnsi="Amasis MT Pro" w:cs="Times New Roman"/>
              </w:rPr>
            </w:pPr>
            <w:r>
              <w:rPr>
                <w:rFonts w:ascii="Amasis MT Pro" w:hAnsi="Amasis MT Pro" w:cs="Times New Roman"/>
              </w:rPr>
              <w:t>Forwards the invoice to the responsible officer (Accountant/Finance assistant) for payment</w:t>
            </w:r>
            <w:r>
              <w:rPr>
                <w:rFonts w:ascii="Amasis MT Pro" w:hAnsi="Amasis MT Pro"/>
                <w:color w:val="000000"/>
                <w:spacing w:val="2"/>
              </w:rPr>
              <w:t xml:space="preserve"> </w:t>
            </w:r>
            <w:r>
              <w:rPr>
                <w:rFonts w:ascii="Amasis MT Pro" w:hAnsi="Amasis MT Pro" w:cs="Times New Roman"/>
              </w:rPr>
              <w:t>instrument preparation.</w:t>
            </w:r>
          </w:p>
        </w:tc>
        <w:tc>
          <w:tcPr>
            <w:tcW w:w="2805" w:type="dxa"/>
          </w:tcPr>
          <w:p w14:paraId="0E5FDE38" w14:textId="77777777" w:rsidR="00BA081D" w:rsidRDefault="00BA081D">
            <w:pPr>
              <w:spacing w:after="0" w:line="240" w:lineRule="auto"/>
              <w:jc w:val="both"/>
              <w:rPr>
                <w:rFonts w:ascii="Amasis MT Pro" w:hAnsi="Amasis MT Pro" w:cs="Times New Roman"/>
                <w:bCs/>
              </w:rPr>
            </w:pPr>
          </w:p>
          <w:p w14:paraId="0EDCC936" w14:textId="77777777" w:rsidR="00BA081D" w:rsidRDefault="00BA081D">
            <w:pPr>
              <w:spacing w:after="0" w:line="240" w:lineRule="auto"/>
              <w:jc w:val="both"/>
              <w:rPr>
                <w:rFonts w:ascii="Amasis MT Pro" w:hAnsi="Amasis MT Pro" w:cs="Times New Roman"/>
              </w:rPr>
            </w:pPr>
          </w:p>
          <w:p w14:paraId="471FDF4E" w14:textId="77777777" w:rsidR="00BA081D" w:rsidRDefault="00BA081D">
            <w:pPr>
              <w:spacing w:after="0" w:line="240" w:lineRule="auto"/>
              <w:jc w:val="both"/>
              <w:rPr>
                <w:rFonts w:ascii="Amasis MT Pro" w:hAnsi="Amasis MT Pro" w:cs="Times New Roman"/>
              </w:rPr>
            </w:pPr>
          </w:p>
          <w:p w14:paraId="2CC68024" w14:textId="77777777" w:rsidR="00BA081D" w:rsidRDefault="00BA081D">
            <w:pPr>
              <w:spacing w:after="0" w:line="240" w:lineRule="auto"/>
              <w:jc w:val="both"/>
              <w:rPr>
                <w:rFonts w:ascii="Amasis MT Pro" w:hAnsi="Amasis MT Pro" w:cs="Times New Roman"/>
                <w:bCs/>
              </w:rPr>
            </w:pPr>
          </w:p>
          <w:p w14:paraId="562E9F85" w14:textId="77777777" w:rsidR="00BA081D" w:rsidRDefault="00BA081D">
            <w:pPr>
              <w:spacing w:after="0" w:line="240" w:lineRule="auto"/>
              <w:jc w:val="both"/>
              <w:rPr>
                <w:rFonts w:ascii="Amasis MT Pro" w:hAnsi="Amasis MT Pro" w:cs="Times New Roman"/>
              </w:rPr>
            </w:pPr>
          </w:p>
          <w:p w14:paraId="55AAA53B" w14:textId="77777777" w:rsidR="00BA081D" w:rsidRDefault="00D119E4">
            <w:pPr>
              <w:spacing w:after="0" w:line="240" w:lineRule="auto"/>
              <w:jc w:val="both"/>
              <w:rPr>
                <w:rFonts w:ascii="Amasis MT Pro" w:hAnsi="Amasis MT Pro" w:cs="Times New Roman"/>
                <w:bCs/>
              </w:rPr>
            </w:pPr>
            <w:r>
              <w:rPr>
                <w:rFonts w:ascii="Amasis MT Pro" w:hAnsi="Amasis MT Pro" w:cs="Times New Roman"/>
                <w:bCs/>
              </w:rPr>
              <w:t>Received invoice</w:t>
            </w:r>
          </w:p>
          <w:p w14:paraId="0E91A233" w14:textId="77777777" w:rsidR="00BA081D" w:rsidRDefault="00BA081D">
            <w:pPr>
              <w:spacing w:after="0" w:line="240" w:lineRule="auto"/>
              <w:jc w:val="both"/>
              <w:rPr>
                <w:rFonts w:ascii="Amasis MT Pro" w:hAnsi="Amasis MT Pro" w:cs="Times New Roman"/>
              </w:rPr>
            </w:pPr>
          </w:p>
        </w:tc>
      </w:tr>
      <w:tr w:rsidR="00BA081D" w14:paraId="6A31C6C3" w14:textId="77777777">
        <w:trPr>
          <w:trHeight w:val="351"/>
        </w:trPr>
        <w:tc>
          <w:tcPr>
            <w:tcW w:w="9350" w:type="dxa"/>
            <w:gridSpan w:val="3"/>
            <w:shd w:val="clear" w:color="auto" w:fill="548DD4" w:themeFill="text2" w:themeFillTint="99"/>
          </w:tcPr>
          <w:p w14:paraId="4CEE39F2" w14:textId="77777777" w:rsidR="00BA081D" w:rsidRDefault="00D119E4">
            <w:pPr>
              <w:spacing w:after="0" w:line="240" w:lineRule="auto"/>
              <w:jc w:val="both"/>
              <w:rPr>
                <w:rFonts w:ascii="Amasis MT Pro" w:hAnsi="Amasis MT Pro" w:cs="Times New Roman"/>
                <w:b/>
                <w:bCs/>
                <w:color w:val="FFFFFF" w:themeColor="background1"/>
              </w:rPr>
            </w:pPr>
            <w:r>
              <w:rPr>
                <w:rFonts w:ascii="Amasis MT Pro" w:hAnsi="Amasis MT Pro" w:cs="Times New Roman"/>
                <w:b/>
                <w:bCs/>
                <w:color w:val="FFFFFF" w:themeColor="background1"/>
              </w:rPr>
              <w:lastRenderedPageBreak/>
              <w:t>Preparation of payment instrument</w:t>
            </w:r>
          </w:p>
        </w:tc>
      </w:tr>
      <w:tr w:rsidR="00BA081D" w14:paraId="0AE66A3A" w14:textId="77777777">
        <w:tc>
          <w:tcPr>
            <w:tcW w:w="2295" w:type="dxa"/>
          </w:tcPr>
          <w:p w14:paraId="12A31C7B"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Stakeholders</w:t>
            </w:r>
          </w:p>
        </w:tc>
        <w:tc>
          <w:tcPr>
            <w:tcW w:w="4250" w:type="dxa"/>
          </w:tcPr>
          <w:p w14:paraId="168854E8"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Tasks</w:t>
            </w:r>
          </w:p>
        </w:tc>
        <w:tc>
          <w:tcPr>
            <w:tcW w:w="2805" w:type="dxa"/>
          </w:tcPr>
          <w:p w14:paraId="072E00EE"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Tools</w:t>
            </w:r>
          </w:p>
        </w:tc>
      </w:tr>
      <w:tr w:rsidR="00BA081D" w14:paraId="12CD9B3F" w14:textId="77777777">
        <w:tc>
          <w:tcPr>
            <w:tcW w:w="2295" w:type="dxa"/>
          </w:tcPr>
          <w:p w14:paraId="4485FCA6" w14:textId="77777777" w:rsidR="00BA081D" w:rsidRDefault="00BA081D">
            <w:pPr>
              <w:spacing w:after="0" w:line="240" w:lineRule="auto"/>
              <w:jc w:val="both"/>
              <w:rPr>
                <w:rFonts w:ascii="Amasis MT Pro" w:hAnsi="Amasis MT Pro" w:cs="Times New Roman"/>
              </w:rPr>
            </w:pPr>
          </w:p>
          <w:p w14:paraId="633A5461" w14:textId="77777777" w:rsidR="00BA081D" w:rsidRDefault="00BA081D">
            <w:pPr>
              <w:spacing w:after="0" w:line="240" w:lineRule="auto"/>
              <w:jc w:val="both"/>
              <w:rPr>
                <w:rFonts w:ascii="Amasis MT Pro" w:hAnsi="Amasis MT Pro" w:cs="Times New Roman"/>
              </w:rPr>
            </w:pPr>
          </w:p>
          <w:p w14:paraId="4FC3F28A" w14:textId="77777777" w:rsidR="00BA081D" w:rsidRDefault="00BA081D">
            <w:pPr>
              <w:spacing w:after="0" w:line="240" w:lineRule="auto"/>
              <w:jc w:val="both"/>
              <w:rPr>
                <w:rFonts w:ascii="Amasis MT Pro" w:hAnsi="Amasis MT Pro" w:cs="Times New Roman"/>
              </w:rPr>
            </w:pPr>
          </w:p>
          <w:p w14:paraId="2B3C8827" w14:textId="77777777" w:rsidR="00BA081D" w:rsidRDefault="00D119E4">
            <w:pPr>
              <w:spacing w:after="0" w:line="240" w:lineRule="auto"/>
              <w:jc w:val="both"/>
              <w:rPr>
                <w:rFonts w:ascii="Amasis MT Pro" w:hAnsi="Amasis MT Pro" w:cs="Times New Roman"/>
              </w:rPr>
            </w:pPr>
            <w:r>
              <w:rPr>
                <w:rFonts w:ascii="Amasis MT Pro" w:hAnsi="Amasis MT Pro" w:cs="Times New Roman"/>
              </w:rPr>
              <w:t>Accountant/ Finance officer</w:t>
            </w:r>
          </w:p>
        </w:tc>
        <w:tc>
          <w:tcPr>
            <w:tcW w:w="4250" w:type="dxa"/>
          </w:tcPr>
          <w:p w14:paraId="4C4008D9" w14:textId="77777777" w:rsidR="00BA081D" w:rsidRDefault="00D119E4">
            <w:pPr>
              <w:pStyle w:val="ListParagraph"/>
              <w:numPr>
                <w:ilvl w:val="0"/>
                <w:numId w:val="49"/>
              </w:numPr>
              <w:spacing w:after="0" w:line="240" w:lineRule="auto"/>
              <w:jc w:val="both"/>
              <w:rPr>
                <w:rFonts w:ascii="Amasis MT Pro" w:hAnsi="Amasis MT Pro" w:cs="Times New Roman"/>
              </w:rPr>
            </w:pPr>
            <w:r>
              <w:rPr>
                <w:rFonts w:ascii="Amasis MT Pro" w:hAnsi="Amasis MT Pro" w:cs="Times New Roman"/>
              </w:rPr>
              <w:t>Receives the invoice.</w:t>
            </w:r>
          </w:p>
          <w:p w14:paraId="4FA04E03" w14:textId="77777777" w:rsidR="00BA081D" w:rsidRDefault="00BA081D">
            <w:pPr>
              <w:pStyle w:val="ListParagraph"/>
              <w:spacing w:after="0" w:line="240" w:lineRule="auto"/>
              <w:jc w:val="both"/>
              <w:rPr>
                <w:rFonts w:ascii="Amasis MT Pro" w:hAnsi="Amasis MT Pro" w:cs="Times New Roman"/>
              </w:rPr>
            </w:pPr>
          </w:p>
          <w:p w14:paraId="53DDB97B" w14:textId="77777777" w:rsidR="00BA081D" w:rsidRDefault="00D119E4">
            <w:pPr>
              <w:pStyle w:val="ListParagraph"/>
              <w:numPr>
                <w:ilvl w:val="0"/>
                <w:numId w:val="49"/>
              </w:numPr>
              <w:spacing w:after="0" w:line="240" w:lineRule="auto"/>
              <w:jc w:val="both"/>
              <w:rPr>
                <w:rFonts w:ascii="Amasis MT Pro" w:hAnsi="Amasis MT Pro" w:cs="Times New Roman"/>
              </w:rPr>
            </w:pPr>
            <w:r>
              <w:rPr>
                <w:rFonts w:ascii="Amasis MT Pro" w:hAnsi="Amasis MT Pro" w:cs="Times New Roman"/>
              </w:rPr>
              <w:t>Ensures that it is certified by the user service by confirming quality and quantity of goods/services delivered.</w:t>
            </w:r>
          </w:p>
          <w:p w14:paraId="7C218F34" w14:textId="77777777" w:rsidR="00BA081D" w:rsidRDefault="00BA081D">
            <w:pPr>
              <w:pStyle w:val="ListParagraph"/>
              <w:spacing w:after="0" w:line="240" w:lineRule="auto"/>
              <w:jc w:val="both"/>
              <w:rPr>
                <w:rFonts w:ascii="Amasis MT Pro" w:hAnsi="Amasis MT Pro" w:cs="Times New Roman"/>
              </w:rPr>
            </w:pPr>
          </w:p>
          <w:p w14:paraId="2E7FB0D5" w14:textId="77777777" w:rsidR="00BA081D" w:rsidRDefault="00D119E4">
            <w:pPr>
              <w:pStyle w:val="ListParagraph"/>
              <w:numPr>
                <w:ilvl w:val="0"/>
                <w:numId w:val="49"/>
              </w:numPr>
              <w:spacing w:after="0" w:line="240" w:lineRule="auto"/>
              <w:jc w:val="both"/>
              <w:rPr>
                <w:rFonts w:ascii="Amasis MT Pro" w:hAnsi="Amasis MT Pro" w:cs="Times New Roman"/>
              </w:rPr>
            </w:pPr>
            <w:r>
              <w:rPr>
                <w:rFonts w:ascii="Amasis MT Pro" w:hAnsi="Amasis MT Pro" w:cs="Times New Roman"/>
              </w:rPr>
              <w:t>Prepares the payment instrument.</w:t>
            </w:r>
          </w:p>
          <w:p w14:paraId="73AFA76E" w14:textId="77777777" w:rsidR="00BA081D" w:rsidRDefault="00BA081D">
            <w:pPr>
              <w:pStyle w:val="ListParagraph"/>
              <w:spacing w:after="0" w:line="240" w:lineRule="auto"/>
              <w:jc w:val="both"/>
              <w:rPr>
                <w:rFonts w:ascii="Amasis MT Pro" w:hAnsi="Amasis MT Pro" w:cs="Times New Roman"/>
              </w:rPr>
            </w:pPr>
          </w:p>
          <w:p w14:paraId="34B70ED0" w14:textId="77777777" w:rsidR="00BA081D" w:rsidRDefault="00D119E4">
            <w:pPr>
              <w:pStyle w:val="ListParagraph"/>
              <w:numPr>
                <w:ilvl w:val="0"/>
                <w:numId w:val="49"/>
              </w:numPr>
              <w:spacing w:after="0" w:line="240" w:lineRule="auto"/>
              <w:jc w:val="both"/>
              <w:rPr>
                <w:rFonts w:ascii="Amasis MT Pro" w:hAnsi="Amasis MT Pro" w:cs="Times New Roman"/>
              </w:rPr>
            </w:pPr>
            <w:r>
              <w:rPr>
                <w:rFonts w:ascii="Amasis MT Pro" w:hAnsi="Amasis MT Pro" w:cs="Times New Roman"/>
              </w:rPr>
              <w:t xml:space="preserve">Forwards the instrument to the Head of Finance validation, Executive Director for approval and </w:t>
            </w:r>
            <w:r>
              <w:rPr>
                <w:rFonts w:ascii="Amasis MT Pro" w:hAnsi="Amasis MT Pro" w:cs="Times New Roman"/>
              </w:rPr>
              <w:lastRenderedPageBreak/>
              <w:t>the Chairman for endorsement before payment.</w:t>
            </w:r>
          </w:p>
          <w:p w14:paraId="6DC0121C" w14:textId="77777777" w:rsidR="00BA081D" w:rsidRDefault="00BA081D">
            <w:pPr>
              <w:pStyle w:val="ListParagraph"/>
              <w:spacing w:after="0" w:line="240" w:lineRule="auto"/>
              <w:jc w:val="both"/>
              <w:rPr>
                <w:rFonts w:ascii="Amasis MT Pro" w:hAnsi="Amasis MT Pro" w:cs="Times New Roman"/>
              </w:rPr>
            </w:pPr>
          </w:p>
          <w:p w14:paraId="7C83A01F" w14:textId="77777777" w:rsidR="00BA081D" w:rsidRDefault="00D119E4">
            <w:pPr>
              <w:pStyle w:val="ListParagraph"/>
              <w:numPr>
                <w:ilvl w:val="0"/>
                <w:numId w:val="49"/>
              </w:numPr>
              <w:spacing w:after="0" w:line="240" w:lineRule="auto"/>
              <w:jc w:val="both"/>
              <w:rPr>
                <w:rFonts w:ascii="Amasis MT Pro" w:hAnsi="Amasis MT Pro" w:cs="Times New Roman"/>
              </w:rPr>
            </w:pPr>
            <w:r>
              <w:rPr>
                <w:rFonts w:ascii="Amasis MT Pro" w:hAnsi="Amasis MT Pro" w:cs="Times New Roman"/>
              </w:rPr>
              <w:t xml:space="preserve">Gives the </w:t>
            </w:r>
            <w:proofErr w:type="spellStart"/>
            <w:r>
              <w:rPr>
                <w:rFonts w:ascii="Amasis MT Pro" w:hAnsi="Amasis MT Pro" w:cs="Times New Roman"/>
              </w:rPr>
              <w:t>cheque</w:t>
            </w:r>
            <w:proofErr w:type="spellEnd"/>
            <w:r>
              <w:rPr>
                <w:rFonts w:ascii="Amasis MT Pro" w:hAnsi="Amasis MT Pro" w:cs="Times New Roman"/>
              </w:rPr>
              <w:t xml:space="preserve"> to the supplier or his representative against discharge on the copy including stamping RECIEVED, as part of a payment by </w:t>
            </w:r>
            <w:proofErr w:type="spellStart"/>
            <w:r>
              <w:rPr>
                <w:rFonts w:ascii="Amasis MT Pro" w:hAnsi="Amasis MT Pro" w:cs="Times New Roman"/>
              </w:rPr>
              <w:t>cheque</w:t>
            </w:r>
            <w:proofErr w:type="spellEnd"/>
            <w:r>
              <w:rPr>
                <w:rFonts w:ascii="Amasis MT Pro" w:hAnsi="Amasis MT Pro" w:cs="Times New Roman"/>
              </w:rPr>
              <w:t xml:space="preserve"> (invalid processes in the case of </w:t>
            </w:r>
            <w:proofErr w:type="spellStart"/>
            <w:r>
              <w:rPr>
                <w:rFonts w:ascii="Amasis MT Pro" w:hAnsi="Amasis MT Pro" w:cs="Times New Roman"/>
              </w:rPr>
              <w:t>eBanking</w:t>
            </w:r>
            <w:proofErr w:type="spellEnd"/>
            <w:r>
              <w:rPr>
                <w:rFonts w:ascii="Amasis MT Pro" w:hAnsi="Amasis MT Pro" w:cs="Times New Roman"/>
              </w:rPr>
              <w:t>).</w:t>
            </w:r>
          </w:p>
          <w:p w14:paraId="60A2D173" w14:textId="77777777" w:rsidR="00BA081D" w:rsidRDefault="00BA081D">
            <w:pPr>
              <w:spacing w:after="0" w:line="240" w:lineRule="auto"/>
              <w:jc w:val="both"/>
              <w:rPr>
                <w:rFonts w:ascii="Amasis MT Pro" w:hAnsi="Amasis MT Pro" w:cs="Times New Roman"/>
              </w:rPr>
            </w:pPr>
          </w:p>
          <w:p w14:paraId="614A2349" w14:textId="77777777" w:rsidR="00BA081D" w:rsidRDefault="00D119E4">
            <w:pPr>
              <w:pStyle w:val="ListParagraph"/>
              <w:numPr>
                <w:ilvl w:val="0"/>
                <w:numId w:val="49"/>
              </w:numPr>
              <w:spacing w:after="0" w:line="240" w:lineRule="auto"/>
              <w:jc w:val="both"/>
              <w:rPr>
                <w:rFonts w:ascii="Amasis MT Pro" w:hAnsi="Amasis MT Pro" w:cs="Times New Roman"/>
              </w:rPr>
            </w:pPr>
            <w:r>
              <w:rPr>
                <w:rFonts w:ascii="Amasis MT Pro" w:hAnsi="Amasis MT Pro" w:cs="Times New Roman"/>
              </w:rPr>
              <w:t xml:space="preserve">Alternatively, give the transfer order to the courier for deposit to the bank against receipt on the copy (software process for the case of </w:t>
            </w:r>
            <w:proofErr w:type="spellStart"/>
            <w:r>
              <w:rPr>
                <w:rFonts w:ascii="Amasis MT Pro" w:hAnsi="Amasis MT Pro" w:cs="Times New Roman"/>
              </w:rPr>
              <w:t>eBanking</w:t>
            </w:r>
            <w:proofErr w:type="spellEnd"/>
            <w:r>
              <w:rPr>
                <w:rFonts w:ascii="Amasis MT Pro" w:hAnsi="Amasis MT Pro" w:cs="Times New Roman"/>
              </w:rPr>
              <w:t>).</w:t>
            </w:r>
          </w:p>
          <w:p w14:paraId="743880AE" w14:textId="77777777" w:rsidR="00BA081D" w:rsidDel="00E02CB4" w:rsidRDefault="00BA081D">
            <w:pPr>
              <w:spacing w:after="0" w:line="240" w:lineRule="auto"/>
              <w:jc w:val="both"/>
              <w:rPr>
                <w:del w:id="40" w:author="HP" w:date="2026-02-10T11:11:00Z"/>
                <w:rFonts w:ascii="Amasis MT Pro" w:hAnsi="Amasis MT Pro" w:cs="Times New Roman"/>
              </w:rPr>
            </w:pPr>
          </w:p>
          <w:p w14:paraId="36AD9942" w14:textId="77777777" w:rsidR="00BA081D" w:rsidDel="00E02CB4" w:rsidRDefault="00BA081D">
            <w:pPr>
              <w:spacing w:after="0" w:line="240" w:lineRule="auto"/>
              <w:jc w:val="both"/>
              <w:rPr>
                <w:del w:id="41" w:author="HP" w:date="2026-02-10T11:11:00Z"/>
                <w:rFonts w:ascii="Amasis MT Pro" w:hAnsi="Amasis MT Pro" w:cs="Times New Roman"/>
              </w:rPr>
            </w:pPr>
          </w:p>
          <w:p w14:paraId="3CDD512B" w14:textId="77777777" w:rsidR="00BA081D" w:rsidRDefault="00BA081D">
            <w:pPr>
              <w:spacing w:after="0" w:line="240" w:lineRule="auto"/>
              <w:jc w:val="both"/>
              <w:rPr>
                <w:rFonts w:ascii="Amasis MT Pro" w:hAnsi="Amasis MT Pro" w:cs="Times New Roman"/>
              </w:rPr>
            </w:pPr>
          </w:p>
        </w:tc>
        <w:tc>
          <w:tcPr>
            <w:tcW w:w="2805" w:type="dxa"/>
          </w:tcPr>
          <w:p w14:paraId="117FB072" w14:textId="77777777" w:rsidR="00BA081D" w:rsidRDefault="00BA081D">
            <w:pPr>
              <w:spacing w:after="0" w:line="240" w:lineRule="auto"/>
              <w:jc w:val="both"/>
              <w:rPr>
                <w:rFonts w:ascii="Amasis MT Pro" w:hAnsi="Amasis MT Pro" w:cs="Times New Roman"/>
              </w:rPr>
            </w:pPr>
          </w:p>
          <w:p w14:paraId="6AA0C660" w14:textId="77777777" w:rsidR="00BA081D" w:rsidRDefault="00BA081D">
            <w:pPr>
              <w:spacing w:after="0" w:line="240" w:lineRule="auto"/>
              <w:jc w:val="both"/>
              <w:rPr>
                <w:rFonts w:ascii="Amasis MT Pro" w:hAnsi="Amasis MT Pro" w:cs="Times New Roman"/>
              </w:rPr>
            </w:pPr>
          </w:p>
          <w:p w14:paraId="34E73D39" w14:textId="77777777" w:rsidR="00BA081D" w:rsidRDefault="00BA081D">
            <w:pPr>
              <w:spacing w:after="0" w:line="240" w:lineRule="auto"/>
              <w:jc w:val="both"/>
              <w:rPr>
                <w:rFonts w:ascii="Amasis MT Pro" w:hAnsi="Amasis MT Pro" w:cs="Times New Roman"/>
              </w:rPr>
            </w:pPr>
          </w:p>
          <w:p w14:paraId="26248036"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Received invoice</w:t>
            </w:r>
          </w:p>
          <w:p w14:paraId="61575C8D"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Payment instrument (</w:t>
            </w:r>
            <w:proofErr w:type="spellStart"/>
            <w:r>
              <w:rPr>
                <w:rFonts w:ascii="Amasis MT Pro" w:hAnsi="Amasis MT Pro" w:cs="Times New Roman"/>
              </w:rPr>
              <w:t>e.g</w:t>
            </w:r>
            <w:proofErr w:type="spellEnd"/>
            <w:r>
              <w:rPr>
                <w:rFonts w:ascii="Amasis MT Pro" w:hAnsi="Amasis MT Pro" w:cs="Times New Roman"/>
              </w:rPr>
              <w:t xml:space="preserve">; </w:t>
            </w:r>
            <w:proofErr w:type="spellStart"/>
            <w:r>
              <w:rPr>
                <w:rFonts w:ascii="Amasis MT Pro" w:hAnsi="Amasis MT Pro" w:cs="Times New Roman"/>
              </w:rPr>
              <w:t>cheque</w:t>
            </w:r>
            <w:proofErr w:type="spellEnd"/>
            <w:r>
              <w:rPr>
                <w:rFonts w:ascii="Amasis MT Pro" w:hAnsi="Amasis MT Pro" w:cs="Times New Roman"/>
              </w:rPr>
              <w:t>)</w:t>
            </w:r>
          </w:p>
          <w:p w14:paraId="6F866B41" w14:textId="77777777" w:rsidR="00BA081D" w:rsidRDefault="00BA081D">
            <w:pPr>
              <w:spacing w:after="0" w:line="240" w:lineRule="auto"/>
              <w:jc w:val="both"/>
              <w:rPr>
                <w:rFonts w:ascii="Amasis MT Pro" w:hAnsi="Amasis MT Pro" w:cs="Times New Roman"/>
              </w:rPr>
            </w:pPr>
          </w:p>
        </w:tc>
      </w:tr>
      <w:tr w:rsidR="00BA081D" w14:paraId="6F390A02" w14:textId="77777777">
        <w:trPr>
          <w:trHeight w:val="373"/>
        </w:trPr>
        <w:tc>
          <w:tcPr>
            <w:tcW w:w="9350" w:type="dxa"/>
            <w:gridSpan w:val="3"/>
            <w:shd w:val="clear" w:color="auto" w:fill="548DD4" w:themeFill="text2" w:themeFillTint="99"/>
          </w:tcPr>
          <w:p w14:paraId="74C97276" w14:textId="77777777" w:rsidR="00BA081D" w:rsidRDefault="00D119E4">
            <w:pPr>
              <w:spacing w:after="0" w:line="240" w:lineRule="auto"/>
              <w:jc w:val="both"/>
              <w:rPr>
                <w:rFonts w:ascii="Amasis MT Pro" w:hAnsi="Amasis MT Pro" w:cs="Times New Roman"/>
                <w:b/>
                <w:bCs/>
                <w:color w:val="FFFFFF" w:themeColor="background1"/>
              </w:rPr>
            </w:pPr>
            <w:r>
              <w:rPr>
                <w:rFonts w:ascii="Amasis MT Pro" w:hAnsi="Amasis MT Pro" w:cs="Times New Roman"/>
                <w:b/>
                <w:bCs/>
                <w:color w:val="FFFFFF" w:themeColor="background1"/>
              </w:rPr>
              <w:lastRenderedPageBreak/>
              <w:t>Outgoing mail (Physical mail - electronic mail)</w:t>
            </w:r>
          </w:p>
        </w:tc>
      </w:tr>
      <w:tr w:rsidR="00BA081D" w14:paraId="02E0D565" w14:textId="77777777">
        <w:tc>
          <w:tcPr>
            <w:tcW w:w="2295" w:type="dxa"/>
          </w:tcPr>
          <w:p w14:paraId="7A41D35A"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Stakeholders</w:t>
            </w:r>
          </w:p>
        </w:tc>
        <w:tc>
          <w:tcPr>
            <w:tcW w:w="4250" w:type="dxa"/>
          </w:tcPr>
          <w:p w14:paraId="4A5621CD"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Tasks</w:t>
            </w:r>
          </w:p>
        </w:tc>
        <w:tc>
          <w:tcPr>
            <w:tcW w:w="2805" w:type="dxa"/>
          </w:tcPr>
          <w:p w14:paraId="655B83EC"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Tools</w:t>
            </w:r>
          </w:p>
        </w:tc>
      </w:tr>
      <w:tr w:rsidR="00BA081D" w14:paraId="1A0481C1" w14:textId="77777777">
        <w:trPr>
          <w:trHeight w:val="557"/>
        </w:trPr>
        <w:tc>
          <w:tcPr>
            <w:tcW w:w="2295" w:type="dxa"/>
          </w:tcPr>
          <w:p w14:paraId="0667434F" w14:textId="77777777" w:rsidR="00BA081D" w:rsidRDefault="00D119E4">
            <w:pPr>
              <w:spacing w:after="0" w:line="240" w:lineRule="auto"/>
              <w:jc w:val="both"/>
              <w:rPr>
                <w:rFonts w:ascii="Amasis MT Pro" w:hAnsi="Amasis MT Pro" w:cs="Times New Roman"/>
              </w:rPr>
            </w:pPr>
            <w:r>
              <w:rPr>
                <w:rFonts w:ascii="Amasis MT Pro" w:hAnsi="Amasis MT Pro" w:cs="Times New Roman"/>
              </w:rPr>
              <w:t>Mail initiator</w:t>
            </w:r>
          </w:p>
          <w:p w14:paraId="428DE958" w14:textId="77777777" w:rsidR="00BA081D" w:rsidRDefault="00BA081D">
            <w:pPr>
              <w:spacing w:after="0" w:line="240" w:lineRule="auto"/>
              <w:jc w:val="both"/>
              <w:rPr>
                <w:rFonts w:ascii="Amasis MT Pro" w:hAnsi="Amasis MT Pro" w:cs="Times New Roman"/>
              </w:rPr>
            </w:pPr>
          </w:p>
        </w:tc>
        <w:tc>
          <w:tcPr>
            <w:tcW w:w="4250" w:type="dxa"/>
          </w:tcPr>
          <w:p w14:paraId="593DB5EA" w14:textId="77777777" w:rsidR="00BA081D" w:rsidRDefault="00D119E4">
            <w:pPr>
              <w:pStyle w:val="ListParagraph"/>
              <w:numPr>
                <w:ilvl w:val="0"/>
                <w:numId w:val="50"/>
              </w:numPr>
              <w:spacing w:after="0" w:line="240" w:lineRule="auto"/>
              <w:jc w:val="both"/>
              <w:rPr>
                <w:rFonts w:ascii="Amasis MT Pro" w:hAnsi="Amasis MT Pro" w:cs="Times New Roman"/>
              </w:rPr>
            </w:pPr>
            <w:r>
              <w:rPr>
                <w:rFonts w:ascii="Amasis MT Pro" w:hAnsi="Amasis MT Pro" w:cs="Times New Roman"/>
              </w:rPr>
              <w:t>Prepares the mail draft.</w:t>
            </w:r>
          </w:p>
          <w:p w14:paraId="2F78C493" w14:textId="77777777" w:rsidR="00BA081D" w:rsidRDefault="00D119E4">
            <w:pPr>
              <w:pStyle w:val="ListParagraph"/>
              <w:numPr>
                <w:ilvl w:val="0"/>
                <w:numId w:val="50"/>
              </w:numPr>
              <w:spacing w:after="0" w:line="240" w:lineRule="auto"/>
              <w:jc w:val="both"/>
              <w:rPr>
                <w:rFonts w:ascii="Amasis MT Pro" w:hAnsi="Amasis MT Pro" w:cs="Times New Roman"/>
              </w:rPr>
            </w:pPr>
            <w:r>
              <w:rPr>
                <w:rFonts w:ascii="Amasis MT Pro" w:hAnsi="Amasis MT Pro" w:cs="Times New Roman"/>
              </w:rPr>
              <w:t>Submits to the direct supervisor.</w:t>
            </w:r>
          </w:p>
        </w:tc>
        <w:tc>
          <w:tcPr>
            <w:tcW w:w="2805" w:type="dxa"/>
          </w:tcPr>
          <w:p w14:paraId="471A0AD4" w14:textId="77777777" w:rsidR="00BA081D" w:rsidRDefault="00D119E4">
            <w:pPr>
              <w:spacing w:after="0" w:line="240" w:lineRule="auto"/>
              <w:jc w:val="both"/>
              <w:rPr>
                <w:rFonts w:ascii="Amasis MT Pro" w:hAnsi="Amasis MT Pro" w:cs="Times New Roman"/>
              </w:rPr>
            </w:pPr>
            <w:r>
              <w:rPr>
                <w:rFonts w:ascii="Amasis MT Pro" w:hAnsi="Amasis MT Pro" w:cs="Times New Roman"/>
              </w:rPr>
              <w:t>Mail draft</w:t>
            </w:r>
          </w:p>
          <w:p w14:paraId="4D1E2F2C" w14:textId="77777777" w:rsidR="00BA081D" w:rsidRDefault="00BA081D">
            <w:pPr>
              <w:spacing w:after="0" w:line="240" w:lineRule="auto"/>
              <w:jc w:val="both"/>
              <w:rPr>
                <w:rFonts w:ascii="Amasis MT Pro" w:hAnsi="Amasis MT Pro" w:cs="Times New Roman"/>
              </w:rPr>
            </w:pPr>
          </w:p>
        </w:tc>
      </w:tr>
      <w:tr w:rsidR="00BA081D" w14:paraId="249A086B" w14:textId="77777777">
        <w:tc>
          <w:tcPr>
            <w:tcW w:w="2295" w:type="dxa"/>
          </w:tcPr>
          <w:p w14:paraId="39F289A1" w14:textId="77777777" w:rsidR="00BA081D" w:rsidRDefault="00D119E4">
            <w:pPr>
              <w:spacing w:after="0" w:line="240" w:lineRule="auto"/>
              <w:jc w:val="both"/>
              <w:rPr>
                <w:rFonts w:ascii="Amasis MT Pro" w:hAnsi="Amasis MT Pro" w:cs="Times New Roman"/>
              </w:rPr>
            </w:pPr>
            <w:r>
              <w:br w:type="page"/>
            </w:r>
            <w:r>
              <w:rPr>
                <w:rFonts w:ascii="Amasis MT Pro" w:hAnsi="Amasis MT Pro" w:cs="Times New Roman"/>
              </w:rPr>
              <w:t>Direct</w:t>
            </w:r>
          </w:p>
          <w:p w14:paraId="2896A807" w14:textId="77777777" w:rsidR="00BA081D" w:rsidRDefault="00D119E4">
            <w:pPr>
              <w:spacing w:after="0" w:line="240" w:lineRule="auto"/>
              <w:jc w:val="both"/>
              <w:rPr>
                <w:rFonts w:ascii="Amasis MT Pro" w:hAnsi="Amasis MT Pro" w:cs="Times New Roman"/>
              </w:rPr>
            </w:pPr>
            <w:r>
              <w:rPr>
                <w:rFonts w:ascii="Amasis MT Pro" w:hAnsi="Amasis MT Pro" w:cs="Times New Roman"/>
              </w:rPr>
              <w:t>Supervisor</w:t>
            </w:r>
          </w:p>
          <w:p w14:paraId="36B8D369" w14:textId="77777777" w:rsidR="00BA081D" w:rsidRDefault="00BA081D">
            <w:pPr>
              <w:spacing w:after="0" w:line="240" w:lineRule="auto"/>
              <w:jc w:val="both"/>
              <w:rPr>
                <w:rFonts w:ascii="Amasis MT Pro" w:hAnsi="Amasis MT Pro" w:cs="Times New Roman"/>
              </w:rPr>
            </w:pPr>
          </w:p>
        </w:tc>
        <w:tc>
          <w:tcPr>
            <w:tcW w:w="4250" w:type="dxa"/>
          </w:tcPr>
          <w:p w14:paraId="6B9325D4" w14:textId="77777777" w:rsidR="00BA081D" w:rsidRDefault="00D119E4">
            <w:pPr>
              <w:pStyle w:val="ListParagraph"/>
              <w:numPr>
                <w:ilvl w:val="0"/>
                <w:numId w:val="51"/>
              </w:numPr>
              <w:spacing w:after="0" w:line="240" w:lineRule="auto"/>
              <w:jc w:val="both"/>
              <w:rPr>
                <w:rFonts w:ascii="Amasis MT Pro" w:hAnsi="Amasis MT Pro" w:cs="Times New Roman"/>
              </w:rPr>
            </w:pPr>
            <w:r>
              <w:rPr>
                <w:rFonts w:ascii="Amasis MT Pro" w:hAnsi="Amasis MT Pro" w:cs="Times New Roman"/>
              </w:rPr>
              <w:t>Receives the mail draft.</w:t>
            </w:r>
          </w:p>
          <w:p w14:paraId="071F292F" w14:textId="77777777" w:rsidR="00BA081D" w:rsidRDefault="00D119E4">
            <w:pPr>
              <w:pStyle w:val="ListParagraph"/>
              <w:numPr>
                <w:ilvl w:val="0"/>
                <w:numId w:val="51"/>
              </w:numPr>
              <w:spacing w:after="0" w:line="240" w:lineRule="auto"/>
              <w:jc w:val="both"/>
              <w:rPr>
                <w:rFonts w:ascii="Amasis MT Pro" w:hAnsi="Amasis MT Pro" w:cs="Times New Roman"/>
              </w:rPr>
            </w:pPr>
            <w:r>
              <w:rPr>
                <w:rFonts w:ascii="Amasis MT Pro" w:hAnsi="Amasis MT Pro" w:cs="Times New Roman"/>
              </w:rPr>
              <w:t>Checks the relevance of the mail.</w:t>
            </w:r>
          </w:p>
          <w:p w14:paraId="517BAA98" w14:textId="77777777" w:rsidR="00BA081D" w:rsidRDefault="00D119E4">
            <w:pPr>
              <w:pStyle w:val="ListParagraph"/>
              <w:numPr>
                <w:ilvl w:val="0"/>
                <w:numId w:val="51"/>
              </w:numPr>
              <w:spacing w:after="0" w:line="240" w:lineRule="auto"/>
              <w:jc w:val="both"/>
              <w:rPr>
                <w:rFonts w:ascii="Amasis MT Pro" w:hAnsi="Amasis MT Pro" w:cs="Times New Roman"/>
              </w:rPr>
            </w:pPr>
            <w:r>
              <w:rPr>
                <w:rFonts w:ascii="Amasis MT Pro" w:hAnsi="Amasis MT Pro" w:cs="Times New Roman"/>
              </w:rPr>
              <w:t xml:space="preserve">If there is no observation, validates and forwards the </w:t>
            </w:r>
            <w:r>
              <w:rPr>
                <w:rFonts w:ascii="Amasis MT Pro" w:hAnsi="Amasis MT Pro" w:cs="Times New Roman"/>
              </w:rPr>
              <w:lastRenderedPageBreak/>
              <w:t xml:space="preserve">letter to the Chairman for validation via the Executive Director. </w:t>
            </w:r>
          </w:p>
        </w:tc>
        <w:tc>
          <w:tcPr>
            <w:tcW w:w="2805" w:type="dxa"/>
          </w:tcPr>
          <w:p w14:paraId="104C5DBE" w14:textId="77777777" w:rsidR="00BA081D" w:rsidRDefault="00D119E4">
            <w:pPr>
              <w:spacing w:after="0" w:line="240" w:lineRule="auto"/>
              <w:jc w:val="both"/>
              <w:rPr>
                <w:rFonts w:ascii="Amasis MT Pro" w:hAnsi="Amasis MT Pro" w:cs="Times New Roman"/>
              </w:rPr>
            </w:pPr>
            <w:r>
              <w:rPr>
                <w:rFonts w:ascii="Amasis MT Pro" w:hAnsi="Amasis MT Pro" w:cs="Times New Roman"/>
              </w:rPr>
              <w:lastRenderedPageBreak/>
              <w:t>Mail draft</w:t>
            </w:r>
          </w:p>
          <w:p w14:paraId="5CB4F14D" w14:textId="77777777" w:rsidR="00BA081D" w:rsidRDefault="00BA081D">
            <w:pPr>
              <w:spacing w:after="0" w:line="240" w:lineRule="auto"/>
              <w:jc w:val="both"/>
              <w:rPr>
                <w:rFonts w:ascii="Amasis MT Pro" w:hAnsi="Amasis MT Pro" w:cs="Times New Roman"/>
              </w:rPr>
            </w:pPr>
          </w:p>
        </w:tc>
      </w:tr>
      <w:tr w:rsidR="00BA081D" w14:paraId="58A90424" w14:textId="77777777">
        <w:tc>
          <w:tcPr>
            <w:tcW w:w="2295" w:type="dxa"/>
          </w:tcPr>
          <w:p w14:paraId="4441A47F" w14:textId="77777777" w:rsidR="00BA081D" w:rsidRDefault="00D119E4">
            <w:pPr>
              <w:spacing w:after="0" w:line="240" w:lineRule="auto"/>
              <w:jc w:val="both"/>
              <w:rPr>
                <w:rFonts w:ascii="Amasis MT Pro" w:hAnsi="Amasis MT Pro" w:cs="Times New Roman"/>
              </w:rPr>
            </w:pPr>
            <w:r>
              <w:rPr>
                <w:rFonts w:ascii="Amasis MT Pro" w:hAnsi="Amasis MT Pro" w:cs="Times New Roman"/>
              </w:rPr>
              <w:lastRenderedPageBreak/>
              <w:t>Executive Director</w:t>
            </w:r>
          </w:p>
        </w:tc>
        <w:tc>
          <w:tcPr>
            <w:tcW w:w="4250" w:type="dxa"/>
          </w:tcPr>
          <w:p w14:paraId="25507BBF" w14:textId="77777777" w:rsidR="00BA081D" w:rsidRDefault="00D119E4">
            <w:pPr>
              <w:pStyle w:val="ListParagraph"/>
              <w:numPr>
                <w:ilvl w:val="0"/>
                <w:numId w:val="52"/>
              </w:numPr>
              <w:spacing w:after="0" w:line="240" w:lineRule="auto"/>
              <w:jc w:val="both"/>
              <w:rPr>
                <w:rFonts w:ascii="Amasis MT Pro" w:hAnsi="Amasis MT Pro" w:cs="Times New Roman"/>
              </w:rPr>
            </w:pPr>
            <w:r>
              <w:rPr>
                <w:rFonts w:ascii="Amasis MT Pro" w:hAnsi="Amasis MT Pro" w:cs="Times New Roman"/>
              </w:rPr>
              <w:t>Acknowledges the mail.</w:t>
            </w:r>
          </w:p>
          <w:p w14:paraId="1BA81F89" w14:textId="77777777" w:rsidR="00BA081D" w:rsidRDefault="00D119E4">
            <w:pPr>
              <w:pStyle w:val="ListParagraph"/>
              <w:numPr>
                <w:ilvl w:val="0"/>
                <w:numId w:val="52"/>
              </w:numPr>
              <w:spacing w:after="0" w:line="240" w:lineRule="auto"/>
              <w:jc w:val="both"/>
              <w:rPr>
                <w:rFonts w:ascii="Amasis MT Pro" w:hAnsi="Amasis MT Pro" w:cs="Times New Roman"/>
              </w:rPr>
            </w:pPr>
            <w:r>
              <w:rPr>
                <w:rFonts w:ascii="Amasis MT Pro" w:hAnsi="Amasis MT Pro" w:cs="Times New Roman"/>
              </w:rPr>
              <w:t>Checks the relevance of the mail.</w:t>
            </w:r>
          </w:p>
          <w:p w14:paraId="1BCE99BF" w14:textId="77777777" w:rsidR="00BA081D" w:rsidRDefault="00D119E4">
            <w:pPr>
              <w:pStyle w:val="ListParagraph"/>
              <w:numPr>
                <w:ilvl w:val="0"/>
                <w:numId w:val="52"/>
              </w:numPr>
              <w:spacing w:after="0" w:line="240" w:lineRule="auto"/>
              <w:jc w:val="both"/>
              <w:rPr>
                <w:rFonts w:ascii="Amasis MT Pro" w:hAnsi="Amasis MT Pro" w:cs="Times New Roman"/>
              </w:rPr>
            </w:pPr>
            <w:r>
              <w:rPr>
                <w:rFonts w:ascii="Amasis MT Pro" w:hAnsi="Amasis MT Pro" w:cs="Times New Roman"/>
              </w:rPr>
              <w:t>Makes amendments if necessary.</w:t>
            </w:r>
          </w:p>
          <w:p w14:paraId="5FECF918" w14:textId="77777777" w:rsidR="00BA081D" w:rsidRDefault="00D119E4">
            <w:pPr>
              <w:pStyle w:val="ListParagraph"/>
              <w:numPr>
                <w:ilvl w:val="0"/>
                <w:numId w:val="52"/>
              </w:numPr>
              <w:spacing w:after="0" w:line="240" w:lineRule="auto"/>
              <w:jc w:val="both"/>
              <w:rPr>
                <w:rFonts w:ascii="Amasis MT Pro" w:hAnsi="Amasis MT Pro" w:cs="Times New Roman"/>
              </w:rPr>
            </w:pPr>
            <w:r>
              <w:rPr>
                <w:rFonts w:ascii="Amasis MT Pro" w:hAnsi="Amasis MT Pro" w:cs="Times New Roman"/>
              </w:rPr>
              <w:t>Signs the letter or forwards the mail to the Chairman if necessary.</w:t>
            </w:r>
          </w:p>
          <w:p w14:paraId="211CFD37" w14:textId="77777777" w:rsidR="00BA081D" w:rsidRDefault="00D119E4">
            <w:pPr>
              <w:pStyle w:val="ListParagraph"/>
              <w:numPr>
                <w:ilvl w:val="0"/>
                <w:numId w:val="52"/>
              </w:numPr>
              <w:spacing w:after="0" w:line="240" w:lineRule="auto"/>
              <w:jc w:val="both"/>
              <w:rPr>
                <w:rFonts w:ascii="Amasis MT Pro" w:hAnsi="Amasis MT Pro" w:cs="Times New Roman"/>
              </w:rPr>
            </w:pPr>
            <w:r>
              <w:rPr>
                <w:rFonts w:ascii="Amasis MT Pro" w:hAnsi="Amasis MT Pro" w:cs="Times New Roman"/>
              </w:rPr>
              <w:t>Returns the validated and signed mail to the reception for forwarding.</w:t>
            </w:r>
          </w:p>
        </w:tc>
        <w:tc>
          <w:tcPr>
            <w:tcW w:w="2805" w:type="dxa"/>
          </w:tcPr>
          <w:p w14:paraId="702AE53E" w14:textId="77777777" w:rsidR="00BA081D" w:rsidRDefault="00D119E4">
            <w:pPr>
              <w:spacing w:after="0" w:line="240" w:lineRule="auto"/>
              <w:jc w:val="both"/>
              <w:rPr>
                <w:rFonts w:ascii="Amasis MT Pro" w:hAnsi="Amasis MT Pro" w:cs="Times New Roman"/>
              </w:rPr>
            </w:pPr>
            <w:r>
              <w:rPr>
                <w:rFonts w:ascii="Amasis MT Pro" w:hAnsi="Amasis MT Pro" w:cs="Times New Roman"/>
              </w:rPr>
              <w:t>Outgoing mail</w:t>
            </w:r>
          </w:p>
          <w:p w14:paraId="38A9798E" w14:textId="77777777" w:rsidR="00BA081D" w:rsidRDefault="00BA081D">
            <w:pPr>
              <w:spacing w:after="0" w:line="240" w:lineRule="auto"/>
              <w:jc w:val="both"/>
              <w:rPr>
                <w:rFonts w:ascii="Amasis MT Pro" w:hAnsi="Amasis MT Pro" w:cs="Times New Roman"/>
              </w:rPr>
            </w:pPr>
          </w:p>
        </w:tc>
      </w:tr>
      <w:tr w:rsidR="00BA081D" w14:paraId="3AFA558C" w14:textId="77777777">
        <w:tc>
          <w:tcPr>
            <w:tcW w:w="2295" w:type="dxa"/>
          </w:tcPr>
          <w:p w14:paraId="6710C4D3"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Reception of the Permanent Secretariat</w:t>
            </w:r>
          </w:p>
        </w:tc>
        <w:tc>
          <w:tcPr>
            <w:tcW w:w="4250" w:type="dxa"/>
          </w:tcPr>
          <w:p w14:paraId="095BB423" w14:textId="77777777" w:rsidR="00BA081D" w:rsidRDefault="00D119E4">
            <w:pPr>
              <w:spacing w:after="0" w:line="240" w:lineRule="auto"/>
              <w:jc w:val="both"/>
              <w:rPr>
                <w:rFonts w:ascii="Amasis MT Pro" w:hAnsi="Amasis MT Pro" w:cs="Times New Roman"/>
                <w:b/>
                <w:u w:val="single"/>
              </w:rPr>
            </w:pPr>
            <w:r>
              <w:rPr>
                <w:rFonts w:ascii="Amasis MT Pro" w:hAnsi="Amasis MT Pro" w:cs="Times New Roman"/>
                <w:b/>
                <w:u w:val="single"/>
              </w:rPr>
              <w:t>Mail forwarding</w:t>
            </w:r>
          </w:p>
          <w:p w14:paraId="1E1A6242" w14:textId="77777777" w:rsidR="00BA081D" w:rsidRDefault="00D119E4">
            <w:pPr>
              <w:pStyle w:val="ListParagraph"/>
              <w:numPr>
                <w:ilvl w:val="0"/>
                <w:numId w:val="9"/>
              </w:numPr>
              <w:spacing w:after="0" w:line="240" w:lineRule="auto"/>
              <w:jc w:val="both"/>
              <w:rPr>
                <w:rFonts w:ascii="Amasis MT Pro" w:hAnsi="Amasis MT Pro" w:cs="Times New Roman"/>
              </w:rPr>
            </w:pPr>
            <w:r>
              <w:rPr>
                <w:rFonts w:ascii="Amasis MT Pro" w:hAnsi="Amasis MT Pro" w:cs="Times New Roman"/>
              </w:rPr>
              <w:t>Receives validated mail.</w:t>
            </w:r>
          </w:p>
          <w:p w14:paraId="753832A6" w14:textId="77777777" w:rsidR="00BA081D" w:rsidRDefault="00D119E4">
            <w:pPr>
              <w:pStyle w:val="ListParagraph"/>
              <w:numPr>
                <w:ilvl w:val="0"/>
                <w:numId w:val="9"/>
              </w:numPr>
              <w:spacing w:after="0" w:line="240" w:lineRule="auto"/>
              <w:jc w:val="both"/>
              <w:rPr>
                <w:rFonts w:ascii="Amasis MT Pro" w:hAnsi="Amasis MT Pro" w:cs="Times New Roman"/>
              </w:rPr>
            </w:pPr>
            <w:r>
              <w:rPr>
                <w:rFonts w:ascii="Amasis MT Pro" w:hAnsi="Amasis MT Pro" w:cs="Times New Roman"/>
              </w:rPr>
              <w:t>Makes a copy of the document to be sent after the signature of the authorized officials.</w:t>
            </w:r>
          </w:p>
          <w:p w14:paraId="07FBFEBF" w14:textId="77777777" w:rsidR="00BA081D" w:rsidRDefault="00D119E4">
            <w:pPr>
              <w:pStyle w:val="ListParagraph"/>
              <w:numPr>
                <w:ilvl w:val="0"/>
                <w:numId w:val="9"/>
              </w:numPr>
              <w:spacing w:after="0" w:line="240" w:lineRule="auto"/>
              <w:jc w:val="both"/>
              <w:rPr>
                <w:rFonts w:ascii="Amasis MT Pro" w:hAnsi="Amasis MT Pro" w:cs="Times New Roman"/>
              </w:rPr>
            </w:pPr>
            <w:r>
              <w:rPr>
                <w:rFonts w:ascii="Amasis MT Pro" w:hAnsi="Amasis MT Pro" w:cs="Times New Roman"/>
              </w:rPr>
              <w:t>Saves documents in the register of sent letters.</w:t>
            </w:r>
          </w:p>
          <w:p w14:paraId="6968A35A" w14:textId="77777777" w:rsidR="00BA081D" w:rsidRDefault="00D119E4">
            <w:pPr>
              <w:pStyle w:val="ListParagraph"/>
              <w:numPr>
                <w:ilvl w:val="0"/>
                <w:numId w:val="9"/>
              </w:numPr>
              <w:spacing w:after="0" w:line="240" w:lineRule="auto"/>
              <w:jc w:val="both"/>
              <w:rPr>
                <w:rFonts w:ascii="Amasis MT Pro" w:hAnsi="Amasis MT Pro" w:cs="Times New Roman"/>
              </w:rPr>
            </w:pPr>
            <w:r>
              <w:rPr>
                <w:rFonts w:ascii="Amasis MT Pro" w:hAnsi="Amasis MT Pro" w:cs="Times New Roman"/>
              </w:rPr>
              <w:t>Saves the document in an external transmission book/folder.</w:t>
            </w:r>
          </w:p>
          <w:p w14:paraId="6E4F95D9" w14:textId="77777777" w:rsidR="00BA081D" w:rsidRDefault="00D119E4">
            <w:pPr>
              <w:pStyle w:val="ListParagraph"/>
              <w:numPr>
                <w:ilvl w:val="0"/>
                <w:numId w:val="9"/>
              </w:numPr>
              <w:spacing w:after="0" w:line="240" w:lineRule="auto"/>
              <w:jc w:val="both"/>
              <w:rPr>
                <w:rFonts w:ascii="Amasis MT Pro" w:hAnsi="Amasis MT Pro" w:cs="Times New Roman"/>
              </w:rPr>
            </w:pPr>
            <w:r>
              <w:rPr>
                <w:rFonts w:ascii="Amasis MT Pro" w:hAnsi="Amasis MT Pro" w:cs="Times New Roman"/>
              </w:rPr>
              <w:t>Archives a copy of outgoing mail in the file for outgoing mail.</w:t>
            </w:r>
          </w:p>
        </w:tc>
        <w:tc>
          <w:tcPr>
            <w:tcW w:w="2805" w:type="dxa"/>
          </w:tcPr>
          <w:p w14:paraId="7E34A415"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External mail forwarding book</w:t>
            </w:r>
          </w:p>
          <w:p w14:paraId="4487BC61" w14:textId="77777777" w:rsidR="00BA081D" w:rsidRDefault="00D119E4">
            <w:pPr>
              <w:spacing w:after="0" w:line="240" w:lineRule="auto"/>
              <w:jc w:val="both"/>
              <w:rPr>
                <w:rFonts w:ascii="Amasis MT Pro" w:hAnsi="Amasis MT Pro" w:cs="Times New Roman"/>
              </w:rPr>
            </w:pPr>
            <w:r>
              <w:rPr>
                <w:rFonts w:ascii="Amasis MT Pro" w:hAnsi="Amasis MT Pro" w:cs="Times New Roman"/>
              </w:rPr>
              <w:t>Forwarded mails</w:t>
            </w:r>
          </w:p>
          <w:p w14:paraId="2652ADBB" w14:textId="77777777" w:rsidR="00BA081D" w:rsidRDefault="00BA081D">
            <w:pPr>
              <w:spacing w:after="0" w:line="240" w:lineRule="auto"/>
              <w:jc w:val="both"/>
              <w:rPr>
                <w:rFonts w:ascii="Amasis MT Pro" w:hAnsi="Amasis MT Pro" w:cs="Times New Roman"/>
              </w:rPr>
            </w:pPr>
          </w:p>
          <w:p w14:paraId="4CDFA644" w14:textId="77777777" w:rsidR="00BA081D" w:rsidRDefault="00BA081D">
            <w:pPr>
              <w:spacing w:after="0" w:line="240" w:lineRule="auto"/>
              <w:jc w:val="both"/>
              <w:rPr>
                <w:rFonts w:ascii="Amasis MT Pro" w:hAnsi="Amasis MT Pro" w:cs="Times New Roman"/>
              </w:rPr>
            </w:pPr>
          </w:p>
        </w:tc>
      </w:tr>
      <w:tr w:rsidR="00BA081D" w14:paraId="03772563" w14:textId="77777777">
        <w:tc>
          <w:tcPr>
            <w:tcW w:w="9350" w:type="dxa"/>
            <w:gridSpan w:val="3"/>
            <w:shd w:val="clear" w:color="auto" w:fill="548DD4" w:themeFill="text2" w:themeFillTint="99"/>
          </w:tcPr>
          <w:p w14:paraId="30B0A358" w14:textId="77777777" w:rsidR="00BA081D" w:rsidRDefault="00D119E4">
            <w:pPr>
              <w:spacing w:after="0" w:line="240" w:lineRule="auto"/>
              <w:jc w:val="both"/>
              <w:rPr>
                <w:rFonts w:ascii="Amasis MT Pro" w:hAnsi="Amasis MT Pro" w:cs="Times New Roman"/>
                <w:b/>
                <w:bCs/>
                <w:color w:val="FFFFFF" w:themeColor="background1"/>
              </w:rPr>
            </w:pPr>
            <w:r>
              <w:rPr>
                <w:rFonts w:ascii="Amasis MT Pro" w:hAnsi="Amasis MT Pro" w:cs="Times New Roman"/>
                <w:b/>
                <w:bCs/>
                <w:color w:val="FFFFFF" w:themeColor="background1"/>
              </w:rPr>
              <w:t>Phone calls</w:t>
            </w:r>
          </w:p>
        </w:tc>
      </w:tr>
      <w:tr w:rsidR="00BA081D" w14:paraId="5F2F97A4" w14:textId="77777777">
        <w:tc>
          <w:tcPr>
            <w:tcW w:w="2295" w:type="dxa"/>
          </w:tcPr>
          <w:p w14:paraId="0CE20635"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Stakeholders</w:t>
            </w:r>
          </w:p>
        </w:tc>
        <w:tc>
          <w:tcPr>
            <w:tcW w:w="4250" w:type="dxa"/>
          </w:tcPr>
          <w:p w14:paraId="5614DE6B"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Tasks</w:t>
            </w:r>
          </w:p>
        </w:tc>
        <w:tc>
          <w:tcPr>
            <w:tcW w:w="2805" w:type="dxa"/>
          </w:tcPr>
          <w:p w14:paraId="79A58D6D"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Tools</w:t>
            </w:r>
          </w:p>
        </w:tc>
      </w:tr>
      <w:tr w:rsidR="00BA081D" w14:paraId="7B4FB79C" w14:textId="77777777">
        <w:tc>
          <w:tcPr>
            <w:tcW w:w="2295" w:type="dxa"/>
          </w:tcPr>
          <w:p w14:paraId="3FD950F6" w14:textId="77777777" w:rsidR="00BA081D" w:rsidRDefault="00BA081D">
            <w:pPr>
              <w:spacing w:after="0" w:line="240" w:lineRule="auto"/>
              <w:jc w:val="both"/>
              <w:rPr>
                <w:rFonts w:ascii="Amasis MT Pro" w:hAnsi="Amasis MT Pro" w:cs="Times New Roman"/>
              </w:rPr>
            </w:pPr>
          </w:p>
          <w:p w14:paraId="0F03B3CE" w14:textId="77777777" w:rsidR="00BA081D" w:rsidRDefault="00BA081D">
            <w:pPr>
              <w:spacing w:after="0" w:line="240" w:lineRule="auto"/>
              <w:jc w:val="both"/>
              <w:rPr>
                <w:rFonts w:ascii="Amasis MT Pro" w:hAnsi="Amasis MT Pro" w:cs="Times New Roman"/>
              </w:rPr>
            </w:pPr>
          </w:p>
          <w:p w14:paraId="1C158F6C"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Receptionist</w:t>
            </w:r>
          </w:p>
        </w:tc>
        <w:tc>
          <w:tcPr>
            <w:tcW w:w="4250" w:type="dxa"/>
          </w:tcPr>
          <w:p w14:paraId="022BF4CF" w14:textId="77777777" w:rsidR="00BA081D" w:rsidRDefault="00D119E4">
            <w:pPr>
              <w:spacing w:after="0" w:line="240" w:lineRule="auto"/>
              <w:jc w:val="both"/>
              <w:rPr>
                <w:rFonts w:ascii="Amasis MT Pro" w:hAnsi="Amasis MT Pro" w:cs="Times New Roman"/>
                <w:b/>
                <w:u w:val="single"/>
              </w:rPr>
            </w:pPr>
            <w:r>
              <w:rPr>
                <w:rFonts w:ascii="Amasis MT Pro" w:hAnsi="Amasis MT Pro" w:cs="Times New Roman"/>
                <w:b/>
                <w:u w:val="single"/>
              </w:rPr>
              <w:t>Incoming phone call processing</w:t>
            </w:r>
          </w:p>
          <w:p w14:paraId="6B5B631E" w14:textId="77777777" w:rsidR="00BA081D" w:rsidRDefault="00D119E4">
            <w:pPr>
              <w:pStyle w:val="ListParagraph"/>
              <w:numPr>
                <w:ilvl w:val="0"/>
                <w:numId w:val="53"/>
              </w:numPr>
              <w:spacing w:after="0" w:line="240" w:lineRule="auto"/>
              <w:jc w:val="both"/>
              <w:rPr>
                <w:rFonts w:ascii="Amasis MT Pro" w:hAnsi="Amasis MT Pro" w:cs="Times New Roman"/>
              </w:rPr>
            </w:pPr>
            <w:r>
              <w:rPr>
                <w:rFonts w:ascii="Amasis MT Pro" w:hAnsi="Amasis MT Pro" w:cs="Times New Roman"/>
              </w:rPr>
              <w:t>Receives outside phone calls via phone number communicated to the public.</w:t>
            </w:r>
          </w:p>
          <w:p w14:paraId="2BF65F67" w14:textId="77777777" w:rsidR="00BA081D" w:rsidRDefault="00D119E4">
            <w:pPr>
              <w:pStyle w:val="ListParagraph"/>
              <w:numPr>
                <w:ilvl w:val="0"/>
                <w:numId w:val="53"/>
              </w:numPr>
              <w:spacing w:after="0" w:line="240" w:lineRule="auto"/>
              <w:jc w:val="both"/>
              <w:rPr>
                <w:rFonts w:ascii="Amasis MT Pro" w:hAnsi="Amasis MT Pro" w:cs="Times New Roman"/>
              </w:rPr>
            </w:pPr>
            <w:r>
              <w:rPr>
                <w:rFonts w:ascii="Amasis MT Pro" w:hAnsi="Amasis MT Pro" w:cs="Times New Roman"/>
              </w:rPr>
              <w:lastRenderedPageBreak/>
              <w:t>Records the call in the Office telephone call log.</w:t>
            </w:r>
          </w:p>
          <w:p w14:paraId="25B6B362" w14:textId="77777777" w:rsidR="00BA081D" w:rsidRDefault="00D119E4">
            <w:pPr>
              <w:pStyle w:val="ListParagraph"/>
              <w:numPr>
                <w:ilvl w:val="0"/>
                <w:numId w:val="53"/>
              </w:numPr>
              <w:spacing w:after="0" w:line="240" w:lineRule="auto"/>
              <w:jc w:val="both"/>
              <w:rPr>
                <w:rFonts w:ascii="Amasis MT Pro" w:hAnsi="Amasis MT Pro" w:cs="Times New Roman"/>
              </w:rPr>
            </w:pPr>
            <w:r>
              <w:rPr>
                <w:rFonts w:ascii="Amasis MT Pro" w:hAnsi="Amasis MT Pro" w:cs="Times New Roman"/>
              </w:rPr>
              <w:t>Checks the addressees’ availability and transfers the calls to them.</w:t>
            </w:r>
          </w:p>
        </w:tc>
        <w:tc>
          <w:tcPr>
            <w:tcW w:w="2805" w:type="dxa"/>
          </w:tcPr>
          <w:p w14:paraId="6D0C7C95" w14:textId="77777777" w:rsidR="00BA081D" w:rsidRDefault="00BA081D">
            <w:pPr>
              <w:spacing w:after="0" w:line="240" w:lineRule="auto"/>
              <w:jc w:val="both"/>
              <w:rPr>
                <w:rFonts w:ascii="Amasis MT Pro" w:hAnsi="Amasis MT Pro" w:cs="Times New Roman"/>
              </w:rPr>
            </w:pPr>
          </w:p>
          <w:p w14:paraId="131452FF" w14:textId="77777777" w:rsidR="00BA081D" w:rsidRDefault="00BA081D">
            <w:pPr>
              <w:spacing w:after="0" w:line="240" w:lineRule="auto"/>
              <w:jc w:val="both"/>
              <w:rPr>
                <w:rFonts w:ascii="Amasis MT Pro" w:hAnsi="Amasis MT Pro" w:cs="Times New Roman"/>
              </w:rPr>
            </w:pPr>
          </w:p>
          <w:p w14:paraId="0DC0C5A6" w14:textId="77777777" w:rsidR="00BA081D" w:rsidRDefault="00D119E4">
            <w:pPr>
              <w:spacing w:after="0" w:line="240" w:lineRule="auto"/>
              <w:jc w:val="both"/>
              <w:rPr>
                <w:rFonts w:ascii="Amasis MT Pro" w:hAnsi="Amasis MT Pro" w:cs="Times New Roman"/>
              </w:rPr>
            </w:pPr>
            <w:r>
              <w:rPr>
                <w:rFonts w:ascii="Amasis MT Pro" w:hAnsi="Amasis MT Pro" w:cs="Times New Roman"/>
              </w:rPr>
              <w:t>Phone call register</w:t>
            </w:r>
          </w:p>
          <w:p w14:paraId="376B2FF2" w14:textId="77777777" w:rsidR="00BA081D" w:rsidRDefault="00BA081D">
            <w:pPr>
              <w:spacing w:after="0" w:line="240" w:lineRule="auto"/>
              <w:jc w:val="both"/>
              <w:rPr>
                <w:rFonts w:ascii="Amasis MT Pro" w:hAnsi="Amasis MT Pro" w:cs="Times New Roman"/>
              </w:rPr>
            </w:pPr>
          </w:p>
          <w:p w14:paraId="261B2B0F" w14:textId="77777777" w:rsidR="00BA081D" w:rsidRDefault="00BA081D">
            <w:pPr>
              <w:spacing w:after="0" w:line="240" w:lineRule="auto"/>
              <w:jc w:val="both"/>
              <w:rPr>
                <w:rFonts w:ascii="Amasis MT Pro" w:hAnsi="Amasis MT Pro" w:cs="Times New Roman"/>
              </w:rPr>
            </w:pPr>
          </w:p>
        </w:tc>
      </w:tr>
      <w:tr w:rsidR="00BA081D" w14:paraId="5AF49CAF" w14:textId="77777777">
        <w:tc>
          <w:tcPr>
            <w:tcW w:w="2295" w:type="dxa"/>
          </w:tcPr>
          <w:p w14:paraId="3C43E1B8" w14:textId="77777777" w:rsidR="00BA081D" w:rsidRDefault="00BA081D">
            <w:pPr>
              <w:spacing w:after="0" w:line="240" w:lineRule="auto"/>
              <w:jc w:val="both"/>
              <w:rPr>
                <w:rFonts w:ascii="Amasis MT Pro" w:hAnsi="Amasis MT Pro" w:cs="Times New Roman"/>
              </w:rPr>
            </w:pPr>
          </w:p>
          <w:p w14:paraId="1337280A" w14:textId="77777777" w:rsidR="00BA081D" w:rsidRDefault="00BA081D">
            <w:pPr>
              <w:spacing w:after="0" w:line="240" w:lineRule="auto"/>
              <w:jc w:val="both"/>
              <w:rPr>
                <w:rFonts w:ascii="Amasis MT Pro" w:hAnsi="Amasis MT Pro" w:cs="Times New Roman"/>
              </w:rPr>
            </w:pPr>
          </w:p>
          <w:p w14:paraId="4607B317"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Receptionist</w:t>
            </w:r>
          </w:p>
        </w:tc>
        <w:tc>
          <w:tcPr>
            <w:tcW w:w="4250" w:type="dxa"/>
          </w:tcPr>
          <w:p w14:paraId="306E60AF" w14:textId="77777777" w:rsidR="00BA081D" w:rsidRDefault="00D119E4">
            <w:pPr>
              <w:spacing w:after="0" w:line="240" w:lineRule="auto"/>
              <w:jc w:val="both"/>
              <w:rPr>
                <w:rFonts w:ascii="Amasis MT Pro" w:hAnsi="Amasis MT Pro" w:cs="Times New Roman"/>
                <w:b/>
                <w:u w:val="single"/>
              </w:rPr>
            </w:pPr>
            <w:r>
              <w:rPr>
                <w:rFonts w:ascii="Amasis MT Pro" w:hAnsi="Amasis MT Pro" w:cs="Times New Roman"/>
                <w:b/>
                <w:u w:val="single"/>
              </w:rPr>
              <w:t>Outgoing phone call processing</w:t>
            </w:r>
          </w:p>
          <w:p w14:paraId="157FDF8F" w14:textId="77777777" w:rsidR="00BA081D" w:rsidRDefault="00D119E4">
            <w:pPr>
              <w:pStyle w:val="ListParagraph"/>
              <w:numPr>
                <w:ilvl w:val="0"/>
                <w:numId w:val="54"/>
              </w:numPr>
              <w:spacing w:after="0" w:line="240" w:lineRule="auto"/>
              <w:jc w:val="both"/>
              <w:rPr>
                <w:rFonts w:ascii="Amasis MT Pro" w:hAnsi="Amasis MT Pro" w:cs="Times New Roman"/>
              </w:rPr>
            </w:pPr>
            <w:r>
              <w:rPr>
                <w:rFonts w:ascii="Amasis MT Pro" w:hAnsi="Amasis MT Pro" w:cs="Times New Roman"/>
              </w:rPr>
              <w:t>Receives the call from an employee.</w:t>
            </w:r>
          </w:p>
          <w:p w14:paraId="65B03D73" w14:textId="77777777" w:rsidR="00BA081D" w:rsidRDefault="00D119E4">
            <w:pPr>
              <w:pStyle w:val="ListParagraph"/>
              <w:numPr>
                <w:ilvl w:val="0"/>
                <w:numId w:val="54"/>
              </w:numPr>
              <w:spacing w:after="0" w:line="240" w:lineRule="auto"/>
              <w:jc w:val="both"/>
              <w:rPr>
                <w:rFonts w:ascii="Amasis MT Pro" w:hAnsi="Amasis MT Pro" w:cs="Times New Roman"/>
              </w:rPr>
            </w:pPr>
            <w:r>
              <w:rPr>
                <w:rFonts w:ascii="Amasis MT Pro" w:hAnsi="Amasis MT Pro" w:cs="Times New Roman"/>
              </w:rPr>
              <w:t>Collects his request.</w:t>
            </w:r>
          </w:p>
          <w:p w14:paraId="35325013" w14:textId="77777777" w:rsidR="00BA081D" w:rsidRDefault="00D119E4">
            <w:pPr>
              <w:pStyle w:val="ListParagraph"/>
              <w:numPr>
                <w:ilvl w:val="0"/>
                <w:numId w:val="54"/>
              </w:numPr>
              <w:spacing w:after="0" w:line="240" w:lineRule="auto"/>
              <w:jc w:val="both"/>
              <w:rPr>
                <w:rFonts w:ascii="Amasis MT Pro" w:hAnsi="Amasis MT Pro" w:cs="Times New Roman"/>
              </w:rPr>
            </w:pPr>
            <w:r>
              <w:rPr>
                <w:rFonts w:ascii="Amasis MT Pro" w:hAnsi="Amasis MT Pro" w:cs="Times New Roman"/>
              </w:rPr>
              <w:t>Ensures the availability of the requested interlocutor.</w:t>
            </w:r>
          </w:p>
          <w:p w14:paraId="6636C6EF" w14:textId="77777777" w:rsidR="00BA081D" w:rsidRDefault="00D119E4">
            <w:pPr>
              <w:pStyle w:val="ListParagraph"/>
              <w:numPr>
                <w:ilvl w:val="0"/>
                <w:numId w:val="54"/>
              </w:numPr>
              <w:spacing w:after="0" w:line="240" w:lineRule="auto"/>
              <w:jc w:val="both"/>
              <w:rPr>
                <w:rFonts w:ascii="Amasis MT Pro" w:hAnsi="Amasis MT Pro" w:cs="Times New Roman"/>
              </w:rPr>
            </w:pPr>
            <w:r>
              <w:rPr>
                <w:rFonts w:ascii="Amasis MT Pro" w:hAnsi="Amasis MT Pro" w:cs="Times New Roman"/>
              </w:rPr>
              <w:t>Connects by telephone the employee and the requested interlocutor.</w:t>
            </w:r>
          </w:p>
          <w:p w14:paraId="5E7ABD74" w14:textId="77777777" w:rsidR="00BA081D" w:rsidRDefault="00D119E4">
            <w:pPr>
              <w:pStyle w:val="ListParagraph"/>
              <w:numPr>
                <w:ilvl w:val="0"/>
                <w:numId w:val="54"/>
              </w:numPr>
              <w:spacing w:after="0" w:line="240" w:lineRule="auto"/>
              <w:jc w:val="both"/>
              <w:rPr>
                <w:rFonts w:ascii="Amasis MT Pro" w:hAnsi="Amasis MT Pro" w:cs="Times New Roman"/>
              </w:rPr>
            </w:pPr>
            <w:r>
              <w:rPr>
                <w:rFonts w:ascii="Amasis MT Pro" w:hAnsi="Amasis MT Pro" w:cs="Times New Roman"/>
              </w:rPr>
              <w:t>Records the call in the Office’s telephone call log.</w:t>
            </w:r>
          </w:p>
          <w:p w14:paraId="25C2E3EF" w14:textId="77777777" w:rsidR="00BA081D" w:rsidRDefault="00BA081D">
            <w:pPr>
              <w:spacing w:after="0" w:line="240" w:lineRule="auto"/>
              <w:jc w:val="both"/>
              <w:rPr>
                <w:rFonts w:ascii="Amasis MT Pro" w:hAnsi="Amasis MT Pro" w:cs="Times New Roman"/>
                <w:b/>
                <w:u w:val="single"/>
              </w:rPr>
            </w:pPr>
          </w:p>
        </w:tc>
        <w:tc>
          <w:tcPr>
            <w:tcW w:w="2805" w:type="dxa"/>
          </w:tcPr>
          <w:p w14:paraId="40AF04AB" w14:textId="77777777" w:rsidR="00BA081D" w:rsidRDefault="00BA081D">
            <w:pPr>
              <w:spacing w:after="0" w:line="240" w:lineRule="auto"/>
              <w:jc w:val="both"/>
              <w:rPr>
                <w:rFonts w:ascii="Amasis MT Pro" w:hAnsi="Amasis MT Pro" w:cs="Times New Roman"/>
              </w:rPr>
            </w:pPr>
          </w:p>
          <w:p w14:paraId="1552DA7B" w14:textId="77777777" w:rsidR="00BA081D" w:rsidRDefault="00BA081D">
            <w:pPr>
              <w:spacing w:after="0" w:line="240" w:lineRule="auto"/>
              <w:jc w:val="both"/>
              <w:rPr>
                <w:rFonts w:ascii="Amasis MT Pro" w:hAnsi="Amasis MT Pro" w:cs="Times New Roman"/>
              </w:rPr>
            </w:pPr>
          </w:p>
          <w:p w14:paraId="269469AA" w14:textId="77777777" w:rsidR="00BA081D" w:rsidRDefault="00D119E4">
            <w:pPr>
              <w:spacing w:after="0" w:line="240" w:lineRule="auto"/>
              <w:jc w:val="both"/>
              <w:rPr>
                <w:rFonts w:ascii="Amasis MT Pro" w:hAnsi="Amasis MT Pro" w:cs="Times New Roman"/>
              </w:rPr>
            </w:pPr>
            <w:r>
              <w:rPr>
                <w:rFonts w:ascii="Amasis MT Pro" w:hAnsi="Amasis MT Pro" w:cs="Times New Roman"/>
              </w:rPr>
              <w:t>Phone call register</w:t>
            </w:r>
          </w:p>
          <w:p w14:paraId="26A67574" w14:textId="77777777" w:rsidR="00BA081D" w:rsidRDefault="00BA081D">
            <w:pPr>
              <w:spacing w:after="0" w:line="240" w:lineRule="auto"/>
              <w:jc w:val="both"/>
              <w:rPr>
                <w:rFonts w:ascii="Amasis MT Pro" w:hAnsi="Amasis MT Pro" w:cs="Times New Roman"/>
              </w:rPr>
            </w:pPr>
          </w:p>
        </w:tc>
      </w:tr>
    </w:tbl>
    <w:p w14:paraId="752BD298" w14:textId="77777777" w:rsidR="00BA081D" w:rsidRDefault="00BA081D">
      <w:pPr>
        <w:jc w:val="both"/>
        <w:rPr>
          <w:rFonts w:ascii="Times New Roman" w:hAnsi="Times New Roman" w:cs="Times New Roman"/>
          <w:sz w:val="32"/>
          <w:szCs w:val="32"/>
        </w:rPr>
      </w:pPr>
    </w:p>
    <w:p w14:paraId="2D3AF613" w14:textId="77777777" w:rsidR="00BA081D" w:rsidRDefault="00D119E4">
      <w:pPr>
        <w:pStyle w:val="Heading1"/>
        <w:spacing w:before="0" w:line="240" w:lineRule="auto"/>
        <w:jc w:val="both"/>
        <w:rPr>
          <w:rFonts w:ascii="Amasis MT Pro" w:hAnsi="Amasis MT Pro" w:cs="Times New Roman"/>
          <w:color w:val="auto"/>
        </w:rPr>
      </w:pPr>
      <w:bookmarkStart w:id="42" w:name="_Toc187865343"/>
      <w:r>
        <w:rPr>
          <w:rFonts w:ascii="Amasis MT Pro" w:hAnsi="Amasis MT Pro" w:cs="Times New Roman"/>
          <w:color w:val="auto"/>
        </w:rPr>
        <w:t>CHAPTER 8: FINANCE</w:t>
      </w:r>
      <w:bookmarkEnd w:id="42"/>
    </w:p>
    <w:p w14:paraId="49FEFD42"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The purpose of this financial manual is: </w:t>
      </w:r>
    </w:p>
    <w:p w14:paraId="5646BC52" w14:textId="77777777" w:rsidR="00BA081D" w:rsidRDefault="00D119E4">
      <w:pPr>
        <w:pStyle w:val="ListParagraph"/>
        <w:numPr>
          <w:ilvl w:val="0"/>
          <w:numId w:val="55"/>
        </w:numPr>
        <w:spacing w:after="0" w:line="240" w:lineRule="auto"/>
        <w:jc w:val="both"/>
        <w:rPr>
          <w:rFonts w:ascii="Amasis MT Pro" w:hAnsi="Amasis MT Pro"/>
          <w:sz w:val="24"/>
          <w:szCs w:val="24"/>
        </w:rPr>
      </w:pPr>
      <w:r>
        <w:rPr>
          <w:rFonts w:ascii="Amasis MT Pro" w:hAnsi="Amasis MT Pro"/>
          <w:sz w:val="24"/>
          <w:szCs w:val="24"/>
        </w:rPr>
        <w:t>To define operational and procedures, rules and regulations of RWVCA.</w:t>
      </w:r>
    </w:p>
    <w:p w14:paraId="72B36C7A" w14:textId="77777777" w:rsidR="00BA081D" w:rsidRDefault="00D119E4">
      <w:pPr>
        <w:pStyle w:val="ListParagraph"/>
        <w:numPr>
          <w:ilvl w:val="0"/>
          <w:numId w:val="55"/>
        </w:numPr>
        <w:spacing w:after="0" w:line="240" w:lineRule="auto"/>
        <w:jc w:val="both"/>
        <w:rPr>
          <w:rFonts w:ascii="Amasis MT Pro" w:hAnsi="Amasis MT Pro"/>
          <w:sz w:val="24"/>
          <w:szCs w:val="24"/>
        </w:rPr>
      </w:pPr>
      <w:r>
        <w:rPr>
          <w:rFonts w:ascii="Amasis MT Pro" w:hAnsi="Amasis MT Pro"/>
          <w:sz w:val="24"/>
          <w:szCs w:val="24"/>
        </w:rPr>
        <w:t xml:space="preserve">To give clear and concise guidance on handling of RWVCA financial operations. </w:t>
      </w:r>
    </w:p>
    <w:p w14:paraId="68558A97" w14:textId="77777777" w:rsidR="00BA081D" w:rsidRDefault="00BA081D">
      <w:pPr>
        <w:spacing w:after="0" w:line="240" w:lineRule="auto"/>
        <w:jc w:val="both"/>
        <w:rPr>
          <w:rFonts w:ascii="Amasis MT Pro" w:hAnsi="Amasis MT Pro"/>
          <w:b/>
          <w:sz w:val="24"/>
          <w:szCs w:val="24"/>
        </w:rPr>
      </w:pPr>
      <w:bookmarkStart w:id="43" w:name="_Toc369243481"/>
      <w:bookmarkStart w:id="44" w:name="_Toc154561399"/>
      <w:bookmarkStart w:id="45" w:name="_Toc22650382"/>
    </w:p>
    <w:p w14:paraId="34B2AFE1" w14:textId="77777777" w:rsidR="00BA081D" w:rsidRDefault="00D119E4">
      <w:pPr>
        <w:spacing w:line="240" w:lineRule="auto"/>
        <w:jc w:val="both"/>
        <w:rPr>
          <w:rFonts w:ascii="Amasis MT Pro" w:hAnsi="Amasis MT Pro"/>
          <w:b/>
          <w:color w:val="943634" w:themeColor="accent2" w:themeShade="BF"/>
          <w:sz w:val="24"/>
          <w:szCs w:val="24"/>
        </w:rPr>
      </w:pPr>
      <w:r>
        <w:rPr>
          <w:rFonts w:ascii="Amasis MT Pro" w:hAnsi="Amasis MT Pro"/>
          <w:b/>
          <w:color w:val="943634" w:themeColor="accent2" w:themeShade="BF"/>
          <w:sz w:val="24"/>
          <w:szCs w:val="24"/>
        </w:rPr>
        <w:t>8.1 Basic policies and provisions</w:t>
      </w:r>
      <w:bookmarkEnd w:id="43"/>
      <w:bookmarkEnd w:id="44"/>
      <w:bookmarkEnd w:id="45"/>
      <w:r>
        <w:rPr>
          <w:rFonts w:ascii="Amasis MT Pro" w:hAnsi="Amasis MT Pro"/>
          <w:b/>
          <w:color w:val="943634" w:themeColor="accent2" w:themeShade="BF"/>
          <w:sz w:val="24"/>
          <w:szCs w:val="24"/>
        </w:rPr>
        <w:fldChar w:fldCharType="begin"/>
      </w:r>
      <w:r>
        <w:rPr>
          <w:rFonts w:ascii="Amasis MT Pro" w:hAnsi="Amasis MT Pro"/>
          <w:b/>
          <w:color w:val="943634" w:themeColor="accent2" w:themeShade="BF"/>
          <w:sz w:val="24"/>
          <w:szCs w:val="24"/>
        </w:rPr>
        <w:instrText xml:space="preserve"> TC "</w:instrText>
      </w:r>
      <w:bookmarkStart w:id="46" w:name="_Toc369242983"/>
      <w:bookmarkStart w:id="47" w:name="_Toc192318646"/>
      <w:r>
        <w:rPr>
          <w:rFonts w:ascii="Amasis MT Pro" w:hAnsi="Amasis MT Pro"/>
          <w:b/>
          <w:color w:val="943634" w:themeColor="accent2" w:themeShade="BF"/>
          <w:sz w:val="24"/>
          <w:szCs w:val="24"/>
        </w:rPr>
        <w:instrText>Section 3: BASIC POLICIES AND PROVISIONS</w:instrText>
      </w:r>
      <w:bookmarkEnd w:id="46"/>
      <w:bookmarkEnd w:id="47"/>
      <w:r>
        <w:rPr>
          <w:rFonts w:ascii="Amasis MT Pro" w:hAnsi="Amasis MT Pro"/>
          <w:b/>
          <w:color w:val="943634" w:themeColor="accent2" w:themeShade="BF"/>
          <w:sz w:val="24"/>
          <w:szCs w:val="24"/>
        </w:rPr>
        <w:instrText xml:space="preserve">" \f C \l "1" </w:instrText>
      </w:r>
      <w:r>
        <w:rPr>
          <w:rFonts w:ascii="Amasis MT Pro" w:hAnsi="Amasis MT Pro"/>
          <w:b/>
          <w:color w:val="943634" w:themeColor="accent2" w:themeShade="BF"/>
          <w:sz w:val="24"/>
          <w:szCs w:val="24"/>
        </w:rPr>
        <w:fldChar w:fldCharType="end"/>
      </w:r>
      <w:r>
        <w:rPr>
          <w:rFonts w:ascii="Amasis MT Pro" w:hAnsi="Amasis MT Pro"/>
          <w:b/>
          <w:color w:val="943634" w:themeColor="accent2" w:themeShade="BF"/>
          <w:sz w:val="24"/>
          <w:szCs w:val="24"/>
        </w:rPr>
        <w:tab/>
      </w:r>
    </w:p>
    <w:p w14:paraId="4612093A" w14:textId="77777777" w:rsidR="00BA081D" w:rsidRDefault="00D119E4">
      <w:pPr>
        <w:pStyle w:val="manuel-bullet"/>
        <w:rPr>
          <w:rFonts w:ascii="Amasis MT Pro" w:hAnsi="Amasis MT Pro" w:cs="Times New Roman"/>
          <w:sz w:val="24"/>
          <w:szCs w:val="24"/>
        </w:rPr>
      </w:pPr>
      <w:r>
        <w:rPr>
          <w:rFonts w:ascii="Amasis MT Pro" w:hAnsi="Amasis MT Pro" w:cs="Times New Roman"/>
          <w:sz w:val="24"/>
          <w:szCs w:val="24"/>
        </w:rPr>
        <w:t xml:space="preserve">Rwandan Franc is the base and reporting currency for all local financial reports. </w:t>
      </w:r>
    </w:p>
    <w:p w14:paraId="3CF8E2A4" w14:textId="77777777" w:rsidR="00BA081D" w:rsidRDefault="00D119E4">
      <w:pPr>
        <w:pStyle w:val="manuel-bullet"/>
        <w:rPr>
          <w:rFonts w:ascii="Amasis MT Pro" w:hAnsi="Amasis MT Pro" w:cs="Times New Roman"/>
          <w:sz w:val="24"/>
          <w:szCs w:val="24"/>
        </w:rPr>
      </w:pPr>
      <w:r>
        <w:rPr>
          <w:rFonts w:ascii="Amasis MT Pro" w:hAnsi="Amasis MT Pro" w:cs="Times New Roman"/>
          <w:sz w:val="24"/>
          <w:szCs w:val="24"/>
        </w:rPr>
        <w:t>All transactions must be recorded in the books and be disclosed in all financial reports.</w:t>
      </w:r>
    </w:p>
    <w:p w14:paraId="331B8EFC" w14:textId="77777777" w:rsidR="00BA081D" w:rsidRDefault="00D119E4">
      <w:pPr>
        <w:pStyle w:val="manuel-bullet"/>
        <w:rPr>
          <w:rFonts w:ascii="Amasis MT Pro" w:hAnsi="Amasis MT Pro" w:cs="Times New Roman"/>
          <w:sz w:val="24"/>
          <w:szCs w:val="24"/>
        </w:rPr>
      </w:pPr>
      <w:r>
        <w:rPr>
          <w:rFonts w:ascii="Amasis MT Pro" w:hAnsi="Amasis MT Pro" w:cs="Times New Roman"/>
          <w:sz w:val="24"/>
          <w:szCs w:val="24"/>
        </w:rPr>
        <w:t xml:space="preserve">The budget/fiscal period of RWVCA commences on 01 January and </w:t>
      </w:r>
      <w:r>
        <w:rPr>
          <w:rFonts w:ascii="Amasis MT Pro" w:hAnsi="Amasis MT Pro" w:cs="Times New Roman"/>
          <w:sz w:val="24"/>
          <w:szCs w:val="24"/>
        </w:rPr>
        <w:lastRenderedPageBreak/>
        <w:t>ends on 31 December of every calendar year. However, for donor funded projects, accounting periods may differ from the calendar year as stipulated in the grant agreements signed with the RWVCA (if any).</w:t>
      </w:r>
    </w:p>
    <w:p w14:paraId="4349387B" w14:textId="77777777" w:rsidR="00BA081D" w:rsidRDefault="00D119E4">
      <w:pPr>
        <w:pStyle w:val="manuel-bullet"/>
        <w:rPr>
          <w:rFonts w:ascii="Amasis MT Pro" w:hAnsi="Amasis MT Pro" w:cs="Times New Roman"/>
          <w:sz w:val="24"/>
          <w:szCs w:val="24"/>
        </w:rPr>
      </w:pPr>
      <w:r>
        <w:rPr>
          <w:rFonts w:ascii="Amasis MT Pro" w:hAnsi="Amasis MT Pro" w:cs="Times New Roman"/>
          <w:sz w:val="24"/>
          <w:szCs w:val="24"/>
        </w:rPr>
        <w:t>The Chief Accountant by guidance of Executive Director is the overall person in charge of the finance function of the RWVCA. She/he has to maintain the books of accounts and other records of all the accounting transactions; to operate and continuously review internal controls in order to minimize risks over the assets and liabilities; to provide accounting information as required by EXCO and Board to plan and control all the activities.</w:t>
      </w:r>
    </w:p>
    <w:p w14:paraId="6B08A5D7" w14:textId="77777777" w:rsidR="00BA081D" w:rsidRDefault="00BA081D">
      <w:pPr>
        <w:spacing w:after="0" w:line="240" w:lineRule="auto"/>
        <w:jc w:val="both"/>
        <w:rPr>
          <w:rFonts w:ascii="Times New Roman" w:hAnsi="Times New Roman" w:cs="Times New Roman"/>
          <w:sz w:val="24"/>
          <w:szCs w:val="24"/>
        </w:rPr>
      </w:pPr>
    </w:p>
    <w:p w14:paraId="45CF1D2B" w14:textId="77777777" w:rsidR="00BA081D" w:rsidRDefault="00D119E4">
      <w:pPr>
        <w:spacing w:after="0" w:line="240" w:lineRule="auto"/>
        <w:jc w:val="both"/>
        <w:rPr>
          <w:rFonts w:ascii="Amasis MT Pro" w:hAnsi="Amasis MT Pro" w:cs="Times New Roman"/>
        </w:rPr>
      </w:pPr>
      <w:r>
        <w:rPr>
          <w:rFonts w:ascii="Amasis MT Pro" w:hAnsi="Amasis MT Pro" w:cs="Times New Roman"/>
          <w:sz w:val="24"/>
          <w:szCs w:val="24"/>
        </w:rPr>
        <w:t>The funds of RWVCA are generally made up of membership fees, commissions on tenders, grants and donations. Other sources of funds may include payment for services rendered such as training and consultations.</w:t>
      </w:r>
    </w:p>
    <w:p w14:paraId="359EE266" w14:textId="77777777" w:rsidR="00BA081D" w:rsidRDefault="00D119E4">
      <w:pPr>
        <w:pStyle w:val="ListParagraph"/>
        <w:numPr>
          <w:ilvl w:val="0"/>
          <w:numId w:val="56"/>
        </w:numPr>
        <w:spacing w:line="240" w:lineRule="auto"/>
        <w:jc w:val="both"/>
        <w:rPr>
          <w:rFonts w:ascii="Amasis MT Pro" w:hAnsi="Amasis MT Pro" w:cs="Times New Roman"/>
          <w:sz w:val="24"/>
          <w:szCs w:val="24"/>
        </w:rPr>
      </w:pPr>
      <w:r>
        <w:rPr>
          <w:rFonts w:ascii="Amasis MT Pro" w:hAnsi="Amasis MT Pro" w:cs="Times New Roman"/>
          <w:b/>
          <w:bCs/>
          <w:i/>
          <w:iCs/>
          <w:sz w:val="24"/>
          <w:szCs w:val="24"/>
        </w:rPr>
        <w:t>Budget Planning and Management:</w:t>
      </w:r>
      <w:r>
        <w:rPr>
          <w:rFonts w:ascii="Amasis MT Pro" w:hAnsi="Amasis MT Pro" w:cs="Times New Roman"/>
          <w:sz w:val="24"/>
          <w:szCs w:val="24"/>
        </w:rPr>
        <w:t xml:space="preserve"> Annual budgets should be prepared and approved by the Board and presented for adoption by the General Assembly on annual basis and reviewed quarterly by the Permanent Secretariat and approved by the Executive committee and presented to the Board for adoption. </w:t>
      </w:r>
    </w:p>
    <w:p w14:paraId="2B602C7C" w14:textId="77777777" w:rsidR="00BA081D" w:rsidRDefault="00D119E4">
      <w:pPr>
        <w:pStyle w:val="ListParagraph"/>
        <w:numPr>
          <w:ilvl w:val="0"/>
          <w:numId w:val="56"/>
        </w:numPr>
        <w:spacing w:line="240" w:lineRule="auto"/>
        <w:jc w:val="both"/>
        <w:rPr>
          <w:rFonts w:ascii="Amasis MT Pro" w:hAnsi="Amasis MT Pro" w:cs="Times New Roman"/>
          <w:sz w:val="24"/>
          <w:szCs w:val="24"/>
        </w:rPr>
      </w:pPr>
      <w:r>
        <w:rPr>
          <w:rFonts w:ascii="Amasis MT Pro" w:hAnsi="Amasis MT Pro" w:cs="Times New Roman"/>
          <w:b/>
          <w:bCs/>
          <w:i/>
          <w:iCs/>
          <w:sz w:val="24"/>
          <w:szCs w:val="24"/>
        </w:rPr>
        <w:t>Financial Reporting:</w:t>
      </w:r>
      <w:r>
        <w:rPr>
          <w:rFonts w:ascii="Amasis MT Pro" w:hAnsi="Amasis MT Pro" w:cs="Times New Roman"/>
          <w:sz w:val="24"/>
          <w:szCs w:val="24"/>
        </w:rPr>
        <w:t xml:space="preserve"> Regular financial reports should be prepared to provide insights into RWVCA's financial health. Budget execution reports should </w:t>
      </w:r>
      <w:proofErr w:type="gramStart"/>
      <w:r>
        <w:rPr>
          <w:rFonts w:ascii="Amasis MT Pro" w:hAnsi="Amasis MT Pro" w:cs="Times New Roman"/>
          <w:sz w:val="24"/>
          <w:szCs w:val="24"/>
        </w:rPr>
        <w:t>prepared</w:t>
      </w:r>
      <w:proofErr w:type="gramEnd"/>
      <w:r>
        <w:rPr>
          <w:rFonts w:ascii="Amasis MT Pro" w:hAnsi="Amasis MT Pro" w:cs="Times New Roman"/>
          <w:sz w:val="24"/>
          <w:szCs w:val="24"/>
        </w:rPr>
        <w:t xml:space="preserve"> by the finance team and reviewed by the Executive Director of the permanent secretariat and </w:t>
      </w:r>
    </w:p>
    <w:p w14:paraId="23976B30" w14:textId="77777777" w:rsidR="00BA081D" w:rsidRDefault="00D119E4">
      <w:pPr>
        <w:pStyle w:val="ListParagraph"/>
        <w:numPr>
          <w:ilvl w:val="0"/>
          <w:numId w:val="56"/>
        </w:numPr>
        <w:spacing w:line="240" w:lineRule="auto"/>
        <w:jc w:val="both"/>
        <w:rPr>
          <w:rFonts w:ascii="Amasis MT Pro" w:hAnsi="Amasis MT Pro" w:cs="Times New Roman"/>
          <w:sz w:val="24"/>
          <w:szCs w:val="24"/>
        </w:rPr>
      </w:pPr>
      <w:r>
        <w:rPr>
          <w:rFonts w:ascii="Amasis MT Pro" w:hAnsi="Amasis MT Pro" w:cs="Times New Roman"/>
          <w:b/>
          <w:bCs/>
          <w:i/>
          <w:iCs/>
          <w:sz w:val="24"/>
          <w:szCs w:val="24"/>
        </w:rPr>
        <w:t>Auditing Procedures:</w:t>
      </w:r>
      <w:r>
        <w:rPr>
          <w:rFonts w:ascii="Amasis MT Pro" w:hAnsi="Amasis MT Pro" w:cs="Times New Roman"/>
          <w:sz w:val="24"/>
          <w:szCs w:val="24"/>
        </w:rPr>
        <w:t xml:space="preserve"> Internal audits should be conducted regularly by the Internal auditor to ensure accuracy and adequacy of financial records of the association, compliance with financial rules and regulations and ensure Value-for-Money.  External audits should be conducted on an annual basis by an independent and duly licensed auditor.</w:t>
      </w:r>
    </w:p>
    <w:p w14:paraId="02F7D7A0" w14:textId="77777777" w:rsidR="00BA081D" w:rsidRDefault="00BA081D">
      <w:pPr>
        <w:pStyle w:val="ListParagraph"/>
        <w:spacing w:after="0" w:line="240" w:lineRule="auto"/>
        <w:jc w:val="both"/>
        <w:rPr>
          <w:rFonts w:ascii="Amasis MT Pro" w:hAnsi="Amasis MT Pro" w:cs="Times New Roman"/>
          <w:sz w:val="24"/>
          <w:szCs w:val="24"/>
        </w:rPr>
      </w:pPr>
    </w:p>
    <w:p w14:paraId="7917B7AA" w14:textId="77777777" w:rsidR="00BA081D" w:rsidRDefault="00D119E4">
      <w:pPr>
        <w:spacing w:after="0" w:line="240" w:lineRule="auto"/>
        <w:jc w:val="both"/>
        <w:rPr>
          <w:rFonts w:ascii="Amasis MT Pro" w:hAnsi="Amasis MT Pro"/>
          <w:b/>
          <w:color w:val="943634" w:themeColor="accent2" w:themeShade="BF"/>
          <w:sz w:val="24"/>
          <w:szCs w:val="24"/>
        </w:rPr>
      </w:pPr>
      <w:r>
        <w:rPr>
          <w:rFonts w:ascii="Amasis MT Pro" w:hAnsi="Amasis MT Pro"/>
          <w:b/>
          <w:color w:val="943634" w:themeColor="accent2" w:themeShade="BF"/>
          <w:sz w:val="24"/>
          <w:szCs w:val="24"/>
        </w:rPr>
        <w:lastRenderedPageBreak/>
        <w:t>Standard Procedure for Following Up on RWVCA Membership Fees</w:t>
      </w:r>
    </w:p>
    <w:p w14:paraId="1DEDEAD9" w14:textId="77777777" w:rsidR="00BA081D" w:rsidRDefault="00D119E4">
      <w:pPr>
        <w:tabs>
          <w:tab w:val="left" w:pos="720"/>
        </w:tabs>
        <w:spacing w:after="0" w:line="240" w:lineRule="auto"/>
        <w:jc w:val="both"/>
        <w:rPr>
          <w:rFonts w:ascii="Amasis MT Pro" w:hAnsi="Amasis MT Pro" w:cs="Times New Roman"/>
          <w:i/>
          <w:iCs/>
          <w:sz w:val="24"/>
          <w:szCs w:val="24"/>
          <w:lang w:val="zh-CN"/>
        </w:rPr>
      </w:pPr>
      <w:r>
        <w:rPr>
          <w:rFonts w:ascii="Amasis MT Pro" w:hAnsi="Amasis MT Pro" w:cs="Times New Roman"/>
          <w:b/>
          <w:bCs/>
          <w:i/>
          <w:iCs/>
          <w:sz w:val="24"/>
          <w:szCs w:val="24"/>
        </w:rPr>
        <w:t xml:space="preserve">8.2.1 </w:t>
      </w:r>
      <w:r>
        <w:rPr>
          <w:rFonts w:ascii="Amasis MT Pro" w:hAnsi="Amasis MT Pro" w:cs="Times New Roman"/>
          <w:b/>
          <w:bCs/>
          <w:i/>
          <w:iCs/>
          <w:sz w:val="24"/>
          <w:szCs w:val="24"/>
          <w:lang w:val="zh-CN"/>
        </w:rPr>
        <w:t>Notification of Due Date</w:t>
      </w:r>
      <w:r>
        <w:rPr>
          <w:rFonts w:ascii="Amasis MT Pro" w:hAnsi="Amasis MT Pro" w:cs="Times New Roman"/>
          <w:i/>
          <w:iCs/>
          <w:sz w:val="24"/>
          <w:szCs w:val="24"/>
          <w:lang w:val="zh-CN"/>
        </w:rPr>
        <w:t>:</w:t>
      </w:r>
    </w:p>
    <w:p w14:paraId="4B575B93" w14:textId="77777777" w:rsidR="00BA081D" w:rsidRDefault="00D119E4">
      <w:pPr>
        <w:numPr>
          <w:ilvl w:val="0"/>
          <w:numId w:val="57"/>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 xml:space="preserve">At least a month before the membership fee is due, </w:t>
      </w:r>
      <w:r>
        <w:rPr>
          <w:rFonts w:ascii="Amasis MT Pro" w:hAnsi="Amasis MT Pro" w:cs="Times New Roman"/>
          <w:sz w:val="24"/>
          <w:szCs w:val="24"/>
        </w:rPr>
        <w:t xml:space="preserve">the Executive Director must </w:t>
      </w:r>
      <w:r>
        <w:rPr>
          <w:rFonts w:ascii="Amasis MT Pro" w:hAnsi="Amasis MT Pro" w:cs="Times New Roman"/>
          <w:sz w:val="24"/>
          <w:szCs w:val="24"/>
          <w:lang w:val="zh-CN"/>
        </w:rPr>
        <w:t>notify members of the upcoming payment. This notification can be sent via email, postal mail, or any other preferred communication method of RWVCA.</w:t>
      </w:r>
    </w:p>
    <w:p w14:paraId="716100F3" w14:textId="77777777" w:rsidR="00BA081D" w:rsidRDefault="00D119E4">
      <w:pPr>
        <w:numPr>
          <w:ilvl w:val="0"/>
          <w:numId w:val="57"/>
        </w:numPr>
        <w:spacing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Include the exact amount due, payment methods available, and the final date for payment.</w:t>
      </w:r>
    </w:p>
    <w:p w14:paraId="316E4F5B" w14:textId="77777777" w:rsidR="00BA081D" w:rsidRDefault="00D119E4">
      <w:pPr>
        <w:spacing w:after="0" w:line="240" w:lineRule="auto"/>
        <w:jc w:val="both"/>
        <w:rPr>
          <w:rFonts w:ascii="Amasis MT Pro" w:hAnsi="Amasis MT Pro" w:cs="Times New Roman"/>
          <w:i/>
          <w:iCs/>
          <w:sz w:val="24"/>
          <w:szCs w:val="24"/>
          <w:lang w:val="zh-CN"/>
        </w:rPr>
      </w:pPr>
      <w:r>
        <w:rPr>
          <w:rFonts w:ascii="Amasis MT Pro" w:hAnsi="Amasis MT Pro" w:cs="Times New Roman"/>
          <w:b/>
          <w:bCs/>
          <w:i/>
          <w:iCs/>
          <w:sz w:val="24"/>
          <w:szCs w:val="24"/>
        </w:rPr>
        <w:t>8.2.2</w:t>
      </w:r>
      <w:r>
        <w:rPr>
          <w:rFonts w:ascii="Amasis MT Pro" w:hAnsi="Amasis MT Pro" w:cs="Times New Roman"/>
          <w:b/>
          <w:bCs/>
          <w:i/>
          <w:iCs/>
          <w:sz w:val="24"/>
          <w:szCs w:val="24"/>
          <w:lang w:val="zh-CN"/>
        </w:rPr>
        <w:t xml:space="preserve"> Reminder Before Due Date</w:t>
      </w:r>
      <w:r>
        <w:rPr>
          <w:rFonts w:ascii="Amasis MT Pro" w:hAnsi="Amasis MT Pro" w:cs="Times New Roman"/>
          <w:i/>
          <w:iCs/>
          <w:sz w:val="24"/>
          <w:szCs w:val="24"/>
          <w:lang w:val="zh-CN"/>
        </w:rPr>
        <w:t>:</w:t>
      </w:r>
    </w:p>
    <w:p w14:paraId="6FE7313E" w14:textId="77777777" w:rsidR="00BA081D" w:rsidRDefault="00D119E4">
      <w:pPr>
        <w:numPr>
          <w:ilvl w:val="0"/>
          <w:numId w:val="5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rPr>
        <w:t>Executive Director s</w:t>
      </w:r>
      <w:r>
        <w:rPr>
          <w:rFonts w:ascii="Amasis MT Pro" w:hAnsi="Amasis MT Pro" w:cs="Times New Roman"/>
          <w:sz w:val="24"/>
          <w:szCs w:val="24"/>
          <w:lang w:val="zh-CN"/>
        </w:rPr>
        <w:t>end</w:t>
      </w:r>
      <w:r>
        <w:rPr>
          <w:rFonts w:ascii="Amasis MT Pro" w:hAnsi="Amasis MT Pro" w:cs="Times New Roman"/>
          <w:sz w:val="24"/>
          <w:szCs w:val="24"/>
        </w:rPr>
        <w:t>s</w:t>
      </w:r>
      <w:r>
        <w:rPr>
          <w:rFonts w:ascii="Amasis MT Pro" w:hAnsi="Amasis MT Pro" w:cs="Times New Roman"/>
          <w:sz w:val="24"/>
          <w:szCs w:val="24"/>
          <w:lang w:val="zh-CN"/>
        </w:rPr>
        <w:t xml:space="preserve"> a friendly reminder a week before the due date. Highlight the importance of timely payments for the smooth functioning of the association.</w:t>
      </w:r>
    </w:p>
    <w:p w14:paraId="135919E7"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5C43687E" w14:textId="77777777" w:rsidR="00BA081D" w:rsidRDefault="00D119E4">
      <w:pPr>
        <w:spacing w:after="0" w:line="240" w:lineRule="auto"/>
        <w:jc w:val="both"/>
        <w:rPr>
          <w:rFonts w:ascii="Amasis MT Pro" w:hAnsi="Amasis MT Pro" w:cs="Times New Roman"/>
          <w:i/>
          <w:iCs/>
          <w:sz w:val="24"/>
          <w:szCs w:val="24"/>
          <w:lang w:val="zh-CN"/>
        </w:rPr>
      </w:pPr>
      <w:r>
        <w:rPr>
          <w:rFonts w:ascii="Amasis MT Pro" w:hAnsi="Amasis MT Pro" w:cs="Times New Roman"/>
          <w:b/>
          <w:bCs/>
          <w:i/>
          <w:iCs/>
          <w:sz w:val="24"/>
          <w:szCs w:val="24"/>
        </w:rPr>
        <w:t>8.2.</w:t>
      </w:r>
      <w:r>
        <w:rPr>
          <w:rFonts w:ascii="Amasis MT Pro" w:hAnsi="Amasis MT Pro" w:cs="Times New Roman"/>
          <w:b/>
          <w:bCs/>
          <w:i/>
          <w:iCs/>
          <w:sz w:val="24"/>
          <w:szCs w:val="24"/>
          <w:lang w:val="zh-CN"/>
        </w:rPr>
        <w:t>3 Payment Confirmation</w:t>
      </w:r>
      <w:r>
        <w:rPr>
          <w:rFonts w:ascii="Amasis MT Pro" w:hAnsi="Amasis MT Pro" w:cs="Times New Roman"/>
          <w:i/>
          <w:iCs/>
          <w:sz w:val="24"/>
          <w:szCs w:val="24"/>
          <w:lang w:val="zh-CN"/>
        </w:rPr>
        <w:t>:</w:t>
      </w:r>
    </w:p>
    <w:p w14:paraId="210C7EBF" w14:textId="77777777" w:rsidR="00BA081D" w:rsidRDefault="00D119E4">
      <w:pPr>
        <w:numPr>
          <w:ilvl w:val="0"/>
          <w:numId w:val="59"/>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Once a member has paid their fee, promptly send a confirmation receipt detailing the payment amount, date, and any other relevant details.</w:t>
      </w:r>
    </w:p>
    <w:p w14:paraId="7767181C"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4914E940" w14:textId="77777777" w:rsidR="00BA081D" w:rsidRDefault="00D119E4">
      <w:pPr>
        <w:spacing w:after="0" w:line="240" w:lineRule="auto"/>
        <w:jc w:val="both"/>
        <w:rPr>
          <w:rFonts w:ascii="Amasis MT Pro" w:hAnsi="Amasis MT Pro" w:cs="Times New Roman"/>
          <w:i/>
          <w:iCs/>
          <w:sz w:val="24"/>
          <w:szCs w:val="24"/>
          <w:lang w:val="zh-CN"/>
        </w:rPr>
      </w:pPr>
      <w:r>
        <w:rPr>
          <w:rFonts w:ascii="Amasis MT Pro" w:hAnsi="Amasis MT Pro" w:cs="Times New Roman"/>
          <w:b/>
          <w:bCs/>
          <w:i/>
          <w:iCs/>
          <w:sz w:val="24"/>
          <w:szCs w:val="24"/>
        </w:rPr>
        <w:t>8.2.</w:t>
      </w:r>
      <w:r>
        <w:rPr>
          <w:rFonts w:ascii="Amasis MT Pro" w:hAnsi="Amasis MT Pro" w:cs="Times New Roman"/>
          <w:b/>
          <w:bCs/>
          <w:i/>
          <w:iCs/>
          <w:sz w:val="24"/>
          <w:szCs w:val="24"/>
          <w:lang w:val="zh-CN"/>
        </w:rPr>
        <w:t>4 Follow-up on Missed Payments</w:t>
      </w:r>
      <w:r>
        <w:rPr>
          <w:rFonts w:ascii="Amasis MT Pro" w:hAnsi="Amasis MT Pro" w:cs="Times New Roman"/>
          <w:i/>
          <w:iCs/>
          <w:sz w:val="24"/>
          <w:szCs w:val="24"/>
          <w:lang w:val="zh-CN"/>
        </w:rPr>
        <w:t>:</w:t>
      </w:r>
    </w:p>
    <w:p w14:paraId="4245187D" w14:textId="77777777" w:rsidR="00BA081D" w:rsidRDefault="00D119E4">
      <w:pPr>
        <w:numPr>
          <w:ilvl w:val="0"/>
          <w:numId w:val="60"/>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If a member misses the payment deadline, send a courteous reminder notifying them of the oversight. Offer assistance if they're facing any issues with the payment process.</w:t>
      </w:r>
    </w:p>
    <w:p w14:paraId="6FC93DE3"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16581C70" w14:textId="77777777" w:rsidR="00BA081D" w:rsidRDefault="00D119E4">
      <w:pPr>
        <w:spacing w:after="0" w:line="240" w:lineRule="auto"/>
        <w:jc w:val="both"/>
        <w:rPr>
          <w:rFonts w:ascii="Amasis MT Pro" w:hAnsi="Amasis MT Pro" w:cs="Times New Roman"/>
          <w:i/>
          <w:iCs/>
          <w:sz w:val="24"/>
          <w:szCs w:val="24"/>
          <w:lang w:val="zh-CN"/>
        </w:rPr>
      </w:pPr>
      <w:r>
        <w:rPr>
          <w:rFonts w:ascii="Amasis MT Pro" w:hAnsi="Amasis MT Pro" w:cs="Times New Roman"/>
          <w:b/>
          <w:bCs/>
          <w:i/>
          <w:iCs/>
          <w:sz w:val="24"/>
          <w:szCs w:val="24"/>
        </w:rPr>
        <w:t>8.2.</w:t>
      </w:r>
      <w:r>
        <w:rPr>
          <w:rFonts w:ascii="Amasis MT Pro" w:hAnsi="Amasis MT Pro" w:cs="Times New Roman"/>
          <w:b/>
          <w:bCs/>
          <w:i/>
          <w:iCs/>
          <w:sz w:val="24"/>
          <w:szCs w:val="24"/>
          <w:lang w:val="zh-CN"/>
        </w:rPr>
        <w:t>5 Second Reminder</w:t>
      </w:r>
      <w:r>
        <w:rPr>
          <w:rFonts w:ascii="Amasis MT Pro" w:hAnsi="Amasis MT Pro" w:cs="Times New Roman"/>
          <w:i/>
          <w:iCs/>
          <w:sz w:val="24"/>
          <w:szCs w:val="24"/>
          <w:lang w:val="zh-CN"/>
        </w:rPr>
        <w:t>:</w:t>
      </w:r>
    </w:p>
    <w:p w14:paraId="4D47A89D" w14:textId="77777777" w:rsidR="00BA081D" w:rsidRDefault="00D119E4">
      <w:pPr>
        <w:numPr>
          <w:ilvl w:val="0"/>
          <w:numId w:val="61"/>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If the payment isn't made within a week of the first reminder, send a second reminder. Emphasize the importance of their contribution to RWVCA and the benefits of membership.</w:t>
      </w:r>
    </w:p>
    <w:p w14:paraId="511C6427"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493B1332" w14:textId="77777777" w:rsidR="00BA081D" w:rsidRDefault="00D119E4">
      <w:pPr>
        <w:spacing w:after="0" w:line="240" w:lineRule="auto"/>
        <w:jc w:val="both"/>
        <w:rPr>
          <w:rFonts w:ascii="Amasis MT Pro" w:hAnsi="Amasis MT Pro" w:cs="Times New Roman"/>
          <w:i/>
          <w:iCs/>
          <w:sz w:val="24"/>
          <w:szCs w:val="24"/>
          <w:lang w:val="zh-CN"/>
        </w:rPr>
      </w:pPr>
      <w:r>
        <w:rPr>
          <w:rFonts w:ascii="Amasis MT Pro" w:hAnsi="Amasis MT Pro" w:cs="Times New Roman"/>
          <w:b/>
          <w:bCs/>
          <w:i/>
          <w:iCs/>
          <w:sz w:val="24"/>
          <w:szCs w:val="24"/>
        </w:rPr>
        <w:t>8.2.</w:t>
      </w:r>
      <w:r>
        <w:rPr>
          <w:rFonts w:ascii="Amasis MT Pro" w:hAnsi="Amasis MT Pro" w:cs="Times New Roman"/>
          <w:b/>
          <w:bCs/>
          <w:i/>
          <w:iCs/>
          <w:sz w:val="24"/>
          <w:szCs w:val="24"/>
          <w:lang w:val="zh-CN"/>
        </w:rPr>
        <w:t>6</w:t>
      </w:r>
      <w:r>
        <w:rPr>
          <w:rFonts w:ascii="Amasis MT Pro" w:hAnsi="Amasis MT Pro" w:cs="Times New Roman"/>
          <w:b/>
          <w:bCs/>
          <w:i/>
          <w:iCs/>
          <w:sz w:val="24"/>
          <w:szCs w:val="24"/>
        </w:rPr>
        <w:t xml:space="preserve"> </w:t>
      </w:r>
      <w:r>
        <w:rPr>
          <w:rFonts w:ascii="Amasis MT Pro" w:hAnsi="Amasis MT Pro" w:cs="Times New Roman"/>
          <w:b/>
          <w:bCs/>
          <w:i/>
          <w:iCs/>
          <w:sz w:val="24"/>
          <w:szCs w:val="24"/>
          <w:lang w:val="zh-CN"/>
        </w:rPr>
        <w:t>Escalation</w:t>
      </w:r>
      <w:r>
        <w:rPr>
          <w:rFonts w:ascii="Amasis MT Pro" w:hAnsi="Amasis MT Pro" w:cs="Times New Roman"/>
          <w:i/>
          <w:iCs/>
          <w:sz w:val="24"/>
          <w:szCs w:val="24"/>
          <w:lang w:val="zh-CN"/>
        </w:rPr>
        <w:t>:</w:t>
      </w:r>
    </w:p>
    <w:p w14:paraId="7A5C35A2" w14:textId="77777777" w:rsidR="00BA081D" w:rsidRDefault="00D119E4">
      <w:pPr>
        <w:numPr>
          <w:ilvl w:val="0"/>
          <w:numId w:val="62"/>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lastRenderedPageBreak/>
        <w:t>If there's no response or payment after the second reminder, escalate the matter to the Executive Committee or another relevant body within RWVCA. They can decide on further actions, which might include additional reminders, penalties, or even suspension of membership benefits.</w:t>
      </w:r>
    </w:p>
    <w:p w14:paraId="3E828B34"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31230D67" w14:textId="77777777" w:rsidR="00BA081D" w:rsidRDefault="00D119E4">
      <w:pPr>
        <w:spacing w:after="0" w:line="240" w:lineRule="auto"/>
        <w:jc w:val="both"/>
        <w:rPr>
          <w:rFonts w:ascii="Amasis MT Pro" w:hAnsi="Amasis MT Pro" w:cs="Times New Roman"/>
          <w:i/>
          <w:iCs/>
          <w:sz w:val="24"/>
          <w:szCs w:val="24"/>
          <w:lang w:val="zh-CN"/>
        </w:rPr>
      </w:pPr>
      <w:r>
        <w:rPr>
          <w:rFonts w:ascii="Amasis MT Pro" w:hAnsi="Amasis MT Pro" w:cs="Times New Roman"/>
          <w:b/>
          <w:bCs/>
          <w:i/>
          <w:iCs/>
          <w:sz w:val="24"/>
          <w:szCs w:val="24"/>
        </w:rPr>
        <w:t>8.2.</w:t>
      </w:r>
      <w:r>
        <w:rPr>
          <w:rFonts w:ascii="Amasis MT Pro" w:hAnsi="Amasis MT Pro" w:cs="Times New Roman"/>
          <w:b/>
          <w:bCs/>
          <w:i/>
          <w:iCs/>
          <w:sz w:val="24"/>
          <w:szCs w:val="24"/>
          <w:lang w:val="zh-CN"/>
        </w:rPr>
        <w:t>7 Penalties or Consequences</w:t>
      </w:r>
      <w:r>
        <w:rPr>
          <w:rFonts w:ascii="Amasis MT Pro" w:hAnsi="Amasis MT Pro" w:cs="Times New Roman"/>
          <w:i/>
          <w:iCs/>
          <w:sz w:val="24"/>
          <w:szCs w:val="24"/>
          <w:lang w:val="zh-CN"/>
        </w:rPr>
        <w:t>:</w:t>
      </w:r>
    </w:p>
    <w:p w14:paraId="28C5F525" w14:textId="77777777" w:rsidR="00BA081D" w:rsidRDefault="00D119E4">
      <w:pPr>
        <w:numPr>
          <w:ilvl w:val="0"/>
          <w:numId w:val="63"/>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Clearly communicate any penalties or consequences for non-payment, as defined by RWVCA's internal rules and regulations. This might include late fees, suspension of benefits, or even exclusion from the association.</w:t>
      </w:r>
      <w:r>
        <w:rPr>
          <w:rFonts w:ascii="Amasis MT Pro" w:hAnsi="Amasis MT Pro" w:cs="Times New Roman"/>
          <w:sz w:val="24"/>
          <w:szCs w:val="24"/>
        </w:rPr>
        <w:t xml:space="preserve"> The decision should </w:t>
      </w:r>
      <w:proofErr w:type="gramStart"/>
      <w:r>
        <w:rPr>
          <w:rFonts w:ascii="Amasis MT Pro" w:hAnsi="Amasis MT Pro" w:cs="Times New Roman"/>
          <w:sz w:val="24"/>
          <w:szCs w:val="24"/>
        </w:rPr>
        <w:t>approved</w:t>
      </w:r>
      <w:proofErr w:type="gramEnd"/>
      <w:r>
        <w:rPr>
          <w:rFonts w:ascii="Amasis MT Pro" w:hAnsi="Amasis MT Pro" w:cs="Times New Roman"/>
          <w:sz w:val="24"/>
          <w:szCs w:val="24"/>
        </w:rPr>
        <w:t xml:space="preserve"> by the General Assembly.</w:t>
      </w:r>
    </w:p>
    <w:p w14:paraId="4D5A6648"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2012A9D5" w14:textId="77777777" w:rsidR="00BA081D" w:rsidRDefault="00D119E4">
      <w:pPr>
        <w:spacing w:after="0" w:line="240" w:lineRule="auto"/>
        <w:jc w:val="both"/>
        <w:rPr>
          <w:rFonts w:ascii="Amasis MT Pro" w:hAnsi="Amasis MT Pro" w:cs="Times New Roman"/>
          <w:i/>
          <w:iCs/>
          <w:sz w:val="24"/>
          <w:szCs w:val="24"/>
          <w:lang w:val="zh-CN"/>
        </w:rPr>
      </w:pPr>
      <w:r>
        <w:rPr>
          <w:rFonts w:ascii="Amasis MT Pro" w:hAnsi="Amasis MT Pro" w:cs="Times New Roman"/>
          <w:b/>
          <w:bCs/>
          <w:i/>
          <w:iCs/>
          <w:sz w:val="24"/>
          <w:szCs w:val="24"/>
        </w:rPr>
        <w:t>8.2.</w:t>
      </w:r>
      <w:r>
        <w:rPr>
          <w:rFonts w:ascii="Amasis MT Pro" w:hAnsi="Amasis MT Pro" w:cs="Times New Roman"/>
          <w:b/>
          <w:bCs/>
          <w:i/>
          <w:iCs/>
          <w:sz w:val="24"/>
          <w:szCs w:val="24"/>
          <w:lang w:val="zh-CN"/>
        </w:rPr>
        <w:t>8</w:t>
      </w:r>
      <w:r>
        <w:rPr>
          <w:rFonts w:ascii="Amasis MT Pro" w:hAnsi="Amasis MT Pro" w:cs="Times New Roman"/>
          <w:b/>
          <w:bCs/>
          <w:i/>
          <w:iCs/>
          <w:sz w:val="24"/>
          <w:szCs w:val="24"/>
        </w:rPr>
        <w:t xml:space="preserve"> </w:t>
      </w:r>
      <w:r>
        <w:rPr>
          <w:rFonts w:ascii="Amasis MT Pro" w:hAnsi="Amasis MT Pro" w:cs="Times New Roman"/>
          <w:b/>
          <w:bCs/>
          <w:i/>
          <w:iCs/>
          <w:sz w:val="24"/>
          <w:szCs w:val="24"/>
          <w:lang w:val="zh-CN"/>
        </w:rPr>
        <w:t>Reconciliation and Support</w:t>
      </w:r>
      <w:r>
        <w:rPr>
          <w:rFonts w:ascii="Amasis MT Pro" w:hAnsi="Amasis MT Pro" w:cs="Times New Roman"/>
          <w:i/>
          <w:iCs/>
          <w:sz w:val="24"/>
          <w:szCs w:val="24"/>
          <w:lang w:val="zh-CN"/>
        </w:rPr>
        <w:t>:</w:t>
      </w:r>
    </w:p>
    <w:p w14:paraId="070A0369" w14:textId="77777777" w:rsidR="00BA081D" w:rsidRDefault="00D119E4">
      <w:pPr>
        <w:numPr>
          <w:ilvl w:val="0"/>
          <w:numId w:val="64"/>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If members communicate financial hardships or other genuine reasons for non-payment, consider offering a payment plan, extension, or other support mechanisms to assist them.</w:t>
      </w:r>
    </w:p>
    <w:p w14:paraId="26317B02"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5348C77A" w14:textId="77777777" w:rsidR="00BA081D" w:rsidRDefault="00D119E4">
      <w:pPr>
        <w:spacing w:after="0" w:line="240" w:lineRule="auto"/>
        <w:jc w:val="both"/>
        <w:rPr>
          <w:rFonts w:ascii="Amasis MT Pro" w:hAnsi="Amasis MT Pro" w:cs="Times New Roman"/>
          <w:i/>
          <w:iCs/>
          <w:sz w:val="24"/>
          <w:szCs w:val="24"/>
          <w:lang w:val="zh-CN"/>
        </w:rPr>
      </w:pPr>
      <w:r>
        <w:rPr>
          <w:rFonts w:ascii="Amasis MT Pro" w:hAnsi="Amasis MT Pro" w:cs="Times New Roman"/>
          <w:b/>
          <w:bCs/>
          <w:i/>
          <w:iCs/>
          <w:sz w:val="24"/>
          <w:szCs w:val="24"/>
        </w:rPr>
        <w:t>8.2.</w:t>
      </w:r>
      <w:r>
        <w:rPr>
          <w:rFonts w:ascii="Amasis MT Pro" w:hAnsi="Amasis MT Pro" w:cs="Times New Roman"/>
          <w:b/>
          <w:bCs/>
          <w:i/>
          <w:iCs/>
          <w:sz w:val="24"/>
          <w:szCs w:val="24"/>
          <w:lang w:val="zh-CN"/>
        </w:rPr>
        <w:t>9 Documentation</w:t>
      </w:r>
      <w:r>
        <w:rPr>
          <w:rFonts w:ascii="Amasis MT Pro" w:hAnsi="Amasis MT Pro" w:cs="Times New Roman"/>
          <w:i/>
          <w:iCs/>
          <w:sz w:val="24"/>
          <w:szCs w:val="24"/>
          <w:lang w:val="zh-CN"/>
        </w:rPr>
        <w:t>:</w:t>
      </w:r>
    </w:p>
    <w:p w14:paraId="2A1985AA" w14:textId="77777777" w:rsidR="00BA081D" w:rsidRDefault="00D119E4">
      <w:pPr>
        <w:numPr>
          <w:ilvl w:val="0"/>
          <w:numId w:val="65"/>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Maintain a detailed record of all communications related to membership fees. This includes notifications, reminders, confirmations, and any other correspondence.</w:t>
      </w:r>
    </w:p>
    <w:p w14:paraId="30298547"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43EAC950" w14:textId="77777777" w:rsidR="00BA081D" w:rsidRDefault="00D119E4">
      <w:pPr>
        <w:spacing w:after="0" w:line="240" w:lineRule="auto"/>
        <w:jc w:val="both"/>
        <w:rPr>
          <w:rFonts w:ascii="Amasis MT Pro" w:hAnsi="Amasis MT Pro" w:cs="Times New Roman"/>
          <w:i/>
          <w:iCs/>
          <w:sz w:val="24"/>
          <w:szCs w:val="24"/>
          <w:lang w:val="zh-CN"/>
        </w:rPr>
      </w:pPr>
      <w:r>
        <w:rPr>
          <w:rFonts w:ascii="Amasis MT Pro" w:hAnsi="Amasis MT Pro" w:cs="Times New Roman"/>
          <w:b/>
          <w:bCs/>
          <w:i/>
          <w:iCs/>
          <w:sz w:val="24"/>
          <w:szCs w:val="24"/>
        </w:rPr>
        <w:t>8.2.</w:t>
      </w:r>
      <w:r>
        <w:rPr>
          <w:rFonts w:ascii="Amasis MT Pro" w:hAnsi="Amasis MT Pro" w:cs="Times New Roman"/>
          <w:b/>
          <w:bCs/>
          <w:i/>
          <w:iCs/>
          <w:sz w:val="24"/>
          <w:szCs w:val="24"/>
          <w:lang w:val="zh-CN"/>
        </w:rPr>
        <w:t>10</w:t>
      </w:r>
      <w:r>
        <w:rPr>
          <w:rFonts w:ascii="Amasis MT Pro" w:hAnsi="Amasis MT Pro" w:cs="Times New Roman"/>
          <w:b/>
          <w:bCs/>
          <w:i/>
          <w:iCs/>
          <w:sz w:val="24"/>
          <w:szCs w:val="24"/>
        </w:rPr>
        <w:t xml:space="preserve"> </w:t>
      </w:r>
      <w:r>
        <w:rPr>
          <w:rFonts w:ascii="Amasis MT Pro" w:hAnsi="Amasis MT Pro" w:cs="Times New Roman"/>
          <w:b/>
          <w:bCs/>
          <w:i/>
          <w:iCs/>
          <w:sz w:val="24"/>
          <w:szCs w:val="24"/>
          <w:lang w:val="zh-CN"/>
        </w:rPr>
        <w:t>Regular Review</w:t>
      </w:r>
      <w:r>
        <w:rPr>
          <w:rFonts w:ascii="Amasis MT Pro" w:hAnsi="Amasis MT Pro" w:cs="Times New Roman"/>
          <w:i/>
          <w:iCs/>
          <w:sz w:val="24"/>
          <w:szCs w:val="24"/>
          <w:lang w:val="zh-CN"/>
        </w:rPr>
        <w:t>:</w:t>
      </w:r>
    </w:p>
    <w:p w14:paraId="2139D7B5" w14:textId="77777777" w:rsidR="00BA081D" w:rsidRDefault="00D119E4">
      <w:pPr>
        <w:numPr>
          <w:ilvl w:val="0"/>
          <w:numId w:val="66"/>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Periodically review the membership fee follow-up process to ensure it's effective and aligned with RWVCA's values and objectives. Make adjustments as necessary based on feedback from members and the experiences of the administrative team.</w:t>
      </w:r>
    </w:p>
    <w:p w14:paraId="431505D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lang w:val="zh-CN"/>
        </w:rPr>
        <w:t xml:space="preserve">This standard procedure provides a structured approach to following up on membership fees while ensuring respectful and effective communication with </w:t>
      </w:r>
      <w:r>
        <w:rPr>
          <w:rFonts w:ascii="Amasis MT Pro" w:hAnsi="Amasis MT Pro" w:cs="Times New Roman"/>
          <w:sz w:val="24"/>
          <w:szCs w:val="24"/>
          <w:lang w:val="zh-CN"/>
        </w:rPr>
        <w:lastRenderedPageBreak/>
        <w:t>RWVCA members. Adjustments can be made based on the specific needs and preferences of the association.</w:t>
      </w:r>
    </w:p>
    <w:p w14:paraId="188D965F" w14:textId="77777777" w:rsidR="00BA081D" w:rsidRDefault="00BA081D">
      <w:pPr>
        <w:spacing w:after="0" w:line="240" w:lineRule="auto"/>
        <w:jc w:val="both"/>
        <w:rPr>
          <w:rFonts w:ascii="Amasis MT Pro" w:hAnsi="Amasis MT Pro" w:cs="Times New Roman"/>
          <w:sz w:val="24"/>
          <w:szCs w:val="24"/>
        </w:rPr>
      </w:pPr>
    </w:p>
    <w:p w14:paraId="0ACE73C3" w14:textId="77777777" w:rsidR="00BA081D" w:rsidRDefault="00BA081D">
      <w:pPr>
        <w:spacing w:after="0" w:line="240" w:lineRule="auto"/>
        <w:jc w:val="both"/>
        <w:rPr>
          <w:rFonts w:ascii="Amasis MT Pro" w:hAnsi="Amasis MT Pro" w:cs="Times New Roman"/>
          <w:sz w:val="24"/>
          <w:szCs w:val="24"/>
        </w:rPr>
      </w:pPr>
    </w:p>
    <w:p w14:paraId="2D3BAAA0" w14:textId="77777777" w:rsidR="00BA081D" w:rsidRDefault="00D119E4">
      <w:pPr>
        <w:spacing w:line="240" w:lineRule="auto"/>
        <w:rPr>
          <w:rFonts w:ascii="Amasis MT Pro" w:hAnsi="Amasis MT Pro" w:cs="Times New Roman"/>
          <w:b/>
          <w:bCs/>
          <w:sz w:val="24"/>
          <w:szCs w:val="24"/>
        </w:rPr>
      </w:pPr>
      <w:r>
        <w:rPr>
          <w:rFonts w:ascii="Amasis MT Pro" w:hAnsi="Amasis MT Pro" w:cs="Times New Roman"/>
          <w:b/>
          <w:bCs/>
          <w:sz w:val="24"/>
          <w:szCs w:val="24"/>
        </w:rPr>
        <w:t>Works to be done for the financial report production</w:t>
      </w:r>
    </w:p>
    <w:tbl>
      <w:tblPr>
        <w:tblStyle w:val="TableGrid"/>
        <w:tblW w:w="0" w:type="auto"/>
        <w:tblLook w:val="04A0" w:firstRow="1" w:lastRow="0" w:firstColumn="1" w:lastColumn="0" w:noHBand="0" w:noVBand="1"/>
      </w:tblPr>
      <w:tblGrid>
        <w:gridCol w:w="1522"/>
        <w:gridCol w:w="7828"/>
      </w:tblGrid>
      <w:tr w:rsidR="00BA081D" w14:paraId="3CF5B406" w14:textId="77777777">
        <w:tc>
          <w:tcPr>
            <w:tcW w:w="1526" w:type="dxa"/>
          </w:tcPr>
          <w:p w14:paraId="650D8B19" w14:textId="77777777" w:rsidR="00BA081D" w:rsidRDefault="00D119E4">
            <w:pPr>
              <w:spacing w:after="0" w:line="240" w:lineRule="auto"/>
              <w:rPr>
                <w:rFonts w:ascii="Amasis MT Pro" w:hAnsi="Amasis MT Pro" w:cs="Times New Roman"/>
                <w:b/>
                <w:bCs/>
                <w:sz w:val="24"/>
                <w:szCs w:val="24"/>
              </w:rPr>
            </w:pPr>
            <w:r>
              <w:rPr>
                <w:rFonts w:ascii="Amasis MT Pro" w:hAnsi="Amasis MT Pro" w:cs="Times New Roman"/>
                <w:b/>
                <w:bCs/>
                <w:sz w:val="24"/>
                <w:szCs w:val="24"/>
              </w:rPr>
              <w:t>Frequency</w:t>
            </w:r>
          </w:p>
          <w:p w14:paraId="539E2927" w14:textId="77777777" w:rsidR="00BA081D" w:rsidRDefault="00BA081D">
            <w:pPr>
              <w:spacing w:after="0" w:line="240" w:lineRule="auto"/>
              <w:rPr>
                <w:rFonts w:ascii="Amasis MT Pro" w:hAnsi="Amasis MT Pro" w:cs="Times New Roman"/>
                <w:b/>
                <w:bCs/>
                <w:sz w:val="24"/>
                <w:szCs w:val="24"/>
              </w:rPr>
            </w:pPr>
          </w:p>
        </w:tc>
        <w:tc>
          <w:tcPr>
            <w:tcW w:w="8050" w:type="dxa"/>
          </w:tcPr>
          <w:p w14:paraId="759DACA9" w14:textId="77777777" w:rsidR="00BA081D" w:rsidRDefault="00D119E4">
            <w:pPr>
              <w:spacing w:after="0" w:line="240" w:lineRule="auto"/>
              <w:rPr>
                <w:rFonts w:ascii="Amasis MT Pro" w:hAnsi="Amasis MT Pro" w:cs="Times New Roman"/>
                <w:b/>
                <w:bCs/>
                <w:sz w:val="24"/>
                <w:szCs w:val="24"/>
              </w:rPr>
            </w:pPr>
            <w:r>
              <w:rPr>
                <w:rFonts w:ascii="Amasis MT Pro" w:hAnsi="Amasis MT Pro" w:cs="Times New Roman"/>
                <w:b/>
                <w:bCs/>
                <w:sz w:val="24"/>
                <w:szCs w:val="24"/>
              </w:rPr>
              <w:t>Tasks</w:t>
            </w:r>
          </w:p>
        </w:tc>
      </w:tr>
      <w:tr w:rsidR="00BA081D" w14:paraId="17369869" w14:textId="77777777">
        <w:tc>
          <w:tcPr>
            <w:tcW w:w="1526" w:type="dxa"/>
          </w:tcPr>
          <w:p w14:paraId="390821EC" w14:textId="77777777" w:rsidR="00BA081D" w:rsidRDefault="00BA081D">
            <w:pPr>
              <w:spacing w:after="0" w:line="240" w:lineRule="auto"/>
              <w:rPr>
                <w:rFonts w:ascii="Amasis MT Pro" w:hAnsi="Amasis MT Pro" w:cs="Times New Roman"/>
                <w:b/>
                <w:bCs/>
                <w:sz w:val="24"/>
                <w:szCs w:val="24"/>
              </w:rPr>
            </w:pPr>
          </w:p>
          <w:p w14:paraId="080A291D" w14:textId="77777777" w:rsidR="00BA081D" w:rsidRDefault="00D119E4">
            <w:pPr>
              <w:spacing w:after="0" w:line="240" w:lineRule="auto"/>
              <w:rPr>
                <w:rFonts w:ascii="Amasis MT Pro" w:hAnsi="Amasis MT Pro" w:cs="Times New Roman"/>
                <w:b/>
                <w:bCs/>
                <w:sz w:val="24"/>
                <w:szCs w:val="24"/>
              </w:rPr>
            </w:pPr>
            <w:r>
              <w:rPr>
                <w:rFonts w:ascii="Amasis MT Pro" w:hAnsi="Amasis MT Pro" w:cs="Times New Roman"/>
                <w:b/>
                <w:bCs/>
                <w:sz w:val="24"/>
                <w:szCs w:val="24"/>
              </w:rPr>
              <w:t>Daily &amp; weekly</w:t>
            </w:r>
          </w:p>
        </w:tc>
        <w:tc>
          <w:tcPr>
            <w:tcW w:w="8050" w:type="dxa"/>
          </w:tcPr>
          <w:p w14:paraId="08D7F0DD" w14:textId="77777777" w:rsidR="00BA081D" w:rsidRDefault="00D119E4">
            <w:pPr>
              <w:pStyle w:val="ListParagraph"/>
              <w:numPr>
                <w:ilvl w:val="0"/>
                <w:numId w:val="67"/>
              </w:numPr>
              <w:spacing w:after="0" w:line="240" w:lineRule="auto"/>
              <w:rPr>
                <w:rFonts w:ascii="Amasis MT Pro" w:hAnsi="Amasis MT Pro" w:cs="Times New Roman"/>
                <w:sz w:val="24"/>
                <w:szCs w:val="24"/>
              </w:rPr>
            </w:pPr>
            <w:r>
              <w:rPr>
                <w:rFonts w:ascii="Amasis MT Pro" w:hAnsi="Amasis MT Pro" w:cs="Times New Roman"/>
                <w:sz w:val="24"/>
                <w:szCs w:val="24"/>
              </w:rPr>
              <w:t>Cash bookkeeping and checking the cash documents.</w:t>
            </w:r>
          </w:p>
          <w:p w14:paraId="5F401205" w14:textId="77777777" w:rsidR="00BA081D" w:rsidRDefault="00D119E4">
            <w:pPr>
              <w:pStyle w:val="ListParagraph"/>
              <w:numPr>
                <w:ilvl w:val="0"/>
                <w:numId w:val="67"/>
              </w:numPr>
              <w:spacing w:after="0" w:line="240" w:lineRule="auto"/>
              <w:rPr>
                <w:rFonts w:ascii="Amasis MT Pro" w:hAnsi="Amasis MT Pro" w:cs="Times New Roman"/>
                <w:sz w:val="24"/>
                <w:szCs w:val="24"/>
              </w:rPr>
            </w:pPr>
            <w:r>
              <w:rPr>
                <w:rFonts w:ascii="Amasis MT Pro" w:hAnsi="Amasis MT Pro" w:cs="Times New Roman"/>
                <w:sz w:val="24"/>
                <w:szCs w:val="24"/>
              </w:rPr>
              <w:t>Bank bookkeeping and control of Bank documents.</w:t>
            </w:r>
          </w:p>
          <w:p w14:paraId="38002B73" w14:textId="77777777" w:rsidR="00BA081D" w:rsidRDefault="00D119E4">
            <w:pPr>
              <w:pStyle w:val="ListParagraph"/>
              <w:numPr>
                <w:ilvl w:val="0"/>
                <w:numId w:val="67"/>
              </w:numPr>
              <w:spacing w:after="0" w:line="240" w:lineRule="auto"/>
              <w:rPr>
                <w:rFonts w:ascii="Amasis MT Pro" w:hAnsi="Amasis MT Pro" w:cs="Times New Roman"/>
                <w:sz w:val="24"/>
                <w:szCs w:val="24"/>
              </w:rPr>
            </w:pPr>
            <w:r>
              <w:rPr>
                <w:rFonts w:ascii="Amasis MT Pro" w:hAnsi="Amasis MT Pro" w:cs="Times New Roman"/>
                <w:sz w:val="24"/>
                <w:szCs w:val="24"/>
              </w:rPr>
              <w:t>Allocation and recording of cash and bank transactions.</w:t>
            </w:r>
          </w:p>
          <w:p w14:paraId="798FA840" w14:textId="77777777" w:rsidR="00BA081D" w:rsidRDefault="00D119E4">
            <w:pPr>
              <w:pStyle w:val="ListParagraph"/>
              <w:numPr>
                <w:ilvl w:val="0"/>
                <w:numId w:val="67"/>
              </w:numPr>
              <w:spacing w:after="0" w:line="240" w:lineRule="auto"/>
              <w:rPr>
                <w:rFonts w:ascii="Amasis MT Pro" w:hAnsi="Amasis MT Pro" w:cs="Times New Roman"/>
                <w:sz w:val="24"/>
                <w:szCs w:val="24"/>
              </w:rPr>
            </w:pPr>
            <w:r>
              <w:rPr>
                <w:rFonts w:ascii="Amasis MT Pro" w:hAnsi="Amasis MT Pro" w:cs="Times New Roman"/>
                <w:sz w:val="24"/>
                <w:szCs w:val="24"/>
              </w:rPr>
              <w:t>Bank reconciliation (and Mobile money) for the entire week.</w:t>
            </w:r>
          </w:p>
        </w:tc>
      </w:tr>
      <w:tr w:rsidR="00BA081D" w14:paraId="64C91657" w14:textId="77777777">
        <w:tc>
          <w:tcPr>
            <w:tcW w:w="1526" w:type="dxa"/>
          </w:tcPr>
          <w:p w14:paraId="2481C30C" w14:textId="77777777" w:rsidR="00BA081D" w:rsidRDefault="00BA081D">
            <w:pPr>
              <w:spacing w:after="0" w:line="240" w:lineRule="auto"/>
              <w:rPr>
                <w:rFonts w:ascii="Amasis MT Pro" w:hAnsi="Amasis MT Pro" w:cs="Times New Roman"/>
                <w:b/>
                <w:bCs/>
                <w:sz w:val="24"/>
                <w:szCs w:val="24"/>
              </w:rPr>
            </w:pPr>
          </w:p>
          <w:p w14:paraId="2124611A" w14:textId="77777777" w:rsidR="00BA081D" w:rsidRDefault="00D119E4">
            <w:pPr>
              <w:spacing w:after="0" w:line="240" w:lineRule="auto"/>
              <w:rPr>
                <w:rFonts w:ascii="Amasis MT Pro" w:hAnsi="Amasis MT Pro" w:cs="Times New Roman"/>
                <w:b/>
                <w:bCs/>
                <w:sz w:val="24"/>
                <w:szCs w:val="24"/>
              </w:rPr>
            </w:pPr>
            <w:r>
              <w:rPr>
                <w:rFonts w:ascii="Amasis MT Pro" w:hAnsi="Amasis MT Pro" w:cs="Times New Roman"/>
                <w:b/>
                <w:bCs/>
                <w:sz w:val="24"/>
                <w:szCs w:val="24"/>
              </w:rPr>
              <w:t>Monthly</w:t>
            </w:r>
          </w:p>
          <w:p w14:paraId="0BADEFB3" w14:textId="77777777" w:rsidR="00BA081D" w:rsidRDefault="00BA081D">
            <w:pPr>
              <w:spacing w:after="0" w:line="240" w:lineRule="auto"/>
              <w:rPr>
                <w:rFonts w:ascii="Amasis MT Pro" w:hAnsi="Amasis MT Pro" w:cs="Times New Roman"/>
                <w:b/>
                <w:bCs/>
                <w:sz w:val="24"/>
                <w:szCs w:val="24"/>
              </w:rPr>
            </w:pPr>
          </w:p>
        </w:tc>
        <w:tc>
          <w:tcPr>
            <w:tcW w:w="8050" w:type="dxa"/>
          </w:tcPr>
          <w:p w14:paraId="2AD163EB" w14:textId="77777777" w:rsidR="00BA081D" w:rsidRDefault="00D119E4">
            <w:pPr>
              <w:pStyle w:val="ListParagraph"/>
              <w:numPr>
                <w:ilvl w:val="0"/>
                <w:numId w:val="68"/>
              </w:numPr>
              <w:spacing w:after="0" w:line="240" w:lineRule="auto"/>
              <w:rPr>
                <w:rFonts w:ascii="Amasis MT Pro" w:hAnsi="Amasis MT Pro" w:cs="Times New Roman"/>
                <w:sz w:val="24"/>
                <w:szCs w:val="24"/>
              </w:rPr>
            </w:pPr>
            <w:r>
              <w:rPr>
                <w:rFonts w:ascii="Amasis MT Pro" w:hAnsi="Amasis MT Pro" w:cs="Times New Roman"/>
                <w:sz w:val="24"/>
                <w:szCs w:val="24"/>
              </w:rPr>
              <w:t>Implementation of cash physical inventory.</w:t>
            </w:r>
          </w:p>
          <w:p w14:paraId="3DF3098F" w14:textId="77777777" w:rsidR="00BA081D" w:rsidRDefault="00D119E4">
            <w:pPr>
              <w:pStyle w:val="ListParagraph"/>
              <w:numPr>
                <w:ilvl w:val="0"/>
                <w:numId w:val="68"/>
              </w:numPr>
              <w:spacing w:after="0" w:line="240" w:lineRule="auto"/>
              <w:rPr>
                <w:rFonts w:ascii="Amasis MT Pro" w:hAnsi="Amasis MT Pro" w:cs="Times New Roman"/>
                <w:sz w:val="24"/>
                <w:szCs w:val="24"/>
              </w:rPr>
            </w:pPr>
            <w:r>
              <w:rPr>
                <w:rFonts w:ascii="Amasis MT Pro" w:hAnsi="Amasis MT Pro" w:cs="Times New Roman"/>
                <w:sz w:val="24"/>
                <w:szCs w:val="24"/>
              </w:rPr>
              <w:t>Bank reconciliation with the accounting balance of the Bank Book.</w:t>
            </w:r>
          </w:p>
          <w:p w14:paraId="2FC28EF6" w14:textId="77777777" w:rsidR="00BA081D" w:rsidRDefault="00D119E4">
            <w:pPr>
              <w:pStyle w:val="ListParagraph"/>
              <w:numPr>
                <w:ilvl w:val="0"/>
                <w:numId w:val="68"/>
              </w:numPr>
              <w:spacing w:after="0" w:line="240" w:lineRule="auto"/>
              <w:rPr>
                <w:rFonts w:ascii="Amasis MT Pro" w:hAnsi="Amasis MT Pro" w:cs="Times New Roman"/>
                <w:sz w:val="24"/>
                <w:szCs w:val="24"/>
              </w:rPr>
            </w:pPr>
            <w:r>
              <w:rPr>
                <w:rFonts w:ascii="Amasis MT Pro" w:hAnsi="Amasis MT Pro" w:cs="Times New Roman"/>
                <w:sz w:val="24"/>
                <w:szCs w:val="24"/>
              </w:rPr>
              <w:t>Making the reconciliation statements and analysis.</w:t>
            </w:r>
          </w:p>
          <w:p w14:paraId="55F34F4E" w14:textId="77777777" w:rsidR="00BA081D" w:rsidRDefault="00D119E4">
            <w:pPr>
              <w:pStyle w:val="ListParagraph"/>
              <w:numPr>
                <w:ilvl w:val="0"/>
                <w:numId w:val="68"/>
              </w:numPr>
              <w:spacing w:after="0" w:line="240" w:lineRule="auto"/>
              <w:rPr>
                <w:rFonts w:ascii="Amasis MT Pro" w:hAnsi="Amasis MT Pro" w:cs="Times New Roman"/>
                <w:sz w:val="24"/>
                <w:szCs w:val="24"/>
              </w:rPr>
            </w:pPr>
            <w:r>
              <w:rPr>
                <w:rFonts w:ascii="Amasis MT Pro" w:hAnsi="Amasis MT Pro" w:cs="Times New Roman"/>
                <w:sz w:val="24"/>
                <w:szCs w:val="24"/>
              </w:rPr>
              <w:t>Updates of equipment/fixed asset acquisitions by the officer in charge of Logistics</w:t>
            </w:r>
          </w:p>
          <w:p w14:paraId="7236384D" w14:textId="77777777" w:rsidR="00BA081D" w:rsidRDefault="00D119E4">
            <w:pPr>
              <w:pStyle w:val="ListParagraph"/>
              <w:numPr>
                <w:ilvl w:val="0"/>
                <w:numId w:val="68"/>
              </w:numPr>
              <w:spacing w:after="0" w:line="240" w:lineRule="auto"/>
              <w:rPr>
                <w:rFonts w:ascii="Amasis MT Pro" w:hAnsi="Amasis MT Pro" w:cs="Times New Roman"/>
                <w:sz w:val="24"/>
                <w:szCs w:val="24"/>
              </w:rPr>
            </w:pPr>
            <w:r>
              <w:rPr>
                <w:rFonts w:ascii="Amasis MT Pro" w:hAnsi="Amasis MT Pro" w:cs="Times New Roman"/>
                <w:sz w:val="24"/>
                <w:szCs w:val="24"/>
              </w:rPr>
              <w:t>Payment received and payment outgoing report</w:t>
            </w:r>
          </w:p>
          <w:p w14:paraId="251AE16D" w14:textId="77777777" w:rsidR="00BA081D" w:rsidRDefault="00D119E4">
            <w:pPr>
              <w:pStyle w:val="ListParagraph"/>
              <w:numPr>
                <w:ilvl w:val="0"/>
                <w:numId w:val="68"/>
              </w:numPr>
              <w:spacing w:after="0" w:line="240" w:lineRule="auto"/>
              <w:rPr>
                <w:rFonts w:ascii="Amasis MT Pro" w:hAnsi="Amasis MT Pro" w:cs="Times New Roman"/>
                <w:sz w:val="24"/>
                <w:szCs w:val="24"/>
              </w:rPr>
            </w:pPr>
            <w:r>
              <w:rPr>
                <w:rFonts w:ascii="Amasis MT Pro" w:hAnsi="Amasis MT Pro" w:cs="Times New Roman"/>
                <w:sz w:val="24"/>
                <w:szCs w:val="24"/>
              </w:rPr>
              <w:t xml:space="preserve">Compute, declare and Pay taxes </w:t>
            </w:r>
          </w:p>
          <w:p w14:paraId="1346EB64" w14:textId="77777777" w:rsidR="00BA081D" w:rsidRDefault="00D119E4">
            <w:pPr>
              <w:pStyle w:val="ListParagraph"/>
              <w:numPr>
                <w:ilvl w:val="0"/>
                <w:numId w:val="68"/>
              </w:numPr>
              <w:spacing w:after="0" w:line="240" w:lineRule="auto"/>
              <w:rPr>
                <w:rFonts w:ascii="Amasis MT Pro" w:hAnsi="Amasis MT Pro" w:cs="Times New Roman"/>
                <w:sz w:val="24"/>
                <w:szCs w:val="24"/>
              </w:rPr>
            </w:pPr>
            <w:r>
              <w:rPr>
                <w:rFonts w:ascii="Amasis MT Pro" w:hAnsi="Amasis MT Pro" w:cs="Times New Roman"/>
                <w:sz w:val="24"/>
                <w:szCs w:val="24"/>
              </w:rPr>
              <w:t>Internal audit review and report on whether the system of internal controls is adequate and functioning, adherence to the financial rules and procedures and maximum value for money.</w:t>
            </w:r>
          </w:p>
          <w:p w14:paraId="22C1182C" w14:textId="77777777" w:rsidR="00BA081D" w:rsidRDefault="00D119E4">
            <w:pPr>
              <w:spacing w:after="0" w:line="240" w:lineRule="auto"/>
              <w:rPr>
                <w:rFonts w:ascii="Amasis MT Pro" w:hAnsi="Amasis MT Pro" w:cs="Times New Roman"/>
                <w:sz w:val="24"/>
                <w:szCs w:val="24"/>
              </w:rPr>
            </w:pPr>
            <w:r>
              <w:rPr>
                <w:rFonts w:ascii="Amasis MT Pro" w:hAnsi="Amasis MT Pro" w:cs="Times New Roman"/>
                <w:sz w:val="24"/>
                <w:szCs w:val="24"/>
              </w:rPr>
              <w:t>All financial reports are prepared by the accountants/finance officers, reviewed by the Head of Finance and approved by the Executive Director.</w:t>
            </w:r>
          </w:p>
        </w:tc>
      </w:tr>
      <w:tr w:rsidR="00BA081D" w14:paraId="682606E4" w14:textId="77777777">
        <w:tc>
          <w:tcPr>
            <w:tcW w:w="1526" w:type="dxa"/>
          </w:tcPr>
          <w:p w14:paraId="116AF6F4" w14:textId="77777777" w:rsidR="00BA081D" w:rsidRDefault="00BA081D">
            <w:pPr>
              <w:spacing w:after="0" w:line="240" w:lineRule="auto"/>
              <w:rPr>
                <w:rFonts w:ascii="Amasis MT Pro" w:hAnsi="Amasis MT Pro" w:cs="Times New Roman"/>
                <w:b/>
                <w:bCs/>
                <w:sz w:val="24"/>
                <w:szCs w:val="24"/>
              </w:rPr>
            </w:pPr>
          </w:p>
          <w:p w14:paraId="4F909EF8" w14:textId="77777777" w:rsidR="00BA081D" w:rsidRDefault="00D119E4">
            <w:pPr>
              <w:spacing w:after="0" w:line="240" w:lineRule="auto"/>
              <w:rPr>
                <w:rFonts w:ascii="Amasis MT Pro" w:hAnsi="Amasis MT Pro" w:cs="Times New Roman"/>
                <w:b/>
                <w:bCs/>
                <w:sz w:val="24"/>
                <w:szCs w:val="24"/>
              </w:rPr>
            </w:pPr>
            <w:r>
              <w:rPr>
                <w:rFonts w:ascii="Amasis MT Pro" w:hAnsi="Amasis MT Pro" w:cs="Times New Roman"/>
                <w:b/>
                <w:bCs/>
                <w:sz w:val="24"/>
                <w:szCs w:val="24"/>
              </w:rPr>
              <w:t>Quarterly</w:t>
            </w:r>
          </w:p>
        </w:tc>
        <w:tc>
          <w:tcPr>
            <w:tcW w:w="8050" w:type="dxa"/>
          </w:tcPr>
          <w:p w14:paraId="7A2F7000" w14:textId="77777777" w:rsidR="00BA081D" w:rsidRDefault="00D119E4">
            <w:pPr>
              <w:pStyle w:val="ListParagraph"/>
              <w:numPr>
                <w:ilvl w:val="0"/>
                <w:numId w:val="69"/>
              </w:numPr>
              <w:spacing w:after="0" w:line="240" w:lineRule="auto"/>
              <w:rPr>
                <w:rFonts w:ascii="Amasis MT Pro" w:hAnsi="Amasis MT Pro" w:cs="Times New Roman"/>
                <w:sz w:val="24"/>
                <w:szCs w:val="24"/>
              </w:rPr>
            </w:pPr>
            <w:r>
              <w:rPr>
                <w:rFonts w:ascii="Amasis MT Pro" w:hAnsi="Amasis MT Pro" w:cs="Times New Roman"/>
                <w:sz w:val="24"/>
                <w:szCs w:val="24"/>
              </w:rPr>
              <w:t>Production of budget monitoring reports.</w:t>
            </w:r>
          </w:p>
          <w:p w14:paraId="08E89D06" w14:textId="77777777" w:rsidR="00BA081D" w:rsidRDefault="00D119E4">
            <w:pPr>
              <w:pStyle w:val="ListParagraph"/>
              <w:numPr>
                <w:ilvl w:val="0"/>
                <w:numId w:val="69"/>
              </w:numPr>
              <w:spacing w:after="0" w:line="240" w:lineRule="auto"/>
              <w:rPr>
                <w:rFonts w:ascii="Amasis MT Pro" w:hAnsi="Amasis MT Pro" w:cs="Times New Roman"/>
                <w:sz w:val="24"/>
                <w:szCs w:val="24"/>
              </w:rPr>
            </w:pPr>
            <w:r>
              <w:rPr>
                <w:rFonts w:ascii="Amasis MT Pro" w:hAnsi="Amasis MT Pro" w:cs="Times New Roman"/>
                <w:sz w:val="24"/>
                <w:szCs w:val="24"/>
              </w:rPr>
              <w:t>Comparison of the achievements of the period with the budget and explanation of the discrepancies.</w:t>
            </w:r>
          </w:p>
          <w:p w14:paraId="5EDCADBE" w14:textId="77777777" w:rsidR="00BA081D" w:rsidRDefault="00D119E4">
            <w:pPr>
              <w:pStyle w:val="ListParagraph"/>
              <w:numPr>
                <w:ilvl w:val="0"/>
                <w:numId w:val="69"/>
              </w:numPr>
              <w:spacing w:after="0" w:line="240" w:lineRule="auto"/>
              <w:rPr>
                <w:rFonts w:ascii="Amasis MT Pro" w:hAnsi="Amasis MT Pro" w:cs="Times New Roman"/>
                <w:sz w:val="24"/>
                <w:szCs w:val="24"/>
              </w:rPr>
            </w:pPr>
            <w:r>
              <w:rPr>
                <w:rFonts w:ascii="Amasis MT Pro" w:hAnsi="Amasis MT Pro" w:cs="Times New Roman"/>
                <w:sz w:val="24"/>
                <w:szCs w:val="24"/>
              </w:rPr>
              <w:lastRenderedPageBreak/>
              <w:t>Quarterly Internal audit report on whether the system of internal controls is adequate and functioning, adherence to the financial rules and procedures and maximum value for money.</w:t>
            </w:r>
          </w:p>
          <w:p w14:paraId="53024590" w14:textId="77777777" w:rsidR="00BA081D" w:rsidRDefault="00BA081D">
            <w:pPr>
              <w:pStyle w:val="ListParagraph"/>
              <w:spacing w:after="0" w:line="240" w:lineRule="auto"/>
              <w:rPr>
                <w:rFonts w:ascii="Amasis MT Pro" w:hAnsi="Amasis MT Pro" w:cs="Times New Roman"/>
                <w:sz w:val="24"/>
                <w:szCs w:val="24"/>
              </w:rPr>
            </w:pPr>
          </w:p>
          <w:p w14:paraId="1933829A" w14:textId="77777777" w:rsidR="00BA081D" w:rsidRDefault="00D119E4">
            <w:pPr>
              <w:spacing w:after="0" w:line="240" w:lineRule="auto"/>
              <w:rPr>
                <w:rFonts w:ascii="Amasis MT Pro" w:hAnsi="Amasis MT Pro" w:cs="Times New Roman"/>
                <w:sz w:val="24"/>
                <w:szCs w:val="24"/>
              </w:rPr>
            </w:pPr>
            <w:r>
              <w:rPr>
                <w:rFonts w:ascii="Amasis MT Pro" w:hAnsi="Amasis MT Pro" w:cs="Times New Roman"/>
                <w:sz w:val="24"/>
                <w:szCs w:val="24"/>
              </w:rPr>
              <w:t>Undertake budget revisions to ensure proper adjustments of the budget of the association is done to remain relevant and responding to the core objectives of the association.</w:t>
            </w:r>
          </w:p>
        </w:tc>
      </w:tr>
      <w:tr w:rsidR="00BA081D" w14:paraId="042E5097" w14:textId="77777777">
        <w:tc>
          <w:tcPr>
            <w:tcW w:w="1526" w:type="dxa"/>
          </w:tcPr>
          <w:p w14:paraId="15E33478" w14:textId="77777777" w:rsidR="00BA081D" w:rsidRDefault="00D119E4">
            <w:pPr>
              <w:spacing w:after="0" w:line="240" w:lineRule="auto"/>
              <w:rPr>
                <w:rFonts w:ascii="Amasis MT Pro" w:hAnsi="Amasis MT Pro" w:cs="Times New Roman"/>
                <w:b/>
                <w:bCs/>
                <w:sz w:val="24"/>
                <w:szCs w:val="24"/>
              </w:rPr>
            </w:pPr>
            <w:r>
              <w:rPr>
                <w:rFonts w:ascii="Amasis MT Pro" w:hAnsi="Amasis MT Pro" w:cs="Times New Roman"/>
                <w:b/>
                <w:bCs/>
                <w:sz w:val="24"/>
                <w:szCs w:val="24"/>
              </w:rPr>
              <w:lastRenderedPageBreak/>
              <w:t>Annually</w:t>
            </w:r>
          </w:p>
          <w:p w14:paraId="486098B0" w14:textId="77777777" w:rsidR="00BA081D" w:rsidRDefault="00BA081D">
            <w:pPr>
              <w:spacing w:after="0" w:line="240" w:lineRule="auto"/>
              <w:rPr>
                <w:rFonts w:ascii="Amasis MT Pro" w:hAnsi="Amasis MT Pro" w:cs="Times New Roman"/>
                <w:b/>
                <w:bCs/>
                <w:sz w:val="24"/>
                <w:szCs w:val="24"/>
              </w:rPr>
            </w:pPr>
          </w:p>
        </w:tc>
        <w:tc>
          <w:tcPr>
            <w:tcW w:w="8050" w:type="dxa"/>
          </w:tcPr>
          <w:p w14:paraId="3CCE8183" w14:textId="77777777" w:rsidR="00BA081D" w:rsidRDefault="00D119E4">
            <w:pPr>
              <w:pStyle w:val="ListParagraph"/>
              <w:numPr>
                <w:ilvl w:val="0"/>
                <w:numId w:val="70"/>
              </w:numPr>
              <w:spacing w:after="0" w:line="240" w:lineRule="auto"/>
              <w:rPr>
                <w:rFonts w:ascii="Amasis MT Pro" w:hAnsi="Amasis MT Pro" w:cs="Times New Roman"/>
                <w:sz w:val="24"/>
                <w:szCs w:val="24"/>
              </w:rPr>
            </w:pPr>
            <w:r>
              <w:rPr>
                <w:rFonts w:ascii="Amasis MT Pro" w:hAnsi="Amasis MT Pro" w:cs="Times New Roman"/>
                <w:sz w:val="24"/>
                <w:szCs w:val="24"/>
              </w:rPr>
              <w:t>Prepare a consolidated budget execution report.</w:t>
            </w:r>
          </w:p>
          <w:p w14:paraId="594B55CE" w14:textId="77777777" w:rsidR="00BA081D" w:rsidRDefault="00D119E4">
            <w:pPr>
              <w:pStyle w:val="ListParagraph"/>
              <w:numPr>
                <w:ilvl w:val="0"/>
                <w:numId w:val="70"/>
              </w:numPr>
              <w:spacing w:after="0" w:line="240" w:lineRule="auto"/>
              <w:rPr>
                <w:rFonts w:ascii="Amasis MT Pro" w:hAnsi="Amasis MT Pro" w:cs="Times New Roman"/>
                <w:sz w:val="24"/>
                <w:szCs w:val="24"/>
              </w:rPr>
            </w:pPr>
            <w:r>
              <w:rPr>
                <w:rFonts w:ascii="Amasis MT Pro" w:hAnsi="Amasis MT Pro" w:cs="Times New Roman"/>
                <w:sz w:val="24"/>
                <w:szCs w:val="24"/>
              </w:rPr>
              <w:t>Prepare annual financial report to be audited by the external auditors.</w:t>
            </w:r>
          </w:p>
          <w:p w14:paraId="3A27AA29" w14:textId="77777777" w:rsidR="00BA081D" w:rsidRDefault="00D119E4">
            <w:pPr>
              <w:pStyle w:val="ListParagraph"/>
              <w:numPr>
                <w:ilvl w:val="0"/>
                <w:numId w:val="70"/>
              </w:numPr>
              <w:spacing w:after="0" w:line="240" w:lineRule="auto"/>
              <w:rPr>
                <w:rFonts w:ascii="Amasis MT Pro" w:hAnsi="Amasis MT Pro" w:cs="Times New Roman"/>
                <w:sz w:val="24"/>
                <w:szCs w:val="24"/>
              </w:rPr>
            </w:pPr>
            <w:r>
              <w:rPr>
                <w:rFonts w:ascii="Amasis MT Pro" w:hAnsi="Amasis MT Pro" w:cs="Times New Roman"/>
                <w:sz w:val="24"/>
                <w:szCs w:val="24"/>
              </w:rPr>
              <w:t>Prepare and produce annual activity report to be considered by the General assembly.</w:t>
            </w:r>
          </w:p>
          <w:p w14:paraId="1EB7B712" w14:textId="77777777" w:rsidR="00BA081D" w:rsidRDefault="00D119E4">
            <w:pPr>
              <w:spacing w:after="0" w:line="240" w:lineRule="auto"/>
              <w:rPr>
                <w:rFonts w:ascii="Amasis MT Pro" w:hAnsi="Amasis MT Pro" w:cs="Times New Roman"/>
                <w:sz w:val="24"/>
                <w:szCs w:val="24"/>
              </w:rPr>
            </w:pPr>
            <w:r>
              <w:rPr>
                <w:rFonts w:ascii="Amasis MT Pro" w:hAnsi="Amasis MT Pro" w:cs="Times New Roman"/>
                <w:sz w:val="24"/>
                <w:szCs w:val="24"/>
              </w:rPr>
              <w:t>Production of both Activity and Financial Report on budgeted Annual Action Plan (AAP) is a core responsibility of the Permanent Secretariat under the guidance and direct supervision of the Executive Committee.</w:t>
            </w:r>
          </w:p>
          <w:p w14:paraId="08F6EEA8" w14:textId="77777777" w:rsidR="00BA081D" w:rsidRDefault="00BA081D">
            <w:pPr>
              <w:spacing w:after="0" w:line="240" w:lineRule="auto"/>
              <w:rPr>
                <w:rFonts w:ascii="Amasis MT Pro" w:hAnsi="Amasis MT Pro" w:cs="Times New Roman"/>
                <w:sz w:val="24"/>
                <w:szCs w:val="24"/>
              </w:rPr>
            </w:pPr>
          </w:p>
        </w:tc>
      </w:tr>
    </w:tbl>
    <w:p w14:paraId="7FD6751D" w14:textId="77777777" w:rsidR="00BA081D" w:rsidRDefault="00BA081D">
      <w:pPr>
        <w:spacing w:line="240" w:lineRule="auto"/>
        <w:jc w:val="both"/>
        <w:rPr>
          <w:rFonts w:ascii="Times New Roman" w:hAnsi="Times New Roman" w:cs="Times New Roman"/>
          <w:b/>
          <w:bCs/>
          <w:sz w:val="24"/>
          <w:szCs w:val="24"/>
        </w:rPr>
      </w:pPr>
    </w:p>
    <w:p w14:paraId="6157C594" w14:textId="3CA17F9E" w:rsidR="00BA081D" w:rsidDel="00CD433A" w:rsidRDefault="00BA081D">
      <w:pPr>
        <w:spacing w:line="240" w:lineRule="auto"/>
        <w:jc w:val="both"/>
        <w:rPr>
          <w:del w:id="48" w:author="HP" w:date="2026-02-10T11:22:00Z"/>
          <w:rFonts w:ascii="Times New Roman" w:hAnsi="Times New Roman" w:cs="Times New Roman"/>
          <w:b/>
          <w:bCs/>
          <w:sz w:val="24"/>
          <w:szCs w:val="24"/>
        </w:rPr>
      </w:pPr>
    </w:p>
    <w:p w14:paraId="7F43BC44" w14:textId="77777777" w:rsidR="00BA081D" w:rsidRDefault="00BA081D">
      <w:pPr>
        <w:spacing w:line="240" w:lineRule="auto"/>
        <w:jc w:val="both"/>
        <w:rPr>
          <w:rFonts w:ascii="Times New Roman" w:hAnsi="Times New Roman" w:cs="Times New Roman"/>
          <w:b/>
          <w:bCs/>
          <w:sz w:val="24"/>
          <w:szCs w:val="24"/>
        </w:rPr>
      </w:pPr>
    </w:p>
    <w:p w14:paraId="649A866B" w14:textId="77777777" w:rsidR="00BA081D" w:rsidRDefault="00D119E4">
      <w:pPr>
        <w:spacing w:line="240" w:lineRule="auto"/>
        <w:jc w:val="both"/>
        <w:rPr>
          <w:rFonts w:ascii="Amasis MT Pro" w:hAnsi="Amasis MT Pro" w:cs="Times New Roman"/>
          <w:b/>
          <w:bCs/>
          <w:sz w:val="24"/>
          <w:szCs w:val="24"/>
        </w:rPr>
      </w:pPr>
      <w:r>
        <w:rPr>
          <w:rFonts w:ascii="Amasis MT Pro" w:hAnsi="Amasis MT Pro" w:cs="Times New Roman"/>
          <w:b/>
          <w:bCs/>
          <w:sz w:val="24"/>
          <w:szCs w:val="24"/>
        </w:rPr>
        <w:t>Steps of the Finance procedure:</w:t>
      </w:r>
    </w:p>
    <w:tbl>
      <w:tblPr>
        <w:tblStyle w:val="TableGrid"/>
        <w:tblW w:w="0" w:type="auto"/>
        <w:tblLook w:val="04A0" w:firstRow="1" w:lastRow="0" w:firstColumn="1" w:lastColumn="0" w:noHBand="0" w:noVBand="1"/>
      </w:tblPr>
      <w:tblGrid>
        <w:gridCol w:w="2317"/>
        <w:gridCol w:w="4202"/>
        <w:gridCol w:w="2831"/>
      </w:tblGrid>
      <w:tr w:rsidR="00BA081D" w14:paraId="4F642EE3" w14:textId="77777777">
        <w:trPr>
          <w:trHeight w:val="390"/>
        </w:trPr>
        <w:tc>
          <w:tcPr>
            <w:tcW w:w="9350" w:type="dxa"/>
            <w:gridSpan w:val="3"/>
            <w:shd w:val="clear" w:color="auto" w:fill="548DD4" w:themeFill="text2" w:themeFillTint="99"/>
          </w:tcPr>
          <w:p w14:paraId="1723B1AE"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color w:val="FFFFFF" w:themeColor="background1"/>
                <w:sz w:val="24"/>
                <w:szCs w:val="24"/>
              </w:rPr>
              <w:t>Budgets and action plans</w:t>
            </w:r>
          </w:p>
        </w:tc>
      </w:tr>
      <w:tr w:rsidR="00BA081D" w14:paraId="69059454" w14:textId="77777777">
        <w:tc>
          <w:tcPr>
            <w:tcW w:w="2092" w:type="dxa"/>
          </w:tcPr>
          <w:p w14:paraId="516789AA"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366" w:type="dxa"/>
          </w:tcPr>
          <w:p w14:paraId="0C191860"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892" w:type="dxa"/>
          </w:tcPr>
          <w:p w14:paraId="39C8D7A4"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13DF149C" w14:textId="77777777">
        <w:tc>
          <w:tcPr>
            <w:tcW w:w="2092" w:type="dxa"/>
          </w:tcPr>
          <w:p w14:paraId="16184DFC" w14:textId="77777777" w:rsidR="00BA081D" w:rsidRDefault="00BA081D">
            <w:pPr>
              <w:spacing w:after="0" w:line="240" w:lineRule="auto"/>
              <w:jc w:val="both"/>
              <w:rPr>
                <w:rFonts w:ascii="Amasis MT Pro" w:hAnsi="Amasis MT Pro" w:cs="Times New Roman"/>
                <w:sz w:val="24"/>
                <w:szCs w:val="24"/>
              </w:rPr>
            </w:pPr>
          </w:p>
          <w:p w14:paraId="3D746C80" w14:textId="77777777" w:rsidR="00BA081D" w:rsidRDefault="00BA081D">
            <w:pPr>
              <w:spacing w:after="0" w:line="240" w:lineRule="auto"/>
              <w:jc w:val="both"/>
              <w:rPr>
                <w:rFonts w:ascii="Amasis MT Pro" w:hAnsi="Amasis MT Pro" w:cs="Times New Roman"/>
                <w:sz w:val="24"/>
                <w:szCs w:val="24"/>
              </w:rPr>
            </w:pPr>
          </w:p>
          <w:p w14:paraId="36734DEE" w14:textId="77777777" w:rsidR="00BA081D" w:rsidRDefault="00BA081D">
            <w:pPr>
              <w:spacing w:after="0" w:line="240" w:lineRule="auto"/>
              <w:jc w:val="both"/>
              <w:rPr>
                <w:rFonts w:ascii="Amasis MT Pro" w:hAnsi="Amasis MT Pro" w:cs="Times New Roman"/>
                <w:sz w:val="24"/>
                <w:szCs w:val="24"/>
              </w:rPr>
            </w:pPr>
          </w:p>
          <w:p w14:paraId="00817EB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Executive Director</w:t>
            </w:r>
          </w:p>
        </w:tc>
        <w:tc>
          <w:tcPr>
            <w:tcW w:w="4366" w:type="dxa"/>
          </w:tcPr>
          <w:p w14:paraId="02E76231" w14:textId="77777777" w:rsidR="00BA081D" w:rsidRDefault="00D119E4">
            <w:pPr>
              <w:pStyle w:val="ListParagraph"/>
              <w:numPr>
                <w:ilvl w:val="0"/>
                <w:numId w:val="71"/>
              </w:numPr>
              <w:spacing w:after="0" w:line="240" w:lineRule="auto"/>
              <w:jc w:val="both"/>
              <w:rPr>
                <w:rFonts w:ascii="Amasis MT Pro" w:hAnsi="Amasis MT Pro" w:cs="Times New Roman"/>
                <w:sz w:val="24"/>
                <w:szCs w:val="24"/>
              </w:rPr>
            </w:pPr>
            <w:r>
              <w:rPr>
                <w:rFonts w:ascii="Amasis MT Pro" w:hAnsi="Amasis MT Pro" w:cs="Times New Roman"/>
                <w:sz w:val="24"/>
                <w:szCs w:val="24"/>
              </w:rPr>
              <w:t>Takes note of the action and budget proposals by each functional department.</w:t>
            </w:r>
          </w:p>
          <w:p w14:paraId="01AEA342" w14:textId="77777777" w:rsidR="00BA081D" w:rsidRDefault="00D119E4">
            <w:pPr>
              <w:pStyle w:val="ListParagraph"/>
              <w:numPr>
                <w:ilvl w:val="0"/>
                <w:numId w:val="71"/>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Examines the various proposals for actions and budget.</w:t>
            </w:r>
          </w:p>
          <w:p w14:paraId="23B9D575" w14:textId="77777777" w:rsidR="00BA081D" w:rsidRDefault="00D119E4">
            <w:pPr>
              <w:pStyle w:val="ListParagraph"/>
              <w:numPr>
                <w:ilvl w:val="0"/>
                <w:numId w:val="71"/>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their consistency with the RWVCA’s statutes.</w:t>
            </w:r>
          </w:p>
          <w:p w14:paraId="2B3EB6BA" w14:textId="77777777" w:rsidR="00BA081D" w:rsidRDefault="00D119E4">
            <w:pPr>
              <w:pStyle w:val="ListParagraph"/>
              <w:numPr>
                <w:ilvl w:val="0"/>
                <w:numId w:val="71"/>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the relevance of the proposed action plans.</w:t>
            </w:r>
          </w:p>
          <w:p w14:paraId="1FF4DA69" w14:textId="77777777" w:rsidR="00BA081D" w:rsidRDefault="00D119E4">
            <w:pPr>
              <w:pStyle w:val="ListParagraph"/>
              <w:numPr>
                <w:ilvl w:val="0"/>
                <w:numId w:val="71"/>
              </w:numPr>
              <w:spacing w:after="0" w:line="240" w:lineRule="auto"/>
              <w:jc w:val="both"/>
              <w:rPr>
                <w:rFonts w:ascii="Amasis MT Pro" w:hAnsi="Amasis MT Pro" w:cs="Times New Roman"/>
                <w:sz w:val="24"/>
                <w:szCs w:val="24"/>
              </w:rPr>
            </w:pPr>
            <w:r>
              <w:rPr>
                <w:rFonts w:ascii="Amasis MT Pro" w:hAnsi="Amasis MT Pro" w:cs="Times New Roman"/>
                <w:sz w:val="24"/>
                <w:szCs w:val="24"/>
              </w:rPr>
              <w:t>Requests the necessary information from the heads of department concerned if necessary.</w:t>
            </w:r>
          </w:p>
          <w:p w14:paraId="0F6BA3A6" w14:textId="77777777" w:rsidR="00BA081D" w:rsidRDefault="00D119E4">
            <w:pPr>
              <w:pStyle w:val="ListParagraph"/>
              <w:numPr>
                <w:ilvl w:val="0"/>
                <w:numId w:val="71"/>
              </w:numPr>
              <w:spacing w:after="0" w:line="240" w:lineRule="auto"/>
              <w:jc w:val="both"/>
              <w:rPr>
                <w:rFonts w:ascii="Amasis MT Pro" w:hAnsi="Amasis MT Pro" w:cs="Times New Roman"/>
                <w:sz w:val="24"/>
                <w:szCs w:val="24"/>
              </w:rPr>
            </w:pPr>
            <w:r>
              <w:rPr>
                <w:rFonts w:ascii="Amasis MT Pro" w:hAnsi="Amasis MT Pro" w:cs="Times New Roman"/>
                <w:sz w:val="24"/>
                <w:szCs w:val="24"/>
              </w:rPr>
              <w:t>Develops the consolidated annual action plan and budget.</w:t>
            </w:r>
          </w:p>
          <w:p w14:paraId="2F71BEF1" w14:textId="77777777" w:rsidR="00BA081D" w:rsidRDefault="00D119E4">
            <w:pPr>
              <w:pStyle w:val="ListParagraph"/>
              <w:numPr>
                <w:ilvl w:val="0"/>
                <w:numId w:val="71"/>
              </w:numPr>
              <w:spacing w:after="0" w:line="240" w:lineRule="auto"/>
              <w:jc w:val="both"/>
              <w:rPr>
                <w:rFonts w:ascii="Amasis MT Pro" w:hAnsi="Amasis MT Pro" w:cs="Times New Roman"/>
                <w:sz w:val="24"/>
                <w:szCs w:val="24"/>
              </w:rPr>
            </w:pPr>
            <w:r>
              <w:rPr>
                <w:rFonts w:ascii="Amasis MT Pro" w:hAnsi="Amasis MT Pro" w:cs="Times New Roman"/>
                <w:sz w:val="24"/>
                <w:szCs w:val="24"/>
              </w:rPr>
              <w:t>Draws up a report (minutes) for the attention of the Board and signs it.</w:t>
            </w:r>
          </w:p>
          <w:p w14:paraId="39B700C3" w14:textId="77777777" w:rsidR="00BA081D" w:rsidRDefault="00D119E4">
            <w:pPr>
              <w:pStyle w:val="ListParagraph"/>
              <w:numPr>
                <w:ilvl w:val="0"/>
                <w:numId w:val="71"/>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draft Action Plan and budget to the Board via the Chairman.</w:t>
            </w:r>
          </w:p>
          <w:p w14:paraId="3CA5112E" w14:textId="77777777" w:rsidR="00BA081D" w:rsidRDefault="00BA081D">
            <w:pPr>
              <w:spacing w:after="0" w:line="240" w:lineRule="auto"/>
              <w:jc w:val="both"/>
              <w:rPr>
                <w:rFonts w:ascii="Amasis MT Pro" w:hAnsi="Amasis MT Pro" w:cs="Times New Roman"/>
                <w:sz w:val="24"/>
                <w:szCs w:val="24"/>
              </w:rPr>
            </w:pPr>
          </w:p>
          <w:p w14:paraId="2390F179" w14:textId="77777777" w:rsidR="00BA081D" w:rsidRDefault="00D119E4">
            <w:pPr>
              <w:spacing w:after="0" w:line="240" w:lineRule="auto"/>
              <w:jc w:val="both"/>
              <w:rPr>
                <w:rFonts w:ascii="Amasis MT Pro" w:hAnsi="Amasis MT Pro" w:cs="Times New Roman"/>
                <w:b/>
                <w:sz w:val="24"/>
                <w:szCs w:val="24"/>
              </w:rPr>
            </w:pPr>
            <w:r>
              <w:rPr>
                <w:rFonts w:ascii="Amasis MT Pro" w:hAnsi="Amasis MT Pro" w:cs="Times New Roman"/>
                <w:b/>
                <w:sz w:val="24"/>
                <w:szCs w:val="24"/>
              </w:rPr>
              <w:t>Convening Executive Committee meeting</w:t>
            </w:r>
          </w:p>
          <w:p w14:paraId="0A8C67AE" w14:textId="77777777" w:rsidR="00BA081D" w:rsidRDefault="00BA081D">
            <w:pPr>
              <w:spacing w:after="0" w:line="240" w:lineRule="auto"/>
              <w:jc w:val="both"/>
              <w:rPr>
                <w:rFonts w:ascii="Amasis MT Pro" w:hAnsi="Amasis MT Pro" w:cs="Times New Roman"/>
                <w:b/>
                <w:sz w:val="24"/>
                <w:szCs w:val="24"/>
                <w:u w:val="single"/>
              </w:rPr>
            </w:pPr>
          </w:p>
          <w:p w14:paraId="477244F1" w14:textId="77777777" w:rsidR="00BA081D" w:rsidRDefault="00D119E4">
            <w:pPr>
              <w:pStyle w:val="ListParagraph"/>
              <w:numPr>
                <w:ilvl w:val="0"/>
                <w:numId w:val="72"/>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Consult with the Chairman to determine the appropriate date of the </w:t>
            </w:r>
            <w:proofErr w:type="spellStart"/>
            <w:r>
              <w:rPr>
                <w:rFonts w:ascii="Amasis MT Pro" w:hAnsi="Amasis MT Pro" w:cs="Times New Roman"/>
                <w:sz w:val="24"/>
                <w:szCs w:val="24"/>
              </w:rPr>
              <w:t>Exco</w:t>
            </w:r>
            <w:proofErr w:type="spellEnd"/>
            <w:r>
              <w:rPr>
                <w:rFonts w:ascii="Amasis MT Pro" w:hAnsi="Amasis MT Pro" w:cs="Times New Roman"/>
                <w:sz w:val="24"/>
                <w:szCs w:val="24"/>
              </w:rPr>
              <w:t xml:space="preserve"> meeting</w:t>
            </w:r>
          </w:p>
          <w:p w14:paraId="05CBBD60" w14:textId="77777777" w:rsidR="00BA081D" w:rsidRDefault="00D119E4">
            <w:pPr>
              <w:pStyle w:val="ListParagraph"/>
              <w:numPr>
                <w:ilvl w:val="0"/>
                <w:numId w:val="72"/>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Draft invitation letter and submits it to the Chairman for signature.</w:t>
            </w:r>
          </w:p>
          <w:p w14:paraId="742CCDF5" w14:textId="77777777" w:rsidR="00BA081D" w:rsidRDefault="00D119E4">
            <w:pPr>
              <w:pStyle w:val="ListParagraph"/>
              <w:numPr>
                <w:ilvl w:val="0"/>
                <w:numId w:val="72"/>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Invite the </w:t>
            </w:r>
            <w:proofErr w:type="spellStart"/>
            <w:r>
              <w:rPr>
                <w:rFonts w:ascii="Amasis MT Pro" w:hAnsi="Amasis MT Pro" w:cs="Times New Roman"/>
                <w:sz w:val="24"/>
                <w:szCs w:val="24"/>
              </w:rPr>
              <w:t>Exco</w:t>
            </w:r>
            <w:proofErr w:type="spellEnd"/>
            <w:r>
              <w:rPr>
                <w:rFonts w:ascii="Amasis MT Pro" w:hAnsi="Amasis MT Pro" w:cs="Times New Roman"/>
                <w:sz w:val="24"/>
                <w:szCs w:val="24"/>
              </w:rPr>
              <w:t xml:space="preserve"> members to attend the meeting.</w:t>
            </w:r>
          </w:p>
          <w:p w14:paraId="75E63825" w14:textId="77777777" w:rsidR="00BA081D" w:rsidRDefault="00D119E4">
            <w:pPr>
              <w:pStyle w:val="ListParagraph"/>
              <w:numPr>
                <w:ilvl w:val="0"/>
                <w:numId w:val="72"/>
              </w:numPr>
              <w:spacing w:after="0" w:line="240" w:lineRule="auto"/>
              <w:jc w:val="both"/>
              <w:rPr>
                <w:rFonts w:ascii="Amasis MT Pro" w:hAnsi="Amasis MT Pro" w:cs="Times New Roman"/>
                <w:sz w:val="24"/>
                <w:szCs w:val="24"/>
              </w:rPr>
            </w:pPr>
            <w:r>
              <w:rPr>
                <w:rFonts w:ascii="Amasis MT Pro" w:hAnsi="Amasis MT Pro" w:cs="Times New Roman"/>
                <w:sz w:val="24"/>
                <w:szCs w:val="24"/>
              </w:rPr>
              <w:t>Share the draft consolidated action plan and budget along with the invitation to allow them prepare adequately for the meeting.</w:t>
            </w:r>
          </w:p>
          <w:p w14:paraId="1C04E54B" w14:textId="77777777" w:rsidR="00BA081D" w:rsidRDefault="00D119E4">
            <w:pPr>
              <w:pStyle w:val="ListParagraph"/>
              <w:numPr>
                <w:ilvl w:val="0"/>
                <w:numId w:val="72"/>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Encourage </w:t>
            </w:r>
            <w:proofErr w:type="spellStart"/>
            <w:r>
              <w:rPr>
                <w:rFonts w:ascii="Amasis MT Pro" w:hAnsi="Amasis MT Pro" w:cs="Times New Roman"/>
                <w:sz w:val="24"/>
                <w:szCs w:val="24"/>
              </w:rPr>
              <w:t>Exco</w:t>
            </w:r>
            <w:proofErr w:type="spellEnd"/>
            <w:r>
              <w:rPr>
                <w:rFonts w:ascii="Amasis MT Pro" w:hAnsi="Amasis MT Pro" w:cs="Times New Roman"/>
                <w:sz w:val="24"/>
                <w:szCs w:val="24"/>
              </w:rPr>
              <w:t xml:space="preserve"> members to share their inputs early enough.</w:t>
            </w:r>
          </w:p>
        </w:tc>
        <w:tc>
          <w:tcPr>
            <w:tcW w:w="2892" w:type="dxa"/>
          </w:tcPr>
          <w:p w14:paraId="02DD3FD9" w14:textId="77777777" w:rsidR="00BA081D" w:rsidRDefault="00BA081D">
            <w:pPr>
              <w:spacing w:after="0" w:line="240" w:lineRule="auto"/>
              <w:jc w:val="both"/>
              <w:rPr>
                <w:rFonts w:ascii="Amasis MT Pro" w:hAnsi="Amasis MT Pro" w:cs="Times New Roman"/>
                <w:sz w:val="24"/>
                <w:szCs w:val="24"/>
              </w:rPr>
            </w:pPr>
          </w:p>
          <w:p w14:paraId="7CE713E3" w14:textId="77777777" w:rsidR="00BA081D" w:rsidRDefault="00BA081D">
            <w:pPr>
              <w:spacing w:after="0" w:line="240" w:lineRule="auto"/>
              <w:jc w:val="both"/>
              <w:rPr>
                <w:rFonts w:ascii="Amasis MT Pro" w:hAnsi="Amasis MT Pro" w:cs="Times New Roman"/>
                <w:sz w:val="24"/>
                <w:szCs w:val="24"/>
              </w:rPr>
            </w:pPr>
          </w:p>
          <w:p w14:paraId="47F2E42D" w14:textId="77777777" w:rsidR="00BA081D" w:rsidRDefault="00BA081D">
            <w:pPr>
              <w:spacing w:after="0" w:line="240" w:lineRule="auto"/>
              <w:jc w:val="both"/>
              <w:rPr>
                <w:rFonts w:ascii="Amasis MT Pro" w:hAnsi="Amasis MT Pro" w:cs="Times New Roman"/>
                <w:sz w:val="24"/>
                <w:szCs w:val="24"/>
              </w:rPr>
            </w:pPr>
          </w:p>
          <w:p w14:paraId="4C2874B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Budget Proposals per Department</w:t>
            </w:r>
          </w:p>
          <w:p w14:paraId="4712F05E"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Planning tables/formats</w:t>
            </w:r>
          </w:p>
          <w:p w14:paraId="3C9C1619"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Minutes of planning meetings.</w:t>
            </w:r>
          </w:p>
          <w:p w14:paraId="4B088FA7" w14:textId="77777777" w:rsidR="00BA081D" w:rsidRDefault="00BA081D">
            <w:pPr>
              <w:spacing w:after="0" w:line="240" w:lineRule="auto"/>
              <w:jc w:val="both"/>
              <w:rPr>
                <w:rFonts w:ascii="Amasis MT Pro" w:hAnsi="Amasis MT Pro" w:cs="Times New Roman"/>
                <w:sz w:val="24"/>
                <w:szCs w:val="24"/>
              </w:rPr>
            </w:pPr>
          </w:p>
          <w:p w14:paraId="227BD9F4" w14:textId="77777777" w:rsidR="00BA081D" w:rsidRDefault="00BA081D">
            <w:pPr>
              <w:spacing w:after="0" w:line="240" w:lineRule="auto"/>
              <w:jc w:val="both"/>
              <w:rPr>
                <w:rFonts w:ascii="Amasis MT Pro" w:hAnsi="Amasis MT Pro" w:cs="Times New Roman"/>
                <w:sz w:val="24"/>
                <w:szCs w:val="24"/>
              </w:rPr>
            </w:pPr>
          </w:p>
          <w:p w14:paraId="046528C8" w14:textId="77777777" w:rsidR="00BA081D" w:rsidRDefault="00BA081D">
            <w:pPr>
              <w:spacing w:after="0" w:line="240" w:lineRule="auto"/>
              <w:jc w:val="both"/>
              <w:rPr>
                <w:rFonts w:ascii="Amasis MT Pro" w:hAnsi="Amasis MT Pro" w:cs="Times New Roman"/>
                <w:sz w:val="24"/>
                <w:szCs w:val="24"/>
              </w:rPr>
            </w:pPr>
          </w:p>
          <w:p w14:paraId="37DA2A8B" w14:textId="77777777" w:rsidR="00BA081D" w:rsidRDefault="00BA081D">
            <w:pPr>
              <w:spacing w:after="0" w:line="240" w:lineRule="auto"/>
              <w:jc w:val="both"/>
              <w:rPr>
                <w:rFonts w:ascii="Amasis MT Pro" w:hAnsi="Amasis MT Pro" w:cs="Times New Roman"/>
                <w:sz w:val="24"/>
                <w:szCs w:val="24"/>
              </w:rPr>
            </w:pPr>
          </w:p>
          <w:p w14:paraId="479EDE94" w14:textId="77777777" w:rsidR="00BA081D" w:rsidRDefault="00BA081D">
            <w:pPr>
              <w:spacing w:after="0" w:line="240" w:lineRule="auto"/>
              <w:jc w:val="both"/>
              <w:rPr>
                <w:rFonts w:ascii="Amasis MT Pro" w:hAnsi="Amasis MT Pro" w:cs="Times New Roman"/>
                <w:sz w:val="24"/>
                <w:szCs w:val="24"/>
              </w:rPr>
            </w:pPr>
          </w:p>
          <w:p w14:paraId="34CDA391" w14:textId="77777777" w:rsidR="00BA081D" w:rsidRDefault="00BA081D">
            <w:pPr>
              <w:spacing w:after="0" w:line="240" w:lineRule="auto"/>
              <w:jc w:val="both"/>
              <w:rPr>
                <w:rFonts w:ascii="Amasis MT Pro" w:hAnsi="Amasis MT Pro" w:cs="Times New Roman"/>
                <w:sz w:val="24"/>
                <w:szCs w:val="24"/>
              </w:rPr>
            </w:pPr>
          </w:p>
          <w:p w14:paraId="5008B64F" w14:textId="77777777" w:rsidR="00BA081D" w:rsidRDefault="00BA081D">
            <w:pPr>
              <w:spacing w:after="0" w:line="240" w:lineRule="auto"/>
              <w:jc w:val="both"/>
              <w:rPr>
                <w:rFonts w:ascii="Amasis MT Pro" w:hAnsi="Amasis MT Pro" w:cs="Times New Roman"/>
                <w:sz w:val="24"/>
                <w:szCs w:val="24"/>
              </w:rPr>
            </w:pPr>
          </w:p>
          <w:p w14:paraId="7946DD39" w14:textId="77777777" w:rsidR="00BA081D" w:rsidRDefault="00BA081D">
            <w:pPr>
              <w:spacing w:after="0" w:line="240" w:lineRule="auto"/>
              <w:jc w:val="both"/>
              <w:rPr>
                <w:rFonts w:ascii="Amasis MT Pro" w:hAnsi="Amasis MT Pro" w:cs="Times New Roman"/>
                <w:sz w:val="24"/>
                <w:szCs w:val="24"/>
              </w:rPr>
            </w:pPr>
          </w:p>
          <w:p w14:paraId="2EA1BC75" w14:textId="77777777" w:rsidR="00BA081D" w:rsidRDefault="00BA081D">
            <w:pPr>
              <w:spacing w:after="0" w:line="240" w:lineRule="auto"/>
              <w:jc w:val="both"/>
              <w:rPr>
                <w:rFonts w:ascii="Amasis MT Pro" w:hAnsi="Amasis MT Pro" w:cs="Times New Roman"/>
                <w:sz w:val="24"/>
                <w:szCs w:val="24"/>
              </w:rPr>
            </w:pPr>
          </w:p>
          <w:p w14:paraId="0DC7ABF3" w14:textId="77777777" w:rsidR="00BA081D" w:rsidRDefault="00BA081D">
            <w:pPr>
              <w:spacing w:after="0" w:line="240" w:lineRule="auto"/>
              <w:jc w:val="both"/>
              <w:rPr>
                <w:rFonts w:ascii="Amasis MT Pro" w:hAnsi="Amasis MT Pro" w:cs="Times New Roman"/>
                <w:sz w:val="24"/>
                <w:szCs w:val="24"/>
              </w:rPr>
            </w:pPr>
          </w:p>
          <w:p w14:paraId="401C3BC8" w14:textId="77777777" w:rsidR="00BA081D" w:rsidRDefault="00BA081D">
            <w:pPr>
              <w:spacing w:after="0" w:line="240" w:lineRule="auto"/>
              <w:jc w:val="both"/>
              <w:rPr>
                <w:rFonts w:ascii="Amasis MT Pro" w:hAnsi="Amasis MT Pro" w:cs="Times New Roman"/>
                <w:sz w:val="24"/>
                <w:szCs w:val="24"/>
              </w:rPr>
            </w:pPr>
          </w:p>
          <w:p w14:paraId="162E2B78" w14:textId="77777777" w:rsidR="00BA081D" w:rsidRDefault="00BA081D">
            <w:pPr>
              <w:spacing w:after="0" w:line="240" w:lineRule="auto"/>
              <w:jc w:val="both"/>
              <w:rPr>
                <w:rFonts w:ascii="Amasis MT Pro" w:hAnsi="Amasis MT Pro" w:cs="Times New Roman"/>
                <w:sz w:val="24"/>
                <w:szCs w:val="24"/>
              </w:rPr>
            </w:pPr>
          </w:p>
          <w:p w14:paraId="04465CD6" w14:textId="77777777" w:rsidR="00BA081D" w:rsidRDefault="00BA081D">
            <w:pPr>
              <w:spacing w:after="0" w:line="240" w:lineRule="auto"/>
              <w:jc w:val="both"/>
              <w:rPr>
                <w:rFonts w:ascii="Amasis MT Pro" w:hAnsi="Amasis MT Pro" w:cs="Times New Roman"/>
                <w:sz w:val="24"/>
                <w:szCs w:val="24"/>
              </w:rPr>
            </w:pPr>
          </w:p>
          <w:p w14:paraId="1A6420BC" w14:textId="77777777" w:rsidR="00BA081D" w:rsidRDefault="00BA081D">
            <w:pPr>
              <w:spacing w:after="0" w:line="240" w:lineRule="auto"/>
              <w:jc w:val="both"/>
              <w:rPr>
                <w:rFonts w:ascii="Amasis MT Pro" w:hAnsi="Amasis MT Pro" w:cs="Times New Roman"/>
                <w:sz w:val="24"/>
                <w:szCs w:val="24"/>
              </w:rPr>
            </w:pPr>
          </w:p>
          <w:p w14:paraId="0E489F78" w14:textId="77777777" w:rsidR="00BA081D" w:rsidRDefault="00BA081D">
            <w:pPr>
              <w:spacing w:after="0" w:line="240" w:lineRule="auto"/>
              <w:jc w:val="both"/>
              <w:rPr>
                <w:rFonts w:ascii="Amasis MT Pro" w:hAnsi="Amasis MT Pro" w:cs="Times New Roman"/>
                <w:sz w:val="24"/>
                <w:szCs w:val="24"/>
              </w:rPr>
            </w:pPr>
          </w:p>
          <w:p w14:paraId="131A89E6" w14:textId="77777777" w:rsidR="00BA081D" w:rsidRDefault="00BA081D">
            <w:pPr>
              <w:spacing w:after="0" w:line="240" w:lineRule="auto"/>
              <w:jc w:val="both"/>
              <w:rPr>
                <w:rFonts w:ascii="Amasis MT Pro" w:hAnsi="Amasis MT Pro" w:cs="Times New Roman"/>
                <w:sz w:val="24"/>
                <w:szCs w:val="24"/>
              </w:rPr>
            </w:pPr>
          </w:p>
          <w:p w14:paraId="7C29051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Memorandum</w:t>
            </w:r>
          </w:p>
          <w:p w14:paraId="4CB4F03D" w14:textId="77777777" w:rsidR="00BA081D" w:rsidRDefault="00BA081D">
            <w:pPr>
              <w:spacing w:after="0" w:line="240" w:lineRule="auto"/>
              <w:jc w:val="both"/>
              <w:rPr>
                <w:rFonts w:ascii="Amasis MT Pro" w:hAnsi="Amasis MT Pro" w:cs="Times New Roman"/>
                <w:sz w:val="24"/>
                <w:szCs w:val="24"/>
              </w:rPr>
            </w:pPr>
          </w:p>
          <w:p w14:paraId="54712681" w14:textId="77777777" w:rsidR="00BA081D" w:rsidRDefault="00BA081D">
            <w:pPr>
              <w:spacing w:after="0" w:line="240" w:lineRule="auto"/>
              <w:jc w:val="both"/>
              <w:rPr>
                <w:rFonts w:ascii="Amasis MT Pro" w:hAnsi="Amasis MT Pro" w:cs="Times New Roman"/>
                <w:sz w:val="24"/>
                <w:szCs w:val="24"/>
              </w:rPr>
            </w:pPr>
          </w:p>
        </w:tc>
      </w:tr>
      <w:tr w:rsidR="00BA081D" w14:paraId="425266A7" w14:textId="77777777">
        <w:tc>
          <w:tcPr>
            <w:tcW w:w="2092" w:type="dxa"/>
          </w:tcPr>
          <w:p w14:paraId="70264DCE" w14:textId="77777777" w:rsidR="00BA081D" w:rsidRDefault="00BA081D">
            <w:pPr>
              <w:spacing w:after="0" w:line="240" w:lineRule="auto"/>
              <w:jc w:val="both"/>
              <w:rPr>
                <w:rFonts w:ascii="Amasis MT Pro" w:hAnsi="Amasis MT Pro" w:cs="Times New Roman"/>
                <w:sz w:val="24"/>
                <w:szCs w:val="24"/>
              </w:rPr>
            </w:pPr>
          </w:p>
          <w:p w14:paraId="0883CD54"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Executive Committee/ Board </w:t>
            </w:r>
          </w:p>
          <w:p w14:paraId="4368BBCC" w14:textId="77777777" w:rsidR="00BA081D" w:rsidRDefault="00BA081D">
            <w:pPr>
              <w:spacing w:after="0" w:line="240" w:lineRule="auto"/>
              <w:jc w:val="both"/>
              <w:rPr>
                <w:rFonts w:ascii="Amasis MT Pro" w:hAnsi="Amasis MT Pro" w:cs="Times New Roman"/>
                <w:sz w:val="24"/>
                <w:szCs w:val="24"/>
              </w:rPr>
            </w:pPr>
          </w:p>
        </w:tc>
        <w:tc>
          <w:tcPr>
            <w:tcW w:w="4366" w:type="dxa"/>
          </w:tcPr>
          <w:p w14:paraId="23F9685D" w14:textId="77777777" w:rsidR="00BA081D" w:rsidRDefault="00D119E4">
            <w:pPr>
              <w:pStyle w:val="ListParagraph"/>
              <w:numPr>
                <w:ilvl w:val="0"/>
                <w:numId w:val="73"/>
              </w:numPr>
              <w:spacing w:after="0" w:line="240" w:lineRule="auto"/>
              <w:jc w:val="both"/>
              <w:rPr>
                <w:rFonts w:ascii="Amasis MT Pro" w:hAnsi="Amasis MT Pro" w:cs="Times New Roman"/>
                <w:sz w:val="24"/>
                <w:szCs w:val="24"/>
              </w:rPr>
            </w:pPr>
            <w:r>
              <w:rPr>
                <w:rFonts w:ascii="Amasis MT Pro" w:hAnsi="Amasis MT Pro" w:cs="Times New Roman"/>
                <w:sz w:val="24"/>
                <w:szCs w:val="24"/>
              </w:rPr>
              <w:t>Takes note of the consolidated action plan and budget.</w:t>
            </w:r>
          </w:p>
          <w:p w14:paraId="322576CD" w14:textId="77777777" w:rsidR="00BA081D" w:rsidRDefault="00D119E4">
            <w:pPr>
              <w:pStyle w:val="ListParagraph"/>
              <w:numPr>
                <w:ilvl w:val="0"/>
                <w:numId w:val="73"/>
              </w:numPr>
              <w:spacing w:after="0" w:line="240" w:lineRule="auto"/>
              <w:jc w:val="both"/>
              <w:rPr>
                <w:rFonts w:ascii="Amasis MT Pro" w:hAnsi="Amasis MT Pro" w:cs="Times New Roman"/>
                <w:sz w:val="24"/>
                <w:szCs w:val="24"/>
              </w:rPr>
            </w:pPr>
            <w:r>
              <w:rPr>
                <w:rFonts w:ascii="Amasis MT Pro" w:hAnsi="Amasis MT Pro" w:cs="Times New Roman"/>
                <w:sz w:val="24"/>
                <w:szCs w:val="24"/>
              </w:rPr>
              <w:t>Analyzes the consistency, relevance and compliance of the action plan and budget.</w:t>
            </w:r>
          </w:p>
          <w:p w14:paraId="624B6718" w14:textId="77777777" w:rsidR="00BA081D" w:rsidRDefault="00D119E4">
            <w:pPr>
              <w:pStyle w:val="ListParagraph"/>
              <w:numPr>
                <w:ilvl w:val="0"/>
                <w:numId w:val="73"/>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consolidated and pre-validated action and budget plan to the Board Committee via the President.</w:t>
            </w:r>
          </w:p>
          <w:p w14:paraId="01BEEEA5" w14:textId="77777777" w:rsidR="00BA081D" w:rsidRDefault="00D119E4">
            <w:pPr>
              <w:pStyle w:val="ListParagraph"/>
              <w:numPr>
                <w:ilvl w:val="0"/>
                <w:numId w:val="73"/>
              </w:numPr>
              <w:spacing w:after="0" w:line="240" w:lineRule="auto"/>
              <w:jc w:val="both"/>
              <w:rPr>
                <w:rFonts w:ascii="Amasis MT Pro" w:hAnsi="Amasis MT Pro" w:cs="Times New Roman"/>
                <w:sz w:val="24"/>
                <w:szCs w:val="24"/>
              </w:rPr>
            </w:pPr>
            <w:r>
              <w:rPr>
                <w:rFonts w:ascii="Amasis MT Pro" w:hAnsi="Amasis MT Pro" w:cs="Times New Roman"/>
                <w:sz w:val="24"/>
                <w:szCs w:val="24"/>
              </w:rPr>
              <w:t>Makes the amendments deemed useful.</w:t>
            </w:r>
          </w:p>
          <w:p w14:paraId="14D5EB23" w14:textId="77777777" w:rsidR="00BA081D" w:rsidRDefault="00D119E4">
            <w:pPr>
              <w:pStyle w:val="ListParagraph"/>
              <w:numPr>
                <w:ilvl w:val="0"/>
                <w:numId w:val="73"/>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Pre-validates the draft action plan and budget </w:t>
            </w:r>
            <w:r>
              <w:rPr>
                <w:rFonts w:ascii="Amasis MT Pro" w:hAnsi="Amasis MT Pro" w:cs="Times New Roman"/>
                <w:sz w:val="24"/>
                <w:szCs w:val="24"/>
              </w:rPr>
              <w:lastRenderedPageBreak/>
              <w:t>and submits the same to the General Assembly.</w:t>
            </w:r>
          </w:p>
          <w:p w14:paraId="6DAA6439" w14:textId="77777777" w:rsidR="00BA081D" w:rsidRDefault="00D119E4">
            <w:pPr>
              <w:pStyle w:val="ListParagraph"/>
              <w:numPr>
                <w:ilvl w:val="0"/>
                <w:numId w:val="73"/>
              </w:numPr>
              <w:spacing w:after="0" w:line="240" w:lineRule="auto"/>
              <w:jc w:val="both"/>
              <w:rPr>
                <w:rFonts w:ascii="Amasis MT Pro" w:hAnsi="Amasis MT Pro" w:cs="Times New Roman"/>
                <w:sz w:val="24"/>
                <w:szCs w:val="24"/>
              </w:rPr>
            </w:pPr>
            <w:r>
              <w:rPr>
                <w:rFonts w:ascii="Amasis MT Pro" w:hAnsi="Amasis MT Pro" w:cs="Times New Roman"/>
                <w:sz w:val="24"/>
                <w:szCs w:val="24"/>
              </w:rPr>
              <w:t>Convenes the General assembly, present the Annual budget and get it approved.</w:t>
            </w:r>
          </w:p>
          <w:p w14:paraId="3CD3CCA1" w14:textId="77777777" w:rsidR="00BA081D" w:rsidRDefault="00D119E4">
            <w:pPr>
              <w:pStyle w:val="ListParagraph"/>
              <w:numPr>
                <w:ilvl w:val="0"/>
                <w:numId w:val="73"/>
              </w:numPr>
              <w:spacing w:after="0" w:line="240" w:lineRule="auto"/>
              <w:jc w:val="both"/>
              <w:rPr>
                <w:rFonts w:ascii="Amasis MT Pro" w:hAnsi="Amasis MT Pro" w:cs="Times New Roman"/>
                <w:sz w:val="24"/>
                <w:szCs w:val="24"/>
              </w:rPr>
            </w:pPr>
            <w:r>
              <w:rPr>
                <w:rFonts w:ascii="Amasis MT Pro" w:hAnsi="Amasis MT Pro" w:cs="Times New Roman"/>
                <w:sz w:val="24"/>
                <w:szCs w:val="24"/>
              </w:rPr>
              <w:t>Returns the approved action and budget plan to the Executive secretary.</w:t>
            </w:r>
          </w:p>
        </w:tc>
        <w:tc>
          <w:tcPr>
            <w:tcW w:w="2892" w:type="dxa"/>
          </w:tcPr>
          <w:p w14:paraId="245E01F3" w14:textId="77777777" w:rsidR="00BA081D" w:rsidRDefault="00BA081D">
            <w:pPr>
              <w:widowControl w:val="0"/>
              <w:autoSpaceDE w:val="0"/>
              <w:autoSpaceDN w:val="0"/>
              <w:spacing w:after="0" w:line="293" w:lineRule="exact"/>
              <w:jc w:val="both"/>
              <w:rPr>
                <w:rFonts w:ascii="Amasis MT Pro" w:hAnsi="Amasis MT Pro" w:cs="Times New Roman"/>
                <w:color w:val="000000"/>
                <w:sz w:val="24"/>
              </w:rPr>
            </w:pPr>
          </w:p>
          <w:p w14:paraId="457D895D" w14:textId="77777777" w:rsidR="00BA081D" w:rsidRDefault="00D119E4">
            <w:pPr>
              <w:widowControl w:val="0"/>
              <w:autoSpaceDE w:val="0"/>
              <w:autoSpaceDN w:val="0"/>
              <w:spacing w:after="0" w:line="293" w:lineRule="exact"/>
              <w:jc w:val="both"/>
              <w:rPr>
                <w:rFonts w:ascii="Amasis MT Pro" w:hAnsi="Amasis MT Pro" w:cs="Times New Roman"/>
                <w:color w:val="000000"/>
                <w:sz w:val="24"/>
              </w:rPr>
            </w:pPr>
            <w:r>
              <w:rPr>
                <w:rFonts w:ascii="Amasis MT Pro" w:hAnsi="Amasis MT Pro" w:cs="Times New Roman"/>
                <w:color w:val="000000"/>
                <w:sz w:val="24"/>
              </w:rPr>
              <w:t>Minutes</w:t>
            </w:r>
            <w:r>
              <w:rPr>
                <w:rFonts w:ascii="Amasis MT Pro" w:hAnsi="Amasis MT Pro" w:cs="Times New Roman"/>
                <w:color w:val="000000"/>
                <w:spacing w:val="27"/>
                <w:sz w:val="24"/>
              </w:rPr>
              <w:t xml:space="preserve"> </w:t>
            </w:r>
            <w:r>
              <w:rPr>
                <w:rFonts w:ascii="Amasis MT Pro" w:hAnsi="Amasis MT Pro" w:cs="Times New Roman"/>
                <w:color w:val="000000"/>
                <w:spacing w:val="-2"/>
                <w:sz w:val="24"/>
              </w:rPr>
              <w:t>of</w:t>
            </w:r>
            <w:r>
              <w:rPr>
                <w:rFonts w:ascii="Amasis MT Pro" w:hAnsi="Amasis MT Pro" w:cs="Times New Roman"/>
                <w:color w:val="000000"/>
                <w:spacing w:val="30"/>
                <w:sz w:val="24"/>
              </w:rPr>
              <w:t xml:space="preserve"> </w:t>
            </w:r>
            <w:r>
              <w:rPr>
                <w:rFonts w:ascii="Amasis MT Pro" w:hAnsi="Amasis MT Pro" w:cs="Times New Roman"/>
                <w:color w:val="000000"/>
                <w:spacing w:val="1"/>
                <w:sz w:val="24"/>
              </w:rPr>
              <w:t>Meeting</w:t>
            </w:r>
            <w:r>
              <w:rPr>
                <w:rFonts w:ascii="Amasis MT Pro" w:hAnsi="Amasis MT Pro" w:cs="Times New Roman"/>
                <w:color w:val="000000"/>
                <w:spacing w:val="26"/>
                <w:sz w:val="24"/>
              </w:rPr>
              <w:t xml:space="preserve"> </w:t>
            </w:r>
          </w:p>
          <w:p w14:paraId="7C0B9690" w14:textId="77777777" w:rsidR="00BA081D" w:rsidRDefault="00D119E4">
            <w:pPr>
              <w:widowControl w:val="0"/>
              <w:autoSpaceDE w:val="0"/>
              <w:autoSpaceDN w:val="0"/>
              <w:spacing w:after="0" w:line="293" w:lineRule="exact"/>
              <w:jc w:val="both"/>
              <w:rPr>
                <w:rFonts w:ascii="Amasis MT Pro" w:hAnsi="Amasis MT Pro" w:cs="Times New Roman"/>
                <w:color w:val="000000"/>
                <w:sz w:val="24"/>
              </w:rPr>
            </w:pPr>
            <w:r>
              <w:rPr>
                <w:rFonts w:ascii="Amasis MT Pro" w:hAnsi="Amasis MT Pro" w:cs="Times New Roman"/>
                <w:color w:val="000000"/>
                <w:sz w:val="24"/>
              </w:rPr>
              <w:t>Action plan</w:t>
            </w:r>
          </w:p>
          <w:p w14:paraId="639C1416" w14:textId="77777777" w:rsidR="00BA081D" w:rsidRDefault="00D119E4">
            <w:pPr>
              <w:widowControl w:val="0"/>
              <w:autoSpaceDE w:val="0"/>
              <w:autoSpaceDN w:val="0"/>
              <w:spacing w:after="0" w:line="293" w:lineRule="exact"/>
              <w:jc w:val="both"/>
              <w:rPr>
                <w:rFonts w:ascii="Amasis MT Pro" w:hAnsi="Amasis MT Pro" w:cs="Times New Roman"/>
                <w:color w:val="000000"/>
                <w:sz w:val="24"/>
              </w:rPr>
            </w:pPr>
            <w:r>
              <w:rPr>
                <w:rFonts w:ascii="Amasis MT Pro" w:hAnsi="Amasis MT Pro" w:cs="Times New Roman"/>
                <w:color w:val="000000"/>
                <w:sz w:val="24"/>
              </w:rPr>
              <w:t>Budget plan</w:t>
            </w:r>
          </w:p>
          <w:p w14:paraId="75BB80E8" w14:textId="77777777" w:rsidR="00BA081D" w:rsidRDefault="00D119E4">
            <w:pPr>
              <w:widowControl w:val="0"/>
              <w:autoSpaceDE w:val="0"/>
              <w:autoSpaceDN w:val="0"/>
              <w:spacing w:after="0" w:line="293" w:lineRule="exact"/>
              <w:jc w:val="both"/>
              <w:rPr>
                <w:rFonts w:ascii="Amasis MT Pro" w:hAnsi="Amasis MT Pro" w:cs="Times New Roman"/>
                <w:color w:val="000000"/>
                <w:sz w:val="24"/>
              </w:rPr>
            </w:pPr>
            <w:r>
              <w:rPr>
                <w:rFonts w:ascii="Amasis MT Pro" w:hAnsi="Amasis MT Pro" w:cs="Times New Roman"/>
                <w:color w:val="000000"/>
                <w:sz w:val="24"/>
              </w:rPr>
              <w:t>Letter of transmission</w:t>
            </w:r>
          </w:p>
          <w:p w14:paraId="354D3A38" w14:textId="77777777" w:rsidR="00BA081D" w:rsidRDefault="00BA081D">
            <w:pPr>
              <w:widowControl w:val="0"/>
              <w:autoSpaceDE w:val="0"/>
              <w:autoSpaceDN w:val="0"/>
              <w:spacing w:after="0" w:line="293" w:lineRule="exact"/>
              <w:jc w:val="both"/>
              <w:rPr>
                <w:rFonts w:ascii="Amasis MT Pro" w:hAnsi="Amasis MT Pro"/>
                <w:color w:val="000000"/>
                <w:sz w:val="24"/>
              </w:rPr>
            </w:pPr>
          </w:p>
          <w:p w14:paraId="6EBF4C95" w14:textId="77777777" w:rsidR="00BA081D" w:rsidRDefault="00BA081D">
            <w:pPr>
              <w:widowControl w:val="0"/>
              <w:autoSpaceDE w:val="0"/>
              <w:autoSpaceDN w:val="0"/>
              <w:spacing w:after="0" w:line="293" w:lineRule="exact"/>
              <w:jc w:val="both"/>
              <w:rPr>
                <w:rFonts w:ascii="Amasis MT Pro" w:hAnsi="Amasis MT Pro"/>
                <w:color w:val="000000"/>
                <w:sz w:val="24"/>
              </w:rPr>
            </w:pPr>
          </w:p>
          <w:p w14:paraId="3BE9F2F4" w14:textId="77777777" w:rsidR="00BA081D" w:rsidRDefault="00BA081D">
            <w:pPr>
              <w:widowControl w:val="0"/>
              <w:autoSpaceDE w:val="0"/>
              <w:autoSpaceDN w:val="0"/>
              <w:spacing w:after="0" w:line="293" w:lineRule="exact"/>
              <w:jc w:val="both"/>
              <w:rPr>
                <w:rFonts w:ascii="Amasis MT Pro" w:hAnsi="Amasis MT Pro"/>
                <w:color w:val="000000"/>
                <w:sz w:val="24"/>
              </w:rPr>
            </w:pPr>
          </w:p>
          <w:p w14:paraId="191A5A2D" w14:textId="77777777" w:rsidR="00BA081D" w:rsidRDefault="00BA081D">
            <w:pPr>
              <w:widowControl w:val="0"/>
              <w:autoSpaceDE w:val="0"/>
              <w:autoSpaceDN w:val="0"/>
              <w:spacing w:after="0" w:line="293" w:lineRule="exact"/>
              <w:jc w:val="both"/>
              <w:rPr>
                <w:rFonts w:ascii="Amasis MT Pro" w:hAnsi="Amasis MT Pro"/>
                <w:color w:val="000000"/>
                <w:sz w:val="24"/>
              </w:rPr>
            </w:pPr>
          </w:p>
          <w:p w14:paraId="23023A87" w14:textId="77777777" w:rsidR="00BA081D" w:rsidRDefault="00BA081D">
            <w:pPr>
              <w:widowControl w:val="0"/>
              <w:autoSpaceDE w:val="0"/>
              <w:autoSpaceDN w:val="0"/>
              <w:spacing w:after="0" w:line="293" w:lineRule="exact"/>
              <w:jc w:val="both"/>
              <w:rPr>
                <w:rFonts w:ascii="Amasis MT Pro" w:hAnsi="Amasis MT Pro"/>
                <w:color w:val="000000"/>
                <w:sz w:val="24"/>
              </w:rPr>
            </w:pPr>
          </w:p>
          <w:p w14:paraId="278C2024" w14:textId="77777777" w:rsidR="00BA081D" w:rsidRDefault="00BA081D">
            <w:pPr>
              <w:widowControl w:val="0"/>
              <w:autoSpaceDE w:val="0"/>
              <w:autoSpaceDN w:val="0"/>
              <w:spacing w:after="0" w:line="293" w:lineRule="exact"/>
              <w:jc w:val="both"/>
              <w:rPr>
                <w:rFonts w:ascii="Amasis MT Pro" w:hAnsi="Amasis MT Pro"/>
                <w:color w:val="000000"/>
                <w:sz w:val="24"/>
              </w:rPr>
            </w:pPr>
          </w:p>
          <w:p w14:paraId="45B9C96A" w14:textId="77777777" w:rsidR="00BA081D" w:rsidRDefault="00D119E4">
            <w:pPr>
              <w:widowControl w:val="0"/>
              <w:autoSpaceDE w:val="0"/>
              <w:autoSpaceDN w:val="0"/>
              <w:spacing w:after="0" w:line="293" w:lineRule="exact"/>
              <w:jc w:val="both"/>
              <w:rPr>
                <w:rFonts w:ascii="Amasis MT Pro" w:hAnsi="Amasis MT Pro" w:cs="Times New Roman"/>
                <w:color w:val="000000"/>
                <w:sz w:val="24"/>
              </w:rPr>
            </w:pPr>
            <w:r>
              <w:rPr>
                <w:rFonts w:ascii="Amasis MT Pro" w:hAnsi="Amasis MT Pro" w:cs="Times New Roman"/>
                <w:color w:val="000000"/>
                <w:sz w:val="24"/>
              </w:rPr>
              <w:t>Consolidated Budget</w:t>
            </w:r>
          </w:p>
          <w:p w14:paraId="0370B42A" w14:textId="77777777" w:rsidR="00BA081D" w:rsidRDefault="00D119E4">
            <w:pPr>
              <w:widowControl w:val="0"/>
              <w:autoSpaceDE w:val="0"/>
              <w:autoSpaceDN w:val="0"/>
              <w:spacing w:after="0" w:line="293" w:lineRule="exact"/>
              <w:jc w:val="both"/>
              <w:rPr>
                <w:rFonts w:ascii="Amasis MT Pro" w:hAnsi="Amasis MT Pro" w:cs="Times New Roman"/>
                <w:color w:val="000000"/>
                <w:sz w:val="24"/>
              </w:rPr>
            </w:pPr>
            <w:r>
              <w:rPr>
                <w:rFonts w:ascii="Amasis MT Pro" w:hAnsi="Amasis MT Pro" w:cs="Times New Roman"/>
                <w:color w:val="000000"/>
                <w:sz w:val="24"/>
              </w:rPr>
              <w:t xml:space="preserve">and Action Plan </w:t>
            </w:r>
          </w:p>
          <w:p w14:paraId="15BC5BC5" w14:textId="77777777" w:rsidR="00BA081D" w:rsidRDefault="00D119E4">
            <w:pPr>
              <w:widowControl w:val="0"/>
              <w:autoSpaceDE w:val="0"/>
              <w:autoSpaceDN w:val="0"/>
              <w:spacing w:after="0" w:line="293" w:lineRule="exact"/>
              <w:jc w:val="both"/>
              <w:rPr>
                <w:rFonts w:ascii="Amasis MT Pro" w:hAnsi="Amasis MT Pro" w:cs="Times New Roman"/>
                <w:color w:val="000000"/>
                <w:sz w:val="24"/>
              </w:rPr>
            </w:pPr>
            <w:r>
              <w:rPr>
                <w:rFonts w:ascii="Amasis MT Pro" w:hAnsi="Amasis MT Pro" w:cs="Times New Roman"/>
                <w:color w:val="000000"/>
                <w:sz w:val="24"/>
              </w:rPr>
              <w:t>Minutes of amendments and approval.</w:t>
            </w:r>
          </w:p>
          <w:p w14:paraId="761943FE" w14:textId="77777777" w:rsidR="00BA081D" w:rsidRDefault="00BA081D">
            <w:pPr>
              <w:widowControl w:val="0"/>
              <w:autoSpaceDE w:val="0"/>
              <w:autoSpaceDN w:val="0"/>
              <w:spacing w:after="0" w:line="293" w:lineRule="exact"/>
              <w:jc w:val="both"/>
              <w:rPr>
                <w:rFonts w:ascii="Amasis MT Pro" w:hAnsi="Amasis MT Pro"/>
                <w:color w:val="000000"/>
                <w:sz w:val="24"/>
              </w:rPr>
            </w:pPr>
          </w:p>
        </w:tc>
      </w:tr>
      <w:tr w:rsidR="00BA081D" w14:paraId="17EC50DE" w14:textId="77777777">
        <w:trPr>
          <w:trHeight w:val="390"/>
        </w:trPr>
        <w:tc>
          <w:tcPr>
            <w:tcW w:w="9350" w:type="dxa"/>
            <w:gridSpan w:val="3"/>
            <w:shd w:val="clear" w:color="auto" w:fill="548DD4" w:themeFill="text2" w:themeFillTint="99"/>
          </w:tcPr>
          <w:p w14:paraId="6E38E66A"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color w:val="FFFFFF" w:themeColor="background1"/>
                <w:sz w:val="24"/>
                <w:szCs w:val="24"/>
              </w:rPr>
              <w:lastRenderedPageBreak/>
              <w:t>Budgets monitoring</w:t>
            </w:r>
          </w:p>
        </w:tc>
      </w:tr>
      <w:tr w:rsidR="00BA081D" w14:paraId="5108A1DE" w14:textId="77777777">
        <w:tc>
          <w:tcPr>
            <w:tcW w:w="2092" w:type="dxa"/>
          </w:tcPr>
          <w:p w14:paraId="5FE71EE7"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366" w:type="dxa"/>
          </w:tcPr>
          <w:p w14:paraId="40995DFB"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892" w:type="dxa"/>
          </w:tcPr>
          <w:p w14:paraId="56B74CC2"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2355B85E" w14:textId="77777777">
        <w:tc>
          <w:tcPr>
            <w:tcW w:w="2092" w:type="dxa"/>
          </w:tcPr>
          <w:p w14:paraId="533690FF" w14:textId="77777777" w:rsidR="00BA081D" w:rsidRDefault="00BA081D">
            <w:pPr>
              <w:spacing w:after="0" w:line="240" w:lineRule="auto"/>
              <w:jc w:val="both"/>
              <w:rPr>
                <w:rFonts w:ascii="Amasis MT Pro" w:hAnsi="Amasis MT Pro" w:cs="Times New Roman"/>
                <w:sz w:val="24"/>
                <w:szCs w:val="24"/>
              </w:rPr>
            </w:pPr>
          </w:p>
          <w:p w14:paraId="6F656E2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Accountant</w:t>
            </w:r>
          </w:p>
        </w:tc>
        <w:tc>
          <w:tcPr>
            <w:tcW w:w="4366" w:type="dxa"/>
          </w:tcPr>
          <w:p w14:paraId="21410254"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Implementation and periodic monitoring of the Accounts and the budgets:</w:t>
            </w:r>
          </w:p>
          <w:p w14:paraId="560310B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Performs monthly monitoring by preparing:</w:t>
            </w:r>
          </w:p>
          <w:p w14:paraId="4EA5A2F6" w14:textId="77777777" w:rsidR="00BA081D" w:rsidRDefault="00D119E4">
            <w:pPr>
              <w:pStyle w:val="ListParagraph"/>
              <w:numPr>
                <w:ilvl w:val="0"/>
                <w:numId w:val="74"/>
              </w:numPr>
              <w:spacing w:after="0" w:line="240" w:lineRule="auto"/>
              <w:jc w:val="both"/>
              <w:rPr>
                <w:rFonts w:ascii="Amasis MT Pro" w:hAnsi="Amasis MT Pro" w:cs="Times New Roman"/>
                <w:sz w:val="24"/>
                <w:szCs w:val="24"/>
              </w:rPr>
            </w:pPr>
            <w:r>
              <w:rPr>
                <w:rFonts w:ascii="Amasis MT Pro" w:hAnsi="Amasis MT Pro" w:cs="Times New Roman"/>
                <w:sz w:val="24"/>
                <w:szCs w:val="24"/>
              </w:rPr>
              <w:t>Budget monitoring report for the past month,</w:t>
            </w:r>
          </w:p>
          <w:p w14:paraId="436986B7" w14:textId="77777777" w:rsidR="00BA081D" w:rsidRDefault="00D119E4">
            <w:pPr>
              <w:pStyle w:val="ListParagraph"/>
              <w:numPr>
                <w:ilvl w:val="0"/>
                <w:numId w:val="74"/>
              </w:numPr>
              <w:spacing w:after="0" w:line="240" w:lineRule="auto"/>
              <w:jc w:val="both"/>
              <w:rPr>
                <w:rFonts w:ascii="Amasis MT Pro" w:hAnsi="Amasis MT Pro" w:cs="Times New Roman"/>
                <w:sz w:val="24"/>
                <w:szCs w:val="24"/>
              </w:rPr>
            </w:pPr>
            <w:r>
              <w:rPr>
                <w:rFonts w:ascii="Amasis MT Pro" w:hAnsi="Amasis MT Pro" w:cs="Times New Roman"/>
                <w:sz w:val="24"/>
                <w:szCs w:val="24"/>
              </w:rPr>
              <w:t>Statement of cumulative budgetary consumption,</w:t>
            </w:r>
          </w:p>
          <w:p w14:paraId="42620208" w14:textId="77777777" w:rsidR="00BA081D" w:rsidRDefault="00D119E4">
            <w:pPr>
              <w:pStyle w:val="ListParagraph"/>
              <w:numPr>
                <w:ilvl w:val="0"/>
                <w:numId w:val="74"/>
              </w:numPr>
              <w:spacing w:after="0" w:line="240" w:lineRule="auto"/>
              <w:jc w:val="both"/>
              <w:rPr>
                <w:rFonts w:ascii="Amasis MT Pro" w:hAnsi="Amasis MT Pro" w:cs="Times New Roman"/>
                <w:sz w:val="24"/>
                <w:szCs w:val="24"/>
              </w:rPr>
            </w:pPr>
            <w:r>
              <w:rPr>
                <w:rFonts w:ascii="Amasis MT Pro" w:hAnsi="Amasis MT Pro" w:cs="Times New Roman"/>
                <w:sz w:val="24"/>
                <w:szCs w:val="24"/>
              </w:rPr>
              <w:t>State of variances on budget forecasts.</w:t>
            </w:r>
          </w:p>
          <w:p w14:paraId="44F4C7C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Submits the periodic statement/report to the Head of Finance no later than the 5</w:t>
            </w:r>
            <w:r>
              <w:rPr>
                <w:rFonts w:ascii="Amasis MT Pro" w:hAnsi="Amasis MT Pro" w:cs="Times New Roman"/>
                <w:sz w:val="24"/>
                <w:szCs w:val="24"/>
                <w:vertAlign w:val="superscript"/>
              </w:rPr>
              <w:t>th</w:t>
            </w:r>
            <w:r>
              <w:rPr>
                <w:rFonts w:ascii="Amasis MT Pro" w:hAnsi="Amasis MT Pro" w:cs="Times New Roman"/>
                <w:sz w:val="24"/>
                <w:szCs w:val="24"/>
              </w:rPr>
              <w:t xml:space="preserve"> of the following month.</w:t>
            </w:r>
          </w:p>
        </w:tc>
        <w:tc>
          <w:tcPr>
            <w:tcW w:w="2892" w:type="dxa"/>
          </w:tcPr>
          <w:p w14:paraId="7DA19D3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Monthly budget execution report</w:t>
            </w:r>
          </w:p>
          <w:p w14:paraId="3C1A664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(Monthly budget</w:t>
            </w:r>
          </w:p>
          <w:p w14:paraId="5BD3B83E"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implementation</w:t>
            </w:r>
          </w:p>
          <w:p w14:paraId="645010A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statement/report)</w:t>
            </w:r>
          </w:p>
          <w:p w14:paraId="6E9C4A68"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Comments</w:t>
            </w:r>
          </w:p>
          <w:p w14:paraId="7CDF7342" w14:textId="77777777" w:rsidR="00BA081D" w:rsidRDefault="00BA081D">
            <w:pPr>
              <w:spacing w:after="0" w:line="240" w:lineRule="auto"/>
              <w:jc w:val="both"/>
              <w:rPr>
                <w:rFonts w:ascii="Amasis MT Pro" w:hAnsi="Amasis MT Pro" w:cs="Times New Roman"/>
                <w:sz w:val="24"/>
                <w:szCs w:val="24"/>
              </w:rPr>
            </w:pPr>
          </w:p>
        </w:tc>
      </w:tr>
      <w:tr w:rsidR="00BA081D" w14:paraId="56765711" w14:textId="77777777">
        <w:tc>
          <w:tcPr>
            <w:tcW w:w="2092" w:type="dxa"/>
          </w:tcPr>
          <w:p w14:paraId="2A8EBEB3" w14:textId="77777777" w:rsidR="00BA081D" w:rsidRDefault="00BA081D">
            <w:pPr>
              <w:spacing w:after="0" w:line="240" w:lineRule="auto"/>
              <w:jc w:val="both"/>
              <w:rPr>
                <w:rFonts w:ascii="Amasis MT Pro" w:hAnsi="Amasis MT Pro" w:cs="Times New Roman"/>
                <w:sz w:val="24"/>
                <w:szCs w:val="24"/>
              </w:rPr>
            </w:pPr>
          </w:p>
          <w:p w14:paraId="4136969E"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Finance/DAF</w:t>
            </w:r>
          </w:p>
          <w:p w14:paraId="663D1113" w14:textId="77777777" w:rsidR="00BA081D" w:rsidRDefault="00BA081D">
            <w:pPr>
              <w:spacing w:after="0" w:line="240" w:lineRule="auto"/>
              <w:jc w:val="both"/>
              <w:rPr>
                <w:rFonts w:ascii="Amasis MT Pro" w:hAnsi="Amasis MT Pro" w:cs="Times New Roman"/>
                <w:sz w:val="24"/>
                <w:szCs w:val="24"/>
              </w:rPr>
            </w:pPr>
          </w:p>
        </w:tc>
        <w:tc>
          <w:tcPr>
            <w:tcW w:w="4366" w:type="dxa"/>
          </w:tcPr>
          <w:p w14:paraId="4FC4F266"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Analysis of monitoring report</w:t>
            </w:r>
          </w:p>
          <w:p w14:paraId="51940D7E" w14:textId="77777777" w:rsidR="00BA081D" w:rsidRDefault="00D119E4">
            <w:pPr>
              <w:pStyle w:val="ListParagraph"/>
              <w:numPr>
                <w:ilvl w:val="0"/>
                <w:numId w:val="75"/>
              </w:numPr>
              <w:spacing w:after="0" w:line="240" w:lineRule="auto"/>
              <w:jc w:val="both"/>
              <w:rPr>
                <w:rFonts w:ascii="Amasis MT Pro" w:hAnsi="Amasis MT Pro" w:cs="Times New Roman"/>
                <w:sz w:val="24"/>
                <w:szCs w:val="24"/>
              </w:rPr>
            </w:pPr>
            <w:r>
              <w:rPr>
                <w:rFonts w:ascii="Amasis MT Pro" w:hAnsi="Amasis MT Pro" w:cs="Times New Roman"/>
                <w:sz w:val="24"/>
                <w:szCs w:val="24"/>
              </w:rPr>
              <w:t>Acknowledges the monthly monitoring status.</w:t>
            </w:r>
          </w:p>
          <w:p w14:paraId="37D67DD4" w14:textId="77777777" w:rsidR="00BA081D" w:rsidRDefault="00D119E4">
            <w:pPr>
              <w:pStyle w:val="ListParagraph"/>
              <w:numPr>
                <w:ilvl w:val="0"/>
                <w:numId w:val="75"/>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Ensures that the report is properly completed, and the deviations/variances are correctly calculated.</w:t>
            </w:r>
          </w:p>
          <w:p w14:paraId="3AA60CCD"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report to the Heads of Departments for justifications.</w:t>
            </w:r>
          </w:p>
          <w:p w14:paraId="0F45E5B3" w14:textId="77777777" w:rsidR="00BA081D" w:rsidRDefault="00BA081D">
            <w:pPr>
              <w:spacing w:after="0" w:line="240" w:lineRule="auto"/>
              <w:jc w:val="both"/>
              <w:rPr>
                <w:rFonts w:ascii="Amasis MT Pro" w:hAnsi="Amasis MT Pro" w:cs="Times New Roman"/>
                <w:b/>
                <w:bCs/>
                <w:sz w:val="24"/>
                <w:szCs w:val="24"/>
                <w:u w:val="single"/>
              </w:rPr>
            </w:pPr>
          </w:p>
        </w:tc>
        <w:tc>
          <w:tcPr>
            <w:tcW w:w="2892" w:type="dxa"/>
          </w:tcPr>
          <w:p w14:paraId="0789B39C" w14:textId="77777777" w:rsidR="00BA081D" w:rsidRDefault="00BA081D">
            <w:pPr>
              <w:spacing w:after="0" w:line="240" w:lineRule="auto"/>
              <w:jc w:val="both"/>
              <w:rPr>
                <w:rFonts w:ascii="Amasis MT Pro" w:hAnsi="Amasis MT Pro" w:cs="Times New Roman"/>
                <w:sz w:val="24"/>
                <w:szCs w:val="24"/>
              </w:rPr>
            </w:pPr>
          </w:p>
          <w:p w14:paraId="48BC2843"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Monthly budget execution report</w:t>
            </w:r>
          </w:p>
          <w:p w14:paraId="75615BD7"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(Monthly budget</w:t>
            </w:r>
          </w:p>
          <w:p w14:paraId="330D4E94"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implementation</w:t>
            </w:r>
          </w:p>
          <w:p w14:paraId="208C46D4"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statement/report)</w:t>
            </w:r>
          </w:p>
          <w:p w14:paraId="4085FC4C"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Comments</w:t>
            </w:r>
          </w:p>
          <w:p w14:paraId="6F2CBBCF" w14:textId="77777777" w:rsidR="00BA081D" w:rsidRDefault="00BA081D">
            <w:pPr>
              <w:spacing w:after="0" w:line="240" w:lineRule="auto"/>
              <w:jc w:val="both"/>
              <w:rPr>
                <w:rFonts w:ascii="Amasis MT Pro" w:hAnsi="Amasis MT Pro" w:cs="Times New Roman"/>
                <w:sz w:val="24"/>
                <w:szCs w:val="24"/>
              </w:rPr>
            </w:pPr>
          </w:p>
          <w:p w14:paraId="222DE9FD" w14:textId="77777777" w:rsidR="00BA081D" w:rsidRDefault="00BA081D">
            <w:pPr>
              <w:spacing w:after="0" w:line="240" w:lineRule="auto"/>
              <w:jc w:val="both"/>
              <w:rPr>
                <w:rFonts w:ascii="Amasis MT Pro" w:hAnsi="Amasis MT Pro" w:cs="Times New Roman"/>
                <w:sz w:val="24"/>
                <w:szCs w:val="24"/>
              </w:rPr>
            </w:pPr>
          </w:p>
        </w:tc>
      </w:tr>
      <w:tr w:rsidR="00BA081D" w14:paraId="45E976E4" w14:textId="77777777">
        <w:tc>
          <w:tcPr>
            <w:tcW w:w="2092" w:type="dxa"/>
          </w:tcPr>
          <w:p w14:paraId="14F6FDF2" w14:textId="77777777" w:rsidR="00BA081D" w:rsidRDefault="00BA081D">
            <w:pPr>
              <w:spacing w:after="0" w:line="240" w:lineRule="auto"/>
              <w:jc w:val="both"/>
              <w:rPr>
                <w:rFonts w:ascii="Amasis MT Pro" w:hAnsi="Amasis MT Pro" w:cs="Times New Roman"/>
                <w:sz w:val="24"/>
                <w:szCs w:val="24"/>
              </w:rPr>
            </w:pPr>
          </w:p>
          <w:p w14:paraId="6278ED6D" w14:textId="77777777" w:rsidR="00BA081D" w:rsidRDefault="00BA081D">
            <w:pPr>
              <w:spacing w:after="0" w:line="240" w:lineRule="auto"/>
              <w:jc w:val="both"/>
              <w:rPr>
                <w:rFonts w:ascii="Amasis MT Pro" w:hAnsi="Amasis MT Pro" w:cs="Times New Roman"/>
                <w:sz w:val="24"/>
                <w:szCs w:val="24"/>
              </w:rPr>
            </w:pPr>
          </w:p>
          <w:p w14:paraId="5439577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Department (all)</w:t>
            </w:r>
          </w:p>
        </w:tc>
        <w:tc>
          <w:tcPr>
            <w:tcW w:w="4366" w:type="dxa"/>
          </w:tcPr>
          <w:p w14:paraId="36DE885E"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Comments on identified discrepancies</w:t>
            </w:r>
          </w:p>
          <w:p w14:paraId="122240D6" w14:textId="77777777" w:rsidR="00BA081D" w:rsidRDefault="00D119E4">
            <w:pPr>
              <w:pStyle w:val="ListParagraph"/>
              <w:numPr>
                <w:ilvl w:val="0"/>
                <w:numId w:val="76"/>
              </w:numPr>
              <w:spacing w:after="0" w:line="240" w:lineRule="auto"/>
              <w:jc w:val="both"/>
              <w:rPr>
                <w:rFonts w:ascii="Amasis MT Pro" w:hAnsi="Amasis MT Pro" w:cs="Times New Roman"/>
                <w:sz w:val="24"/>
                <w:szCs w:val="24"/>
              </w:rPr>
            </w:pPr>
            <w:r>
              <w:rPr>
                <w:rFonts w:ascii="Amasis MT Pro" w:hAnsi="Amasis MT Pro" w:cs="Times New Roman"/>
                <w:sz w:val="24"/>
                <w:szCs w:val="24"/>
              </w:rPr>
              <w:t>Become aware of the periodic status.</w:t>
            </w:r>
          </w:p>
          <w:p w14:paraId="471E1E8B" w14:textId="77777777" w:rsidR="00BA081D" w:rsidRDefault="00D119E4">
            <w:pPr>
              <w:pStyle w:val="ListParagraph"/>
              <w:numPr>
                <w:ilvl w:val="0"/>
                <w:numId w:val="76"/>
              </w:numPr>
              <w:spacing w:after="0" w:line="240" w:lineRule="auto"/>
              <w:jc w:val="both"/>
              <w:rPr>
                <w:rFonts w:ascii="Amasis MT Pro" w:hAnsi="Amasis MT Pro" w:cs="Times New Roman"/>
                <w:sz w:val="24"/>
                <w:szCs w:val="24"/>
              </w:rPr>
            </w:pPr>
            <w:r>
              <w:rPr>
                <w:rFonts w:ascii="Amasis MT Pro" w:hAnsi="Amasis MT Pro" w:cs="Times New Roman"/>
                <w:sz w:val="24"/>
                <w:szCs w:val="24"/>
              </w:rPr>
              <w:t>Provide their comments.</w:t>
            </w:r>
          </w:p>
          <w:p w14:paraId="69869B4D" w14:textId="77777777" w:rsidR="00BA081D" w:rsidRDefault="00D119E4">
            <w:pPr>
              <w:pStyle w:val="ListParagraph"/>
              <w:numPr>
                <w:ilvl w:val="0"/>
                <w:numId w:val="76"/>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 the commented monthly monitoring report to the Head of Finance.</w:t>
            </w:r>
          </w:p>
        </w:tc>
        <w:tc>
          <w:tcPr>
            <w:tcW w:w="2892" w:type="dxa"/>
          </w:tcPr>
          <w:p w14:paraId="6C00CCE2" w14:textId="77777777" w:rsidR="00BA081D" w:rsidRDefault="00BA081D">
            <w:pPr>
              <w:spacing w:after="0" w:line="240" w:lineRule="auto"/>
              <w:jc w:val="both"/>
              <w:rPr>
                <w:rFonts w:ascii="Amasis MT Pro" w:hAnsi="Amasis MT Pro" w:cs="Times New Roman"/>
                <w:sz w:val="24"/>
                <w:szCs w:val="24"/>
              </w:rPr>
            </w:pPr>
          </w:p>
          <w:p w14:paraId="75C0FA3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Monthly budget execution report</w:t>
            </w:r>
          </w:p>
          <w:p w14:paraId="074C744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(Monthly budget</w:t>
            </w:r>
          </w:p>
          <w:p w14:paraId="1B16000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implementation</w:t>
            </w:r>
          </w:p>
          <w:p w14:paraId="360C7293"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statement/report)</w:t>
            </w:r>
          </w:p>
          <w:p w14:paraId="16943D4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Comments</w:t>
            </w:r>
          </w:p>
          <w:p w14:paraId="5000B340" w14:textId="77777777" w:rsidR="00BA081D" w:rsidRDefault="00BA081D">
            <w:pPr>
              <w:spacing w:after="0" w:line="240" w:lineRule="auto"/>
              <w:jc w:val="both"/>
              <w:rPr>
                <w:rFonts w:ascii="Amasis MT Pro" w:hAnsi="Amasis MT Pro" w:cs="Times New Roman"/>
                <w:sz w:val="24"/>
                <w:szCs w:val="24"/>
              </w:rPr>
            </w:pPr>
          </w:p>
        </w:tc>
      </w:tr>
      <w:tr w:rsidR="00BA081D" w14:paraId="1C64F6EA" w14:textId="77777777">
        <w:trPr>
          <w:trHeight w:val="1997"/>
        </w:trPr>
        <w:tc>
          <w:tcPr>
            <w:tcW w:w="2092" w:type="dxa"/>
          </w:tcPr>
          <w:p w14:paraId="2882DE19" w14:textId="77777777" w:rsidR="00BA081D" w:rsidRDefault="00BA081D">
            <w:pPr>
              <w:spacing w:after="0" w:line="240" w:lineRule="auto"/>
              <w:jc w:val="both"/>
              <w:rPr>
                <w:rFonts w:ascii="Amasis MT Pro" w:hAnsi="Amasis MT Pro" w:cs="Times New Roman"/>
                <w:sz w:val="24"/>
                <w:szCs w:val="24"/>
              </w:rPr>
            </w:pPr>
          </w:p>
          <w:p w14:paraId="3F8F33AF" w14:textId="77777777" w:rsidR="00BA081D" w:rsidRDefault="00BA081D">
            <w:pPr>
              <w:spacing w:after="0" w:line="240" w:lineRule="auto"/>
              <w:jc w:val="both"/>
              <w:rPr>
                <w:rFonts w:ascii="Amasis MT Pro" w:hAnsi="Amasis MT Pro" w:cs="Times New Roman"/>
                <w:sz w:val="24"/>
                <w:szCs w:val="24"/>
              </w:rPr>
            </w:pPr>
          </w:p>
          <w:p w14:paraId="73BE88CD"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Finance/DAF</w:t>
            </w:r>
          </w:p>
          <w:p w14:paraId="6F932492" w14:textId="77777777" w:rsidR="00BA081D" w:rsidRDefault="00BA081D">
            <w:pPr>
              <w:spacing w:after="0" w:line="240" w:lineRule="auto"/>
              <w:jc w:val="both"/>
              <w:rPr>
                <w:rFonts w:ascii="Amasis MT Pro" w:hAnsi="Amasis MT Pro" w:cs="Times New Roman"/>
                <w:sz w:val="24"/>
                <w:szCs w:val="24"/>
              </w:rPr>
            </w:pPr>
          </w:p>
        </w:tc>
        <w:tc>
          <w:tcPr>
            <w:tcW w:w="4366" w:type="dxa"/>
          </w:tcPr>
          <w:p w14:paraId="7AEED7DE" w14:textId="77777777" w:rsidR="00BA081D" w:rsidRDefault="00D119E4">
            <w:pPr>
              <w:spacing w:after="0" w:line="240" w:lineRule="auto"/>
              <w:jc w:val="both"/>
              <w:rPr>
                <w:rFonts w:ascii="Amasis MT Pro" w:hAnsi="Amasis MT Pro" w:cs="Times New Roman"/>
                <w:b/>
                <w:bCs/>
                <w:sz w:val="24"/>
                <w:szCs w:val="24"/>
                <w:u w:val="single"/>
              </w:rPr>
            </w:pPr>
            <w:r>
              <w:rPr>
                <w:rFonts w:ascii="Amasis MT Pro" w:hAnsi="Amasis MT Pro" w:cs="Times New Roman"/>
                <w:b/>
                <w:bCs/>
                <w:sz w:val="24"/>
                <w:szCs w:val="24"/>
              </w:rPr>
              <w:t>Comments on discrepancies:</w:t>
            </w:r>
          </w:p>
          <w:p w14:paraId="37DC4FF7" w14:textId="77777777" w:rsidR="00BA081D" w:rsidRDefault="00D119E4">
            <w:pPr>
              <w:pStyle w:val="ListParagraph"/>
              <w:numPr>
                <w:ilvl w:val="0"/>
                <w:numId w:val="77"/>
              </w:numPr>
              <w:spacing w:after="0" w:line="240" w:lineRule="auto"/>
              <w:jc w:val="both"/>
              <w:rPr>
                <w:rFonts w:ascii="Amasis MT Pro" w:hAnsi="Amasis MT Pro" w:cs="Times New Roman"/>
                <w:sz w:val="24"/>
                <w:szCs w:val="24"/>
              </w:rPr>
            </w:pPr>
            <w:r>
              <w:rPr>
                <w:rFonts w:ascii="Amasis MT Pro" w:hAnsi="Amasis MT Pro" w:cs="Times New Roman"/>
                <w:sz w:val="24"/>
                <w:szCs w:val="24"/>
              </w:rPr>
              <w:t>Acknowledges the comments of the Heads of Department.</w:t>
            </w:r>
          </w:p>
          <w:p w14:paraId="19F49B5D" w14:textId="77777777" w:rsidR="00BA081D" w:rsidRDefault="00D119E4">
            <w:pPr>
              <w:pStyle w:val="ListParagraph"/>
              <w:numPr>
                <w:ilvl w:val="0"/>
                <w:numId w:val="77"/>
              </w:numPr>
              <w:spacing w:after="0" w:line="240" w:lineRule="auto"/>
              <w:jc w:val="both"/>
              <w:rPr>
                <w:rFonts w:ascii="Amasis MT Pro" w:hAnsi="Amasis MT Pro" w:cs="Times New Roman"/>
                <w:sz w:val="24"/>
                <w:szCs w:val="24"/>
              </w:rPr>
            </w:pPr>
            <w:r>
              <w:rPr>
                <w:rFonts w:ascii="Amasis MT Pro" w:hAnsi="Amasis MT Pro" w:cs="Times New Roman"/>
                <w:sz w:val="24"/>
                <w:szCs w:val="24"/>
              </w:rPr>
              <w:t>Ensures the consistency and relevance of the comments.</w:t>
            </w:r>
          </w:p>
          <w:p w14:paraId="57F8F016" w14:textId="77777777" w:rsidR="00BA081D" w:rsidRDefault="00D119E4">
            <w:pPr>
              <w:pStyle w:val="ListParagraph"/>
              <w:numPr>
                <w:ilvl w:val="0"/>
                <w:numId w:val="77"/>
              </w:numPr>
              <w:spacing w:after="0" w:line="240" w:lineRule="auto"/>
              <w:jc w:val="both"/>
              <w:rPr>
                <w:rFonts w:ascii="Amasis MT Pro" w:hAnsi="Amasis MT Pro" w:cs="Times New Roman"/>
                <w:b/>
                <w:bCs/>
                <w:sz w:val="24"/>
                <w:szCs w:val="24"/>
                <w:u w:val="single"/>
              </w:rPr>
            </w:pPr>
            <w:r>
              <w:rPr>
                <w:rFonts w:ascii="Amasis MT Pro" w:hAnsi="Amasis MT Pro" w:cs="Times New Roman"/>
                <w:sz w:val="24"/>
                <w:szCs w:val="24"/>
              </w:rPr>
              <w:t>Transmits the monitoring report to the Executive Director.</w:t>
            </w:r>
          </w:p>
        </w:tc>
        <w:tc>
          <w:tcPr>
            <w:tcW w:w="2892" w:type="dxa"/>
          </w:tcPr>
          <w:p w14:paraId="041F69C4"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Monthly budget execution report</w:t>
            </w:r>
          </w:p>
          <w:p w14:paraId="44293BA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(Monthly budget</w:t>
            </w:r>
          </w:p>
          <w:p w14:paraId="7CE2390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implementation</w:t>
            </w:r>
          </w:p>
          <w:p w14:paraId="0DB2A6B3"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statement/report)</w:t>
            </w:r>
          </w:p>
          <w:p w14:paraId="19B1DCE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Comments</w:t>
            </w:r>
          </w:p>
          <w:p w14:paraId="57741C0D" w14:textId="77777777" w:rsidR="00BA081D" w:rsidRDefault="00BA081D">
            <w:pPr>
              <w:spacing w:after="0" w:line="240" w:lineRule="auto"/>
              <w:jc w:val="both"/>
              <w:rPr>
                <w:rFonts w:ascii="Amasis MT Pro" w:hAnsi="Amasis MT Pro" w:cs="Times New Roman"/>
                <w:sz w:val="24"/>
                <w:szCs w:val="24"/>
              </w:rPr>
            </w:pPr>
          </w:p>
        </w:tc>
      </w:tr>
      <w:tr w:rsidR="00BA081D" w14:paraId="2BBAAB07" w14:textId="77777777">
        <w:tc>
          <w:tcPr>
            <w:tcW w:w="2092" w:type="dxa"/>
          </w:tcPr>
          <w:p w14:paraId="686140D4" w14:textId="77777777" w:rsidR="00BA081D" w:rsidRDefault="00BA081D">
            <w:pPr>
              <w:spacing w:after="0" w:line="240" w:lineRule="auto"/>
              <w:jc w:val="both"/>
              <w:rPr>
                <w:rFonts w:ascii="Amasis MT Pro" w:hAnsi="Amasis MT Pro" w:cs="Times New Roman"/>
                <w:sz w:val="24"/>
                <w:szCs w:val="24"/>
              </w:rPr>
            </w:pPr>
          </w:p>
          <w:p w14:paraId="7600EC57"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Executive Director</w:t>
            </w:r>
          </w:p>
        </w:tc>
        <w:tc>
          <w:tcPr>
            <w:tcW w:w="4366" w:type="dxa"/>
          </w:tcPr>
          <w:p w14:paraId="1C77B1F4"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Monthly Statement Review:</w:t>
            </w:r>
          </w:p>
          <w:p w14:paraId="36F2AA4B" w14:textId="77777777" w:rsidR="00BA081D" w:rsidRDefault="00D119E4">
            <w:pPr>
              <w:pStyle w:val="ListParagraph"/>
              <w:numPr>
                <w:ilvl w:val="0"/>
                <w:numId w:val="78"/>
              </w:numPr>
              <w:spacing w:after="0" w:line="240" w:lineRule="auto"/>
              <w:jc w:val="both"/>
              <w:rPr>
                <w:rFonts w:ascii="Amasis MT Pro" w:hAnsi="Amasis MT Pro" w:cs="Times New Roman"/>
                <w:sz w:val="24"/>
                <w:szCs w:val="24"/>
              </w:rPr>
            </w:pPr>
            <w:r>
              <w:rPr>
                <w:rFonts w:ascii="Amasis MT Pro" w:hAnsi="Amasis MT Pro" w:cs="Times New Roman"/>
                <w:sz w:val="24"/>
                <w:szCs w:val="24"/>
              </w:rPr>
              <w:t>Review monthly report</w:t>
            </w:r>
          </w:p>
          <w:p w14:paraId="167BD21F" w14:textId="77777777" w:rsidR="00BA081D" w:rsidRDefault="00D119E4">
            <w:pPr>
              <w:pStyle w:val="ListParagraph"/>
              <w:numPr>
                <w:ilvl w:val="0"/>
                <w:numId w:val="78"/>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Analyzes the relevance and consistency of the comments made by the heads of department on any budget variances identified.</w:t>
            </w:r>
          </w:p>
          <w:p w14:paraId="27389EB1" w14:textId="77777777" w:rsidR="00BA081D" w:rsidRDefault="00D119E4">
            <w:pPr>
              <w:pStyle w:val="ListParagraph"/>
              <w:numPr>
                <w:ilvl w:val="0"/>
                <w:numId w:val="78"/>
              </w:numPr>
              <w:spacing w:after="0" w:line="240" w:lineRule="auto"/>
              <w:jc w:val="both"/>
              <w:rPr>
                <w:rFonts w:ascii="Amasis MT Pro" w:hAnsi="Amasis MT Pro" w:cs="Times New Roman"/>
                <w:sz w:val="24"/>
                <w:szCs w:val="24"/>
              </w:rPr>
            </w:pPr>
            <w:r>
              <w:rPr>
                <w:rFonts w:ascii="Amasis MT Pro" w:hAnsi="Amasis MT Pro" w:cs="Times New Roman"/>
                <w:sz w:val="24"/>
                <w:szCs w:val="24"/>
              </w:rPr>
              <w:t>Provides comments as needed/required.</w:t>
            </w:r>
          </w:p>
          <w:p w14:paraId="422CC551" w14:textId="77777777" w:rsidR="00BA081D" w:rsidRDefault="00D119E4">
            <w:pPr>
              <w:pStyle w:val="ListParagraph"/>
              <w:numPr>
                <w:ilvl w:val="0"/>
                <w:numId w:val="78"/>
              </w:numPr>
              <w:spacing w:after="0" w:line="240" w:lineRule="auto"/>
              <w:jc w:val="both"/>
              <w:rPr>
                <w:rFonts w:ascii="Amasis MT Pro" w:hAnsi="Amasis MT Pro" w:cs="Times New Roman"/>
                <w:sz w:val="24"/>
                <w:szCs w:val="24"/>
              </w:rPr>
            </w:pPr>
            <w:r>
              <w:rPr>
                <w:rFonts w:ascii="Amasis MT Pro" w:hAnsi="Amasis MT Pro" w:cs="Times New Roman"/>
                <w:sz w:val="24"/>
                <w:szCs w:val="24"/>
              </w:rPr>
              <w:t>Organizes a meeting, in the event of significant variances or the possibility of significant variances, with the heads of department concerned to define areas for improvement that could lead to a budget revision.</w:t>
            </w:r>
          </w:p>
          <w:p w14:paraId="4A9A862C" w14:textId="77777777" w:rsidR="00BA081D" w:rsidRDefault="00D119E4">
            <w:pPr>
              <w:pStyle w:val="ListParagraph"/>
              <w:numPr>
                <w:ilvl w:val="0"/>
                <w:numId w:val="78"/>
              </w:numPr>
              <w:spacing w:after="0" w:line="240" w:lineRule="auto"/>
              <w:jc w:val="both"/>
              <w:rPr>
                <w:rFonts w:ascii="Amasis MT Pro" w:hAnsi="Amasis MT Pro" w:cs="Times New Roman"/>
                <w:sz w:val="24"/>
                <w:szCs w:val="24"/>
              </w:rPr>
            </w:pPr>
            <w:r>
              <w:rPr>
                <w:rFonts w:ascii="Amasis MT Pro" w:hAnsi="Amasis MT Pro" w:cs="Times New Roman"/>
                <w:sz w:val="24"/>
                <w:szCs w:val="24"/>
              </w:rPr>
              <w:t>Submit the monthly report to the Board via the Chairman.</w:t>
            </w:r>
          </w:p>
        </w:tc>
        <w:tc>
          <w:tcPr>
            <w:tcW w:w="2892" w:type="dxa"/>
          </w:tcPr>
          <w:p w14:paraId="251A2658" w14:textId="77777777" w:rsidR="00BA081D" w:rsidRDefault="00BA081D">
            <w:pPr>
              <w:spacing w:after="0" w:line="240" w:lineRule="auto"/>
              <w:jc w:val="both"/>
              <w:rPr>
                <w:rFonts w:ascii="Amasis MT Pro" w:hAnsi="Amasis MT Pro" w:cs="Times New Roman"/>
                <w:sz w:val="24"/>
                <w:szCs w:val="24"/>
              </w:rPr>
            </w:pPr>
          </w:p>
          <w:p w14:paraId="773DC812"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Monthly budget execution report</w:t>
            </w:r>
          </w:p>
          <w:p w14:paraId="18314D08"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(Monthly budget</w:t>
            </w:r>
          </w:p>
          <w:p w14:paraId="3664F45D"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implementation</w:t>
            </w:r>
          </w:p>
          <w:p w14:paraId="59FF6010"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statement/report)</w:t>
            </w:r>
          </w:p>
          <w:p w14:paraId="35151C3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Comments</w:t>
            </w:r>
          </w:p>
          <w:p w14:paraId="05E7E14B" w14:textId="77777777" w:rsidR="00BA081D" w:rsidRDefault="00BA081D">
            <w:pPr>
              <w:spacing w:after="0" w:line="240" w:lineRule="auto"/>
              <w:jc w:val="both"/>
              <w:rPr>
                <w:rFonts w:ascii="Amasis MT Pro" w:hAnsi="Amasis MT Pro" w:cs="Times New Roman"/>
                <w:sz w:val="24"/>
                <w:szCs w:val="24"/>
              </w:rPr>
            </w:pPr>
          </w:p>
        </w:tc>
      </w:tr>
      <w:tr w:rsidR="00BA081D" w14:paraId="161DE9FC" w14:textId="77777777">
        <w:tc>
          <w:tcPr>
            <w:tcW w:w="2092" w:type="dxa"/>
          </w:tcPr>
          <w:p w14:paraId="333FE889" w14:textId="77777777" w:rsidR="00BA081D" w:rsidRDefault="00BA081D">
            <w:pPr>
              <w:spacing w:after="0" w:line="240" w:lineRule="auto"/>
              <w:jc w:val="both"/>
              <w:rPr>
                <w:rFonts w:ascii="Amasis MT Pro" w:hAnsi="Amasis MT Pro" w:cs="Times New Roman"/>
                <w:sz w:val="24"/>
                <w:szCs w:val="24"/>
              </w:rPr>
            </w:pPr>
          </w:p>
          <w:p w14:paraId="35C8A411" w14:textId="77777777" w:rsidR="00BA081D" w:rsidRDefault="00BA081D">
            <w:pPr>
              <w:spacing w:after="0" w:line="240" w:lineRule="auto"/>
              <w:jc w:val="both"/>
              <w:rPr>
                <w:rFonts w:ascii="Amasis MT Pro" w:hAnsi="Amasis MT Pro" w:cs="Times New Roman"/>
                <w:sz w:val="24"/>
                <w:szCs w:val="24"/>
              </w:rPr>
            </w:pPr>
          </w:p>
          <w:p w14:paraId="6D4AE0E9"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Board Executive Committee</w:t>
            </w:r>
          </w:p>
        </w:tc>
        <w:tc>
          <w:tcPr>
            <w:tcW w:w="4366" w:type="dxa"/>
          </w:tcPr>
          <w:p w14:paraId="6CA34872"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Review Quarterly Monitoring Statement</w:t>
            </w:r>
          </w:p>
          <w:p w14:paraId="4F1F3CB7" w14:textId="77777777" w:rsidR="00BA081D" w:rsidRDefault="00D119E4">
            <w:pPr>
              <w:pStyle w:val="ListParagraph"/>
              <w:numPr>
                <w:ilvl w:val="0"/>
                <w:numId w:val="79"/>
              </w:numPr>
              <w:spacing w:after="0" w:line="240" w:lineRule="auto"/>
              <w:jc w:val="both"/>
              <w:rPr>
                <w:rFonts w:ascii="Amasis MT Pro" w:hAnsi="Amasis MT Pro" w:cs="Times New Roman"/>
                <w:sz w:val="24"/>
                <w:szCs w:val="24"/>
              </w:rPr>
            </w:pPr>
            <w:r>
              <w:rPr>
                <w:rFonts w:ascii="Amasis MT Pro" w:hAnsi="Amasis MT Pro" w:cs="Times New Roman"/>
                <w:sz w:val="24"/>
                <w:szCs w:val="24"/>
              </w:rPr>
              <w:t>Review quarterly report.</w:t>
            </w:r>
          </w:p>
          <w:p w14:paraId="7C6929B2" w14:textId="77777777" w:rsidR="00BA081D" w:rsidRDefault="00D119E4">
            <w:pPr>
              <w:pStyle w:val="ListParagraph"/>
              <w:numPr>
                <w:ilvl w:val="0"/>
                <w:numId w:val="79"/>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the consistency of the report.</w:t>
            </w:r>
          </w:p>
          <w:p w14:paraId="69717D1C" w14:textId="77777777" w:rsidR="00BA081D" w:rsidRDefault="00D119E4">
            <w:pPr>
              <w:pStyle w:val="ListParagraph"/>
              <w:numPr>
                <w:ilvl w:val="0"/>
                <w:numId w:val="79"/>
              </w:numPr>
              <w:spacing w:after="0" w:line="240" w:lineRule="auto"/>
              <w:jc w:val="both"/>
              <w:rPr>
                <w:rFonts w:ascii="Amasis MT Pro" w:hAnsi="Amasis MT Pro" w:cs="Times New Roman"/>
                <w:sz w:val="24"/>
                <w:szCs w:val="24"/>
              </w:rPr>
            </w:pPr>
            <w:r>
              <w:rPr>
                <w:rFonts w:ascii="Amasis MT Pro" w:hAnsi="Amasis MT Pro" w:cs="Times New Roman"/>
                <w:sz w:val="24"/>
                <w:szCs w:val="24"/>
              </w:rPr>
              <w:t>Analyzes the relevance of the comments made.</w:t>
            </w:r>
          </w:p>
          <w:p w14:paraId="41D9874B" w14:textId="77777777" w:rsidR="00BA081D" w:rsidRDefault="00BA081D">
            <w:pPr>
              <w:spacing w:after="0" w:line="240" w:lineRule="auto"/>
              <w:jc w:val="both"/>
              <w:rPr>
                <w:rFonts w:ascii="Amasis MT Pro" w:hAnsi="Amasis MT Pro" w:cs="Times New Roman"/>
                <w:sz w:val="24"/>
                <w:szCs w:val="24"/>
              </w:rPr>
            </w:pPr>
          </w:p>
          <w:p w14:paraId="51282635" w14:textId="77777777" w:rsidR="00BA081D" w:rsidRDefault="00D119E4">
            <w:pPr>
              <w:pStyle w:val="ListParagraph"/>
              <w:numPr>
                <w:ilvl w:val="0"/>
                <w:numId w:val="79"/>
              </w:numPr>
              <w:spacing w:after="0" w:line="240" w:lineRule="auto"/>
              <w:jc w:val="both"/>
              <w:rPr>
                <w:rFonts w:ascii="Amasis MT Pro" w:hAnsi="Amasis MT Pro" w:cs="Times New Roman"/>
                <w:sz w:val="24"/>
                <w:szCs w:val="24"/>
              </w:rPr>
            </w:pPr>
            <w:r>
              <w:rPr>
                <w:rFonts w:ascii="Amasis MT Pro" w:hAnsi="Amasis MT Pro" w:cs="Times New Roman"/>
                <w:sz w:val="24"/>
                <w:szCs w:val="24"/>
              </w:rPr>
              <w:t>Provides comments as required.</w:t>
            </w:r>
          </w:p>
          <w:p w14:paraId="0C4E908E" w14:textId="77777777" w:rsidR="00BA081D" w:rsidRDefault="00D119E4">
            <w:pPr>
              <w:pStyle w:val="ListParagraph"/>
              <w:numPr>
                <w:ilvl w:val="0"/>
                <w:numId w:val="79"/>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Validates the report/statement and returns it to the Head of Finance/Finance via the Executive Director for archiving.</w:t>
            </w:r>
          </w:p>
          <w:p w14:paraId="3D0C4E22" w14:textId="77777777" w:rsidR="00BA081D" w:rsidRDefault="00BA081D">
            <w:pPr>
              <w:spacing w:after="0" w:line="240" w:lineRule="auto"/>
              <w:jc w:val="both"/>
              <w:rPr>
                <w:rFonts w:ascii="Amasis MT Pro" w:hAnsi="Amasis MT Pro" w:cs="Times New Roman"/>
                <w:b/>
                <w:bCs/>
                <w:sz w:val="24"/>
                <w:szCs w:val="24"/>
                <w:u w:val="single"/>
              </w:rPr>
            </w:pPr>
          </w:p>
        </w:tc>
        <w:tc>
          <w:tcPr>
            <w:tcW w:w="2892" w:type="dxa"/>
          </w:tcPr>
          <w:p w14:paraId="1C1E512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Quarterly budget execution report</w:t>
            </w:r>
          </w:p>
          <w:p w14:paraId="521D41F4"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w:t>
            </w:r>
            <w:proofErr w:type="spellStart"/>
            <w:r>
              <w:rPr>
                <w:rFonts w:ascii="Amasis MT Pro" w:hAnsi="Amasis MT Pro" w:cs="Times New Roman"/>
                <w:sz w:val="24"/>
                <w:szCs w:val="24"/>
              </w:rPr>
              <w:t>Quartely</w:t>
            </w:r>
            <w:proofErr w:type="spellEnd"/>
            <w:r>
              <w:rPr>
                <w:rFonts w:ascii="Amasis MT Pro" w:hAnsi="Amasis MT Pro" w:cs="Times New Roman"/>
                <w:sz w:val="24"/>
                <w:szCs w:val="24"/>
              </w:rPr>
              <w:t xml:space="preserve"> budget implementation statement/report)</w:t>
            </w:r>
          </w:p>
          <w:p w14:paraId="47780B3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Comments</w:t>
            </w:r>
          </w:p>
          <w:p w14:paraId="635384E3" w14:textId="77777777" w:rsidR="00BA081D" w:rsidRDefault="00BA081D">
            <w:pPr>
              <w:spacing w:after="0" w:line="240" w:lineRule="auto"/>
              <w:jc w:val="both"/>
              <w:rPr>
                <w:rFonts w:ascii="Amasis MT Pro" w:hAnsi="Amasis MT Pro" w:cs="Times New Roman"/>
                <w:sz w:val="24"/>
                <w:szCs w:val="24"/>
              </w:rPr>
            </w:pPr>
          </w:p>
        </w:tc>
      </w:tr>
      <w:tr w:rsidR="00BA081D" w14:paraId="449EF791" w14:textId="77777777">
        <w:trPr>
          <w:trHeight w:val="421"/>
        </w:trPr>
        <w:tc>
          <w:tcPr>
            <w:tcW w:w="9350" w:type="dxa"/>
            <w:gridSpan w:val="3"/>
            <w:shd w:val="clear" w:color="auto" w:fill="7F7F7F" w:themeFill="text1" w:themeFillTint="80"/>
          </w:tcPr>
          <w:p w14:paraId="14A62325" w14:textId="77777777" w:rsidR="00BA081D" w:rsidRDefault="00D119E4">
            <w:pPr>
              <w:spacing w:after="0" w:line="240" w:lineRule="auto"/>
              <w:jc w:val="both"/>
              <w:rPr>
                <w:rFonts w:ascii="Amasis MT Pro" w:hAnsi="Amasis MT Pro" w:cs="Times New Roman"/>
                <w:b/>
                <w:bCs/>
                <w:color w:val="FFFFFF" w:themeColor="background1"/>
                <w:sz w:val="24"/>
                <w:szCs w:val="24"/>
              </w:rPr>
            </w:pPr>
            <w:r>
              <w:rPr>
                <w:rFonts w:ascii="Amasis MT Pro" w:hAnsi="Amasis MT Pro" w:cs="Times New Roman"/>
                <w:b/>
                <w:bCs/>
                <w:color w:val="FFFFFF" w:themeColor="background1"/>
                <w:sz w:val="24"/>
                <w:szCs w:val="24"/>
              </w:rPr>
              <w:lastRenderedPageBreak/>
              <w:t>Quarterly or semi-annual monitoring</w:t>
            </w:r>
          </w:p>
        </w:tc>
      </w:tr>
      <w:tr w:rsidR="00BA081D" w14:paraId="67BF22AB" w14:textId="77777777">
        <w:tc>
          <w:tcPr>
            <w:tcW w:w="2092" w:type="dxa"/>
          </w:tcPr>
          <w:p w14:paraId="218C4733"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366" w:type="dxa"/>
          </w:tcPr>
          <w:p w14:paraId="1D943AFC"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892" w:type="dxa"/>
          </w:tcPr>
          <w:p w14:paraId="5AA785A6"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423AF4E9" w14:textId="77777777">
        <w:tc>
          <w:tcPr>
            <w:tcW w:w="2092" w:type="dxa"/>
          </w:tcPr>
          <w:p w14:paraId="2AA1F382" w14:textId="77777777" w:rsidR="00BA081D" w:rsidRDefault="00BA081D">
            <w:pPr>
              <w:spacing w:after="0" w:line="240" w:lineRule="auto"/>
              <w:jc w:val="both"/>
              <w:rPr>
                <w:rFonts w:ascii="Amasis MT Pro" w:hAnsi="Amasis MT Pro" w:cs="Times New Roman"/>
                <w:sz w:val="24"/>
                <w:szCs w:val="24"/>
              </w:rPr>
            </w:pPr>
          </w:p>
          <w:p w14:paraId="22077F98"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Accountant</w:t>
            </w:r>
          </w:p>
        </w:tc>
        <w:tc>
          <w:tcPr>
            <w:tcW w:w="4366" w:type="dxa"/>
          </w:tcPr>
          <w:p w14:paraId="14B6BAFF" w14:textId="77777777" w:rsidR="00BA081D" w:rsidRDefault="00D119E4">
            <w:pPr>
              <w:pStyle w:val="ListParagraph"/>
              <w:numPr>
                <w:ilvl w:val="0"/>
                <w:numId w:val="80"/>
              </w:numPr>
              <w:spacing w:after="0" w:line="240" w:lineRule="auto"/>
              <w:jc w:val="both"/>
              <w:rPr>
                <w:rFonts w:ascii="Amasis MT Pro" w:hAnsi="Amasis MT Pro" w:cs="Times New Roman"/>
                <w:sz w:val="24"/>
                <w:szCs w:val="24"/>
              </w:rPr>
            </w:pPr>
            <w:r>
              <w:rPr>
                <w:rFonts w:ascii="Amasis MT Pro" w:hAnsi="Amasis MT Pro" w:cs="Times New Roman"/>
                <w:sz w:val="24"/>
                <w:szCs w:val="24"/>
              </w:rPr>
              <w:t>Prepares the quarterly or half-yearly monitoring report that he/she submits to the Head of Finance Department.</w:t>
            </w:r>
          </w:p>
          <w:p w14:paraId="413074C5" w14:textId="77777777" w:rsidR="00BA081D" w:rsidRDefault="00D119E4">
            <w:pPr>
              <w:pStyle w:val="ListParagraph"/>
              <w:numPr>
                <w:ilvl w:val="0"/>
                <w:numId w:val="80"/>
              </w:numPr>
              <w:spacing w:after="0" w:line="240" w:lineRule="auto"/>
              <w:jc w:val="both"/>
              <w:rPr>
                <w:rFonts w:ascii="Amasis MT Pro" w:hAnsi="Amasis MT Pro" w:cs="Times New Roman"/>
                <w:sz w:val="24"/>
                <w:szCs w:val="24"/>
              </w:rPr>
            </w:pPr>
            <w:r>
              <w:rPr>
                <w:rFonts w:ascii="Amasis MT Pro" w:hAnsi="Amasis MT Pro" w:cs="Times New Roman"/>
                <w:sz w:val="24"/>
                <w:szCs w:val="24"/>
              </w:rPr>
              <w:t>Provides the necessary comments that may justify the consumption of the budget.</w:t>
            </w:r>
          </w:p>
        </w:tc>
        <w:tc>
          <w:tcPr>
            <w:tcW w:w="2892" w:type="dxa"/>
          </w:tcPr>
          <w:p w14:paraId="7AFC82E1"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Quarterly Budget</w:t>
            </w:r>
          </w:p>
          <w:p w14:paraId="4435DF5C"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Implementation</w:t>
            </w:r>
          </w:p>
          <w:p w14:paraId="61C69C5E"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Report </w:t>
            </w:r>
          </w:p>
          <w:p w14:paraId="1B69BB1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Semi-Annual Budget Implementation Report/statement</w:t>
            </w:r>
          </w:p>
        </w:tc>
      </w:tr>
      <w:tr w:rsidR="00BA081D" w14:paraId="6427F2B0" w14:textId="77777777">
        <w:trPr>
          <w:trHeight w:val="1970"/>
        </w:trPr>
        <w:tc>
          <w:tcPr>
            <w:tcW w:w="2092" w:type="dxa"/>
          </w:tcPr>
          <w:p w14:paraId="6AD27824" w14:textId="77777777" w:rsidR="00BA081D" w:rsidRDefault="00BA081D">
            <w:pPr>
              <w:spacing w:after="0" w:line="240" w:lineRule="auto"/>
              <w:jc w:val="both"/>
              <w:rPr>
                <w:rFonts w:ascii="Amasis MT Pro" w:hAnsi="Amasis MT Pro" w:cs="Times New Roman"/>
                <w:sz w:val="24"/>
                <w:szCs w:val="24"/>
              </w:rPr>
            </w:pPr>
          </w:p>
          <w:p w14:paraId="2757F3B1"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w:t>
            </w:r>
          </w:p>
        </w:tc>
        <w:tc>
          <w:tcPr>
            <w:tcW w:w="4366" w:type="dxa"/>
          </w:tcPr>
          <w:p w14:paraId="742C9574" w14:textId="77777777" w:rsidR="00BA081D" w:rsidRDefault="00D119E4">
            <w:pPr>
              <w:pStyle w:val="ListParagraph"/>
              <w:numPr>
                <w:ilvl w:val="0"/>
                <w:numId w:val="81"/>
              </w:numPr>
              <w:spacing w:after="0" w:line="240" w:lineRule="auto"/>
              <w:jc w:val="both"/>
              <w:rPr>
                <w:rFonts w:ascii="Amasis MT Pro" w:hAnsi="Amasis MT Pro" w:cs="Times New Roman"/>
                <w:sz w:val="24"/>
                <w:szCs w:val="24"/>
              </w:rPr>
            </w:pPr>
            <w:r>
              <w:rPr>
                <w:rFonts w:ascii="Amasis MT Pro" w:hAnsi="Amasis MT Pro" w:cs="Times New Roman"/>
                <w:sz w:val="24"/>
                <w:szCs w:val="24"/>
              </w:rPr>
              <w:t>Takes note of the quarterly or half-yearly status.</w:t>
            </w:r>
          </w:p>
          <w:p w14:paraId="6D6E8045" w14:textId="77777777" w:rsidR="00BA081D" w:rsidRDefault="00D119E4">
            <w:pPr>
              <w:pStyle w:val="ListParagraph"/>
              <w:numPr>
                <w:ilvl w:val="0"/>
                <w:numId w:val="81"/>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the consistency of the quarterly monitoring report.</w:t>
            </w:r>
          </w:p>
          <w:p w14:paraId="433BBE18" w14:textId="77777777" w:rsidR="00BA081D" w:rsidRDefault="00D119E4">
            <w:pPr>
              <w:pStyle w:val="ListParagraph"/>
              <w:numPr>
                <w:ilvl w:val="0"/>
                <w:numId w:val="81"/>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in the absence of observations, to the Executive Director.</w:t>
            </w:r>
          </w:p>
        </w:tc>
        <w:tc>
          <w:tcPr>
            <w:tcW w:w="2892" w:type="dxa"/>
          </w:tcPr>
          <w:p w14:paraId="65F86F44"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Quarterly Budget</w:t>
            </w:r>
          </w:p>
          <w:p w14:paraId="06D167A9"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Implementation</w:t>
            </w:r>
          </w:p>
          <w:p w14:paraId="2A827DB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Report </w:t>
            </w:r>
          </w:p>
          <w:p w14:paraId="6B1D753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Semi-Annual Budget Implementation Report/statement</w:t>
            </w:r>
          </w:p>
        </w:tc>
      </w:tr>
      <w:tr w:rsidR="00BA081D" w14:paraId="7C7069FF" w14:textId="77777777">
        <w:tc>
          <w:tcPr>
            <w:tcW w:w="2092" w:type="dxa"/>
          </w:tcPr>
          <w:p w14:paraId="6B962D11"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Executive Director/</w:t>
            </w:r>
          </w:p>
          <w:p w14:paraId="7B4BCAED"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Chairman</w:t>
            </w:r>
          </w:p>
        </w:tc>
        <w:tc>
          <w:tcPr>
            <w:tcW w:w="4366" w:type="dxa"/>
          </w:tcPr>
          <w:p w14:paraId="25B4D9B7" w14:textId="77777777" w:rsidR="00BA081D" w:rsidRDefault="00D119E4">
            <w:pPr>
              <w:pStyle w:val="ListParagraph"/>
              <w:numPr>
                <w:ilvl w:val="0"/>
                <w:numId w:val="82"/>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quarterly or semi-annual monitoring report.</w:t>
            </w:r>
          </w:p>
          <w:p w14:paraId="2610FF73" w14:textId="77777777" w:rsidR="00BA081D" w:rsidRDefault="00D119E4">
            <w:pPr>
              <w:pStyle w:val="ListParagraph"/>
              <w:numPr>
                <w:ilvl w:val="0"/>
                <w:numId w:val="82"/>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Shares this report with the Board Committee for analysis via the Chairman.</w:t>
            </w:r>
          </w:p>
          <w:p w14:paraId="75249A91" w14:textId="77777777" w:rsidR="00BA081D" w:rsidRDefault="00BA081D">
            <w:pPr>
              <w:spacing w:after="0" w:line="240" w:lineRule="auto"/>
              <w:jc w:val="both"/>
              <w:rPr>
                <w:rFonts w:ascii="Amasis MT Pro" w:hAnsi="Amasis MT Pro" w:cs="Times New Roman"/>
                <w:sz w:val="24"/>
                <w:szCs w:val="24"/>
              </w:rPr>
            </w:pPr>
          </w:p>
        </w:tc>
        <w:tc>
          <w:tcPr>
            <w:tcW w:w="2892" w:type="dxa"/>
          </w:tcPr>
          <w:p w14:paraId="184AAAE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Quarterly Budget</w:t>
            </w:r>
          </w:p>
          <w:p w14:paraId="038C48D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Implementation</w:t>
            </w:r>
          </w:p>
          <w:p w14:paraId="37D38540"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Report </w:t>
            </w:r>
          </w:p>
          <w:p w14:paraId="48ABA89D"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Semi-Annual Budget Implementation Report/statement</w:t>
            </w:r>
          </w:p>
        </w:tc>
      </w:tr>
      <w:tr w:rsidR="00BA081D" w14:paraId="5955ECB0" w14:textId="77777777">
        <w:tc>
          <w:tcPr>
            <w:tcW w:w="2092" w:type="dxa"/>
          </w:tcPr>
          <w:p w14:paraId="7F9F491A" w14:textId="77777777" w:rsidR="00BA081D" w:rsidRDefault="00BA081D">
            <w:pPr>
              <w:spacing w:after="0" w:line="240" w:lineRule="auto"/>
              <w:jc w:val="both"/>
              <w:rPr>
                <w:rFonts w:ascii="Amasis MT Pro" w:hAnsi="Amasis MT Pro" w:cs="Times New Roman"/>
                <w:sz w:val="24"/>
                <w:szCs w:val="24"/>
              </w:rPr>
            </w:pPr>
          </w:p>
          <w:p w14:paraId="1CC47930"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Board Committee</w:t>
            </w:r>
          </w:p>
        </w:tc>
        <w:tc>
          <w:tcPr>
            <w:tcW w:w="4366" w:type="dxa"/>
          </w:tcPr>
          <w:p w14:paraId="3869DAF7" w14:textId="77777777" w:rsidR="00BA081D" w:rsidRDefault="00D119E4">
            <w:pPr>
              <w:pStyle w:val="ListParagraph"/>
              <w:numPr>
                <w:ilvl w:val="0"/>
                <w:numId w:val="83"/>
              </w:numPr>
              <w:spacing w:after="0" w:line="240" w:lineRule="auto"/>
              <w:jc w:val="both"/>
              <w:rPr>
                <w:rFonts w:ascii="Amasis MT Pro" w:hAnsi="Amasis MT Pro" w:cs="Times New Roman"/>
                <w:sz w:val="24"/>
                <w:szCs w:val="24"/>
              </w:rPr>
            </w:pPr>
            <w:r>
              <w:rPr>
                <w:rFonts w:ascii="Amasis MT Pro" w:hAnsi="Amasis MT Pro" w:cs="Times New Roman"/>
                <w:sz w:val="24"/>
                <w:szCs w:val="24"/>
              </w:rPr>
              <w:t>Read the quarterly monitoring report.</w:t>
            </w:r>
          </w:p>
          <w:p w14:paraId="5001F5DE" w14:textId="77777777" w:rsidR="00BA081D" w:rsidRDefault="00D119E4">
            <w:pPr>
              <w:pStyle w:val="ListParagraph"/>
              <w:numPr>
                <w:ilvl w:val="0"/>
                <w:numId w:val="83"/>
              </w:numPr>
              <w:spacing w:after="0" w:line="240" w:lineRule="auto"/>
              <w:jc w:val="both"/>
              <w:rPr>
                <w:rFonts w:ascii="Amasis MT Pro" w:hAnsi="Amasis MT Pro" w:cs="Times New Roman"/>
                <w:sz w:val="24"/>
                <w:szCs w:val="24"/>
              </w:rPr>
            </w:pPr>
            <w:r>
              <w:rPr>
                <w:rFonts w:ascii="Amasis MT Pro" w:hAnsi="Amasis MT Pro" w:cs="Times New Roman"/>
                <w:sz w:val="24"/>
                <w:szCs w:val="24"/>
              </w:rPr>
              <w:t>Review quarterly or semi-annually the status of implementation of the amended AAP and the financial statement.</w:t>
            </w:r>
          </w:p>
          <w:p w14:paraId="76423211" w14:textId="77777777" w:rsidR="00BA081D" w:rsidRDefault="00D119E4">
            <w:pPr>
              <w:pStyle w:val="ListParagraph"/>
              <w:numPr>
                <w:ilvl w:val="0"/>
                <w:numId w:val="83"/>
              </w:numPr>
              <w:spacing w:after="0" w:line="240" w:lineRule="auto"/>
              <w:jc w:val="both"/>
              <w:rPr>
                <w:rFonts w:ascii="Amasis MT Pro" w:hAnsi="Amasis MT Pro" w:cs="Times New Roman"/>
                <w:sz w:val="24"/>
                <w:szCs w:val="24"/>
              </w:rPr>
            </w:pPr>
            <w:r>
              <w:rPr>
                <w:rFonts w:ascii="Amasis MT Pro" w:hAnsi="Amasis MT Pro" w:cs="Times New Roman"/>
                <w:sz w:val="24"/>
                <w:szCs w:val="24"/>
              </w:rPr>
              <w:t>Analyze the consistency and relevance of the reports.</w:t>
            </w:r>
          </w:p>
          <w:p w14:paraId="6487B002" w14:textId="77777777" w:rsidR="00BA081D" w:rsidRDefault="00D119E4">
            <w:pPr>
              <w:pStyle w:val="ListParagraph"/>
              <w:numPr>
                <w:ilvl w:val="0"/>
                <w:numId w:val="83"/>
              </w:numPr>
              <w:spacing w:after="0" w:line="240" w:lineRule="auto"/>
              <w:jc w:val="both"/>
              <w:rPr>
                <w:rFonts w:ascii="Amasis MT Pro" w:hAnsi="Amasis MT Pro" w:cs="Times New Roman"/>
                <w:sz w:val="24"/>
                <w:szCs w:val="24"/>
              </w:rPr>
            </w:pPr>
            <w:r>
              <w:rPr>
                <w:rFonts w:ascii="Amasis MT Pro" w:hAnsi="Amasis MT Pro" w:cs="Times New Roman"/>
                <w:sz w:val="24"/>
                <w:szCs w:val="24"/>
              </w:rPr>
              <w:t>Provide comments as necessary.</w:t>
            </w:r>
          </w:p>
          <w:p w14:paraId="4478240D" w14:textId="77777777" w:rsidR="00BA081D" w:rsidRDefault="00D119E4">
            <w:pPr>
              <w:pStyle w:val="ListParagraph"/>
              <w:numPr>
                <w:ilvl w:val="0"/>
                <w:numId w:val="83"/>
              </w:numPr>
              <w:spacing w:after="0" w:line="240" w:lineRule="auto"/>
              <w:jc w:val="both"/>
              <w:rPr>
                <w:rFonts w:ascii="Amasis MT Pro" w:hAnsi="Amasis MT Pro" w:cs="Times New Roman"/>
                <w:sz w:val="24"/>
                <w:szCs w:val="24"/>
              </w:rPr>
            </w:pPr>
            <w:r>
              <w:rPr>
                <w:rFonts w:ascii="Amasis MT Pro" w:hAnsi="Amasis MT Pro" w:cs="Times New Roman"/>
                <w:sz w:val="24"/>
                <w:szCs w:val="24"/>
              </w:rPr>
              <w:t>Validate the quarterly or semi-annual monitoring statement.</w:t>
            </w:r>
          </w:p>
          <w:p w14:paraId="500BF311"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The Board returns the statement to the Executive Director via the Chairman for archiving.</w:t>
            </w:r>
          </w:p>
          <w:p w14:paraId="7578C60A" w14:textId="77777777" w:rsidR="00BA081D" w:rsidRDefault="00BA081D">
            <w:pPr>
              <w:spacing w:after="0" w:line="240" w:lineRule="auto"/>
              <w:jc w:val="both"/>
              <w:rPr>
                <w:rFonts w:ascii="Amasis MT Pro" w:hAnsi="Amasis MT Pro" w:cs="Times New Roman"/>
                <w:sz w:val="24"/>
                <w:szCs w:val="24"/>
              </w:rPr>
            </w:pPr>
          </w:p>
        </w:tc>
        <w:tc>
          <w:tcPr>
            <w:tcW w:w="2892" w:type="dxa"/>
          </w:tcPr>
          <w:p w14:paraId="355258EE" w14:textId="77777777" w:rsidR="00BA081D" w:rsidRDefault="00BA081D">
            <w:pPr>
              <w:spacing w:after="0" w:line="240" w:lineRule="auto"/>
              <w:jc w:val="both"/>
              <w:rPr>
                <w:rFonts w:ascii="Amasis MT Pro" w:hAnsi="Amasis MT Pro" w:cs="Times New Roman"/>
                <w:sz w:val="24"/>
                <w:szCs w:val="24"/>
              </w:rPr>
            </w:pPr>
          </w:p>
          <w:p w14:paraId="332A807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Quarterly Budget</w:t>
            </w:r>
          </w:p>
          <w:p w14:paraId="00906068"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Implementation</w:t>
            </w:r>
          </w:p>
          <w:p w14:paraId="3DCF283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Report </w:t>
            </w:r>
          </w:p>
          <w:p w14:paraId="4F465C7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Semi-Annual Budget Implementation Report/statement</w:t>
            </w:r>
          </w:p>
        </w:tc>
      </w:tr>
      <w:tr w:rsidR="00BA081D" w14:paraId="74980DAF" w14:textId="77777777">
        <w:trPr>
          <w:trHeight w:val="390"/>
        </w:trPr>
        <w:tc>
          <w:tcPr>
            <w:tcW w:w="9350" w:type="dxa"/>
            <w:gridSpan w:val="3"/>
            <w:shd w:val="clear" w:color="auto" w:fill="548DD4" w:themeFill="text2" w:themeFillTint="99"/>
          </w:tcPr>
          <w:p w14:paraId="50660343"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color w:val="FFFFFF" w:themeColor="background1"/>
                <w:sz w:val="24"/>
                <w:szCs w:val="24"/>
              </w:rPr>
              <w:t>Bank account management</w:t>
            </w:r>
          </w:p>
        </w:tc>
      </w:tr>
      <w:tr w:rsidR="00BA081D" w14:paraId="48DBE50F" w14:textId="77777777">
        <w:trPr>
          <w:trHeight w:val="291"/>
        </w:trPr>
        <w:tc>
          <w:tcPr>
            <w:tcW w:w="9350" w:type="dxa"/>
            <w:gridSpan w:val="3"/>
            <w:shd w:val="clear" w:color="auto" w:fill="7F7F7F" w:themeFill="text1" w:themeFillTint="80"/>
          </w:tcPr>
          <w:p w14:paraId="0851E571" w14:textId="77777777" w:rsidR="00BA081D" w:rsidRDefault="00D119E4">
            <w:pPr>
              <w:spacing w:after="0" w:line="240" w:lineRule="auto"/>
              <w:jc w:val="both"/>
              <w:rPr>
                <w:rFonts w:ascii="Amasis MT Pro" w:hAnsi="Amasis MT Pro" w:cs="Times New Roman"/>
                <w:b/>
                <w:bCs/>
                <w:color w:val="FFFFFF" w:themeColor="background1"/>
                <w:sz w:val="24"/>
                <w:szCs w:val="24"/>
              </w:rPr>
            </w:pPr>
            <w:r>
              <w:rPr>
                <w:rFonts w:ascii="Amasis MT Pro" w:hAnsi="Amasis MT Pro" w:cs="Times New Roman"/>
                <w:b/>
                <w:bCs/>
                <w:color w:val="FFFFFF" w:themeColor="background1"/>
                <w:sz w:val="24"/>
                <w:szCs w:val="24"/>
              </w:rPr>
              <w:t>Cash inflow/inflow of funds</w:t>
            </w:r>
          </w:p>
        </w:tc>
      </w:tr>
      <w:tr w:rsidR="00BA081D" w14:paraId="794C2D41" w14:textId="77777777">
        <w:tc>
          <w:tcPr>
            <w:tcW w:w="2092" w:type="dxa"/>
          </w:tcPr>
          <w:p w14:paraId="36EF5574"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366" w:type="dxa"/>
          </w:tcPr>
          <w:p w14:paraId="16AE174A"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892" w:type="dxa"/>
          </w:tcPr>
          <w:p w14:paraId="2FC024AF"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4FEDDEB7" w14:textId="77777777">
        <w:tc>
          <w:tcPr>
            <w:tcW w:w="2092" w:type="dxa"/>
          </w:tcPr>
          <w:p w14:paraId="7A711517"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w:t>
            </w:r>
          </w:p>
        </w:tc>
        <w:tc>
          <w:tcPr>
            <w:tcW w:w="4366" w:type="dxa"/>
          </w:tcPr>
          <w:p w14:paraId="5F430492" w14:textId="77777777" w:rsidR="00BA081D" w:rsidRDefault="00D119E4">
            <w:pPr>
              <w:pStyle w:val="ListParagraph"/>
              <w:numPr>
                <w:ilvl w:val="0"/>
                <w:numId w:val="84"/>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Receives the </w:t>
            </w:r>
            <w:proofErr w:type="spellStart"/>
            <w:r>
              <w:rPr>
                <w:rFonts w:ascii="Amasis MT Pro" w:hAnsi="Amasis MT Pro" w:cs="Times New Roman"/>
                <w:sz w:val="24"/>
                <w:szCs w:val="24"/>
              </w:rPr>
              <w:t>cheque</w:t>
            </w:r>
            <w:proofErr w:type="spellEnd"/>
            <w:r>
              <w:rPr>
                <w:rFonts w:ascii="Amasis MT Pro" w:hAnsi="Amasis MT Pro" w:cs="Times New Roman"/>
                <w:sz w:val="24"/>
                <w:szCs w:val="24"/>
              </w:rPr>
              <w:t xml:space="preserve"> or credit notification from the bank.</w:t>
            </w:r>
          </w:p>
          <w:p w14:paraId="29134090" w14:textId="77777777" w:rsidR="00BA081D" w:rsidRDefault="00D119E4">
            <w:pPr>
              <w:pStyle w:val="ListParagraph"/>
              <w:numPr>
                <w:ilvl w:val="0"/>
                <w:numId w:val="84"/>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Checks the consistency between the notice or check and the file concerned.</w:t>
            </w:r>
          </w:p>
          <w:p w14:paraId="62A0A0E3" w14:textId="77777777" w:rsidR="00BA081D" w:rsidRDefault="00D119E4">
            <w:pPr>
              <w:pStyle w:val="ListParagraph"/>
              <w:numPr>
                <w:ilvl w:val="0"/>
                <w:numId w:val="84"/>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the accuracy of the amount.</w:t>
            </w:r>
          </w:p>
          <w:p w14:paraId="474916B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In the absence of any observations, signs and sends the file to the accountant for posting.</w:t>
            </w:r>
          </w:p>
          <w:p w14:paraId="59F9DDD9" w14:textId="77777777" w:rsidR="00BA081D" w:rsidRDefault="00BA081D">
            <w:pPr>
              <w:spacing w:after="0" w:line="240" w:lineRule="auto"/>
              <w:jc w:val="both"/>
              <w:rPr>
                <w:rFonts w:ascii="Amasis MT Pro" w:hAnsi="Amasis MT Pro" w:cs="Times New Roman"/>
                <w:sz w:val="24"/>
                <w:szCs w:val="24"/>
              </w:rPr>
            </w:pPr>
          </w:p>
        </w:tc>
        <w:tc>
          <w:tcPr>
            <w:tcW w:w="2892" w:type="dxa"/>
          </w:tcPr>
          <w:p w14:paraId="61C0A678" w14:textId="77777777" w:rsidR="00BA081D" w:rsidRDefault="00BA081D">
            <w:pPr>
              <w:spacing w:after="0" w:line="240" w:lineRule="auto"/>
              <w:jc w:val="both"/>
              <w:rPr>
                <w:rFonts w:ascii="Amasis MT Pro" w:hAnsi="Amasis MT Pro" w:cs="Times New Roman"/>
                <w:sz w:val="24"/>
                <w:szCs w:val="24"/>
              </w:rPr>
            </w:pPr>
          </w:p>
          <w:p w14:paraId="36BF453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Check </w:t>
            </w:r>
          </w:p>
          <w:p w14:paraId="62CF90A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Credit notification</w:t>
            </w:r>
          </w:p>
        </w:tc>
      </w:tr>
      <w:tr w:rsidR="00BA081D" w14:paraId="7348C34C" w14:textId="77777777">
        <w:trPr>
          <w:trHeight w:val="2024"/>
        </w:trPr>
        <w:tc>
          <w:tcPr>
            <w:tcW w:w="2092" w:type="dxa"/>
          </w:tcPr>
          <w:p w14:paraId="7385F037"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Accountant</w:t>
            </w:r>
          </w:p>
        </w:tc>
        <w:tc>
          <w:tcPr>
            <w:tcW w:w="4366" w:type="dxa"/>
          </w:tcPr>
          <w:p w14:paraId="745D50BC" w14:textId="77777777" w:rsidR="00BA081D" w:rsidRDefault="00D119E4">
            <w:pPr>
              <w:pStyle w:val="ListParagraph"/>
              <w:numPr>
                <w:ilvl w:val="0"/>
                <w:numId w:val="85"/>
              </w:numPr>
              <w:spacing w:after="0" w:line="240" w:lineRule="auto"/>
              <w:jc w:val="both"/>
              <w:rPr>
                <w:rFonts w:ascii="Amasis MT Pro" w:hAnsi="Amasis MT Pro" w:cs="Times New Roman"/>
                <w:sz w:val="24"/>
                <w:szCs w:val="24"/>
              </w:rPr>
            </w:pPr>
            <w:r>
              <w:rPr>
                <w:rFonts w:ascii="Amasis MT Pro" w:hAnsi="Amasis MT Pro" w:cs="Times New Roman"/>
                <w:sz w:val="24"/>
                <w:szCs w:val="24"/>
              </w:rPr>
              <w:t>Posts the revenue in the bank journals.</w:t>
            </w:r>
          </w:p>
          <w:p w14:paraId="3AEF25B9" w14:textId="77777777" w:rsidR="00BA081D" w:rsidRDefault="00D119E4">
            <w:pPr>
              <w:pStyle w:val="ListParagraph"/>
              <w:numPr>
                <w:ilvl w:val="0"/>
                <w:numId w:val="85"/>
              </w:numPr>
              <w:spacing w:after="0" w:line="240" w:lineRule="auto"/>
              <w:jc w:val="both"/>
              <w:rPr>
                <w:rFonts w:ascii="Amasis MT Pro" w:hAnsi="Amasis MT Pro" w:cs="Times New Roman"/>
                <w:sz w:val="24"/>
                <w:szCs w:val="24"/>
              </w:rPr>
            </w:pPr>
            <w:r>
              <w:rPr>
                <w:rFonts w:ascii="Amasis MT Pro" w:hAnsi="Amasis MT Pro" w:cs="Times New Roman"/>
                <w:sz w:val="24"/>
                <w:szCs w:val="24"/>
              </w:rPr>
              <w:t>Also records the receipt of funds in the revenue ledger.</w:t>
            </w:r>
          </w:p>
          <w:p w14:paraId="0386F391" w14:textId="77777777" w:rsidR="00BA081D" w:rsidRDefault="00D119E4">
            <w:pPr>
              <w:pStyle w:val="ListParagraph"/>
              <w:numPr>
                <w:ilvl w:val="0"/>
                <w:numId w:val="85"/>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check to the bank against a release on the copy by the courier.</w:t>
            </w:r>
          </w:p>
        </w:tc>
        <w:tc>
          <w:tcPr>
            <w:tcW w:w="2892" w:type="dxa"/>
          </w:tcPr>
          <w:p w14:paraId="6B3AAE7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Check </w:t>
            </w:r>
          </w:p>
          <w:p w14:paraId="4544965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Credit notification</w:t>
            </w:r>
          </w:p>
        </w:tc>
      </w:tr>
      <w:tr w:rsidR="00BA081D" w14:paraId="4AE06E96" w14:textId="77777777">
        <w:trPr>
          <w:trHeight w:val="291"/>
        </w:trPr>
        <w:tc>
          <w:tcPr>
            <w:tcW w:w="9350" w:type="dxa"/>
            <w:gridSpan w:val="3"/>
            <w:shd w:val="clear" w:color="auto" w:fill="7F7F7F" w:themeFill="text1" w:themeFillTint="80"/>
          </w:tcPr>
          <w:p w14:paraId="49793B30" w14:textId="77777777" w:rsidR="00BA081D" w:rsidRDefault="00D119E4">
            <w:pPr>
              <w:spacing w:after="0" w:line="240" w:lineRule="auto"/>
              <w:jc w:val="both"/>
              <w:rPr>
                <w:rFonts w:ascii="Amasis MT Pro" w:hAnsi="Amasis MT Pro" w:cs="Times New Roman"/>
                <w:b/>
                <w:bCs/>
                <w:color w:val="FFFFFF" w:themeColor="background1"/>
                <w:sz w:val="24"/>
                <w:szCs w:val="24"/>
              </w:rPr>
            </w:pPr>
            <w:r>
              <w:rPr>
                <w:rFonts w:ascii="Amasis MT Pro" w:hAnsi="Amasis MT Pro" w:cs="Times New Roman"/>
                <w:b/>
                <w:bCs/>
                <w:color w:val="FFFFFF" w:themeColor="background1"/>
                <w:sz w:val="24"/>
                <w:szCs w:val="24"/>
              </w:rPr>
              <w:t xml:space="preserve">Cash outflow </w:t>
            </w:r>
          </w:p>
        </w:tc>
      </w:tr>
      <w:tr w:rsidR="00BA081D" w14:paraId="1D27761A" w14:textId="77777777">
        <w:tc>
          <w:tcPr>
            <w:tcW w:w="2092" w:type="dxa"/>
          </w:tcPr>
          <w:p w14:paraId="1EFF5BA4"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366" w:type="dxa"/>
          </w:tcPr>
          <w:p w14:paraId="456B72AD"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892" w:type="dxa"/>
          </w:tcPr>
          <w:p w14:paraId="461B375B"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2BB4C732" w14:textId="77777777">
        <w:tc>
          <w:tcPr>
            <w:tcW w:w="2092" w:type="dxa"/>
          </w:tcPr>
          <w:p w14:paraId="0DEA875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Accountant</w:t>
            </w:r>
          </w:p>
        </w:tc>
        <w:tc>
          <w:tcPr>
            <w:tcW w:w="4366" w:type="dxa"/>
          </w:tcPr>
          <w:p w14:paraId="79569115" w14:textId="77777777" w:rsidR="00BA081D" w:rsidRDefault="00D119E4">
            <w:pPr>
              <w:pStyle w:val="ListParagraph"/>
              <w:numPr>
                <w:ilvl w:val="0"/>
                <w:numId w:val="86"/>
              </w:numPr>
              <w:spacing w:after="0" w:line="240" w:lineRule="auto"/>
              <w:jc w:val="both"/>
              <w:rPr>
                <w:rFonts w:ascii="Amasis MT Pro" w:hAnsi="Amasis MT Pro" w:cs="Times New Roman"/>
                <w:sz w:val="24"/>
                <w:szCs w:val="24"/>
              </w:rPr>
            </w:pPr>
            <w:r>
              <w:rPr>
                <w:rFonts w:ascii="Amasis MT Pro" w:hAnsi="Amasis MT Pro" w:cs="Times New Roman"/>
                <w:sz w:val="24"/>
                <w:szCs w:val="24"/>
              </w:rPr>
              <w:t>Upon receipt of the invoice from the supplier, draws up the check or transfer order.</w:t>
            </w:r>
          </w:p>
          <w:p w14:paraId="0908BE3B" w14:textId="77777777" w:rsidR="00BA081D" w:rsidRDefault="00D119E4">
            <w:pPr>
              <w:pStyle w:val="ListParagraph"/>
              <w:numPr>
                <w:ilvl w:val="0"/>
                <w:numId w:val="86"/>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check or transfer order as well as the invoice to the Head of Finance.</w:t>
            </w:r>
          </w:p>
        </w:tc>
        <w:tc>
          <w:tcPr>
            <w:tcW w:w="2892" w:type="dxa"/>
          </w:tcPr>
          <w:p w14:paraId="2F768A9E"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Vendor/Supplier invoice </w:t>
            </w:r>
          </w:p>
          <w:p w14:paraId="71B0972D"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Payment instrument/</w:t>
            </w:r>
            <w:proofErr w:type="spellStart"/>
            <w:r>
              <w:rPr>
                <w:rFonts w:ascii="Amasis MT Pro" w:hAnsi="Amasis MT Pro" w:cs="Times New Roman"/>
                <w:sz w:val="24"/>
                <w:szCs w:val="24"/>
              </w:rPr>
              <w:t>cheque</w:t>
            </w:r>
            <w:proofErr w:type="spellEnd"/>
          </w:p>
          <w:p w14:paraId="1EA49A00" w14:textId="77777777" w:rsidR="00BA081D" w:rsidRDefault="00BA081D">
            <w:pPr>
              <w:spacing w:after="0" w:line="240" w:lineRule="auto"/>
              <w:jc w:val="both"/>
              <w:rPr>
                <w:rFonts w:ascii="Amasis MT Pro" w:hAnsi="Amasis MT Pro" w:cs="Times New Roman"/>
                <w:sz w:val="24"/>
                <w:szCs w:val="24"/>
              </w:rPr>
            </w:pPr>
          </w:p>
        </w:tc>
      </w:tr>
      <w:tr w:rsidR="00BA081D" w14:paraId="79239E57" w14:textId="77777777">
        <w:tc>
          <w:tcPr>
            <w:tcW w:w="2092" w:type="dxa"/>
          </w:tcPr>
          <w:p w14:paraId="514A90C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w:t>
            </w:r>
          </w:p>
        </w:tc>
        <w:tc>
          <w:tcPr>
            <w:tcW w:w="4366" w:type="dxa"/>
          </w:tcPr>
          <w:p w14:paraId="34A1AE76" w14:textId="77777777" w:rsidR="00BA081D" w:rsidRDefault="00D119E4">
            <w:pPr>
              <w:pStyle w:val="ListParagraph"/>
              <w:numPr>
                <w:ilvl w:val="0"/>
                <w:numId w:val="87"/>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check or transfer order as well as the invoice.</w:t>
            </w:r>
          </w:p>
          <w:p w14:paraId="39AEC23B" w14:textId="77777777" w:rsidR="00BA081D" w:rsidRDefault="00D119E4">
            <w:pPr>
              <w:pStyle w:val="ListParagraph"/>
              <w:numPr>
                <w:ilvl w:val="0"/>
                <w:numId w:val="87"/>
              </w:numPr>
              <w:spacing w:after="0" w:line="240" w:lineRule="auto"/>
              <w:jc w:val="both"/>
              <w:rPr>
                <w:rFonts w:ascii="Amasis MT Pro" w:hAnsi="Amasis MT Pro" w:cs="Times New Roman"/>
                <w:sz w:val="24"/>
                <w:szCs w:val="24"/>
              </w:rPr>
            </w:pPr>
            <w:r>
              <w:rPr>
                <w:rFonts w:ascii="Amasis MT Pro" w:hAnsi="Amasis MT Pro" w:cs="Times New Roman"/>
                <w:sz w:val="24"/>
                <w:szCs w:val="24"/>
              </w:rPr>
              <w:t>Performs a conformity check between the invoice and the payment instrument.</w:t>
            </w:r>
          </w:p>
          <w:p w14:paraId="005E115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If there is no observation, signs the instrument and sends it to the Executive Director and the Chairman for countersignature.</w:t>
            </w:r>
          </w:p>
        </w:tc>
        <w:tc>
          <w:tcPr>
            <w:tcW w:w="2892" w:type="dxa"/>
          </w:tcPr>
          <w:p w14:paraId="33CC5AD9"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 xml:space="preserve">Vendor/Supplier invoice </w:t>
            </w:r>
          </w:p>
          <w:p w14:paraId="41C616A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Payment instrument/</w:t>
            </w:r>
            <w:proofErr w:type="spellStart"/>
            <w:r>
              <w:rPr>
                <w:rFonts w:ascii="Amasis MT Pro" w:hAnsi="Amasis MT Pro" w:cs="Times New Roman"/>
                <w:sz w:val="24"/>
                <w:szCs w:val="24"/>
              </w:rPr>
              <w:t>cheque</w:t>
            </w:r>
            <w:proofErr w:type="spellEnd"/>
          </w:p>
          <w:p w14:paraId="67606C32" w14:textId="77777777" w:rsidR="00BA081D" w:rsidRDefault="00BA081D">
            <w:pPr>
              <w:spacing w:after="0" w:line="240" w:lineRule="auto"/>
              <w:jc w:val="both"/>
              <w:rPr>
                <w:rFonts w:ascii="Amasis MT Pro" w:hAnsi="Amasis MT Pro" w:cs="Times New Roman"/>
                <w:sz w:val="24"/>
                <w:szCs w:val="24"/>
              </w:rPr>
            </w:pPr>
          </w:p>
        </w:tc>
      </w:tr>
      <w:tr w:rsidR="00BA081D" w14:paraId="5B2AAD83" w14:textId="77777777">
        <w:tc>
          <w:tcPr>
            <w:tcW w:w="2092" w:type="dxa"/>
          </w:tcPr>
          <w:p w14:paraId="667E6A30"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Chairman</w:t>
            </w:r>
          </w:p>
        </w:tc>
        <w:tc>
          <w:tcPr>
            <w:tcW w:w="4366" w:type="dxa"/>
          </w:tcPr>
          <w:p w14:paraId="1ABC9393" w14:textId="77777777" w:rsidR="00BA081D" w:rsidRDefault="00D119E4">
            <w:pPr>
              <w:pStyle w:val="ListParagraph"/>
              <w:numPr>
                <w:ilvl w:val="0"/>
                <w:numId w:val="88"/>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check or transfer order and the invoice.</w:t>
            </w:r>
          </w:p>
          <w:p w14:paraId="4F76239A" w14:textId="77777777" w:rsidR="00BA081D" w:rsidRDefault="00D119E4">
            <w:pPr>
              <w:pStyle w:val="ListParagraph"/>
              <w:numPr>
                <w:ilvl w:val="0"/>
                <w:numId w:val="88"/>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consistency of the document bundle.</w:t>
            </w:r>
          </w:p>
          <w:p w14:paraId="0240A371"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In the absence of observations, signs and returns the bundle of documents to the Head Finance for disbursement via ED.</w:t>
            </w:r>
          </w:p>
        </w:tc>
        <w:tc>
          <w:tcPr>
            <w:tcW w:w="2892" w:type="dxa"/>
          </w:tcPr>
          <w:p w14:paraId="04CAC70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Vendor/Supplier invoice </w:t>
            </w:r>
          </w:p>
          <w:p w14:paraId="7241E1A8"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Payment instrument/</w:t>
            </w:r>
            <w:proofErr w:type="spellStart"/>
            <w:r>
              <w:rPr>
                <w:rFonts w:ascii="Amasis MT Pro" w:hAnsi="Amasis MT Pro" w:cs="Times New Roman"/>
                <w:sz w:val="24"/>
                <w:szCs w:val="24"/>
              </w:rPr>
              <w:t>cheque</w:t>
            </w:r>
            <w:proofErr w:type="spellEnd"/>
          </w:p>
          <w:p w14:paraId="647AEEDE" w14:textId="77777777" w:rsidR="00BA081D" w:rsidRDefault="00BA081D">
            <w:pPr>
              <w:spacing w:after="0" w:line="240" w:lineRule="auto"/>
              <w:jc w:val="both"/>
              <w:rPr>
                <w:rFonts w:ascii="Amasis MT Pro" w:hAnsi="Amasis MT Pro" w:cs="Times New Roman"/>
                <w:sz w:val="24"/>
                <w:szCs w:val="24"/>
              </w:rPr>
            </w:pPr>
          </w:p>
        </w:tc>
      </w:tr>
      <w:tr w:rsidR="00BA081D" w14:paraId="2DE3CC6F" w14:textId="77777777">
        <w:tc>
          <w:tcPr>
            <w:tcW w:w="2092" w:type="dxa"/>
          </w:tcPr>
          <w:p w14:paraId="0F4F65E4" w14:textId="77777777" w:rsidR="00BA081D" w:rsidRDefault="00BA081D">
            <w:pPr>
              <w:spacing w:after="0" w:line="240" w:lineRule="auto"/>
              <w:jc w:val="both"/>
              <w:rPr>
                <w:rFonts w:ascii="Amasis MT Pro" w:hAnsi="Amasis MT Pro" w:cs="Times New Roman"/>
                <w:sz w:val="24"/>
                <w:szCs w:val="24"/>
              </w:rPr>
            </w:pPr>
          </w:p>
          <w:p w14:paraId="7404937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Finance/DAF</w:t>
            </w:r>
          </w:p>
        </w:tc>
        <w:tc>
          <w:tcPr>
            <w:tcW w:w="4366" w:type="dxa"/>
          </w:tcPr>
          <w:p w14:paraId="6E9B6DC3" w14:textId="77777777" w:rsidR="00BA081D" w:rsidRDefault="00BA081D">
            <w:pPr>
              <w:spacing w:after="0" w:line="240" w:lineRule="auto"/>
              <w:jc w:val="both"/>
              <w:rPr>
                <w:rFonts w:ascii="Amasis MT Pro" w:hAnsi="Amasis MT Pro" w:cs="Times New Roman"/>
                <w:sz w:val="24"/>
                <w:szCs w:val="24"/>
              </w:rPr>
            </w:pPr>
          </w:p>
          <w:p w14:paraId="5BCED124" w14:textId="77777777" w:rsidR="00BA081D" w:rsidRDefault="00D119E4">
            <w:pPr>
              <w:pStyle w:val="ListParagraph"/>
              <w:numPr>
                <w:ilvl w:val="0"/>
                <w:numId w:val="89"/>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invoice and the signed payment instrument.</w:t>
            </w:r>
          </w:p>
          <w:p w14:paraId="283A434C" w14:textId="77777777" w:rsidR="00BA081D" w:rsidRDefault="00D119E4">
            <w:pPr>
              <w:pStyle w:val="ListParagraph"/>
              <w:numPr>
                <w:ilvl w:val="0"/>
                <w:numId w:val="89"/>
              </w:numPr>
              <w:spacing w:after="0" w:line="240" w:lineRule="auto"/>
              <w:jc w:val="both"/>
              <w:rPr>
                <w:rFonts w:ascii="Amasis MT Pro" w:hAnsi="Amasis MT Pro" w:cs="Times New Roman"/>
                <w:sz w:val="24"/>
                <w:szCs w:val="24"/>
              </w:rPr>
            </w:pPr>
            <w:r>
              <w:rPr>
                <w:rFonts w:ascii="Amasis MT Pro" w:hAnsi="Amasis MT Pro" w:cs="Times New Roman"/>
                <w:sz w:val="24"/>
                <w:szCs w:val="24"/>
              </w:rPr>
              <w:t>Records the outflow in the expense register.</w:t>
            </w:r>
          </w:p>
          <w:p w14:paraId="5E347FB1" w14:textId="77777777" w:rsidR="00BA081D" w:rsidRDefault="00D119E4">
            <w:pPr>
              <w:pStyle w:val="ListParagraph"/>
              <w:numPr>
                <w:ilvl w:val="0"/>
                <w:numId w:val="89"/>
              </w:numPr>
              <w:spacing w:after="0" w:line="240" w:lineRule="auto"/>
              <w:jc w:val="both"/>
              <w:rPr>
                <w:rFonts w:ascii="Amasis MT Pro" w:hAnsi="Amasis MT Pro" w:cs="Times New Roman"/>
                <w:sz w:val="24"/>
                <w:szCs w:val="24"/>
              </w:rPr>
            </w:pPr>
            <w:r>
              <w:rPr>
                <w:rFonts w:ascii="Amasis MT Pro" w:hAnsi="Amasis MT Pro" w:cs="Times New Roman"/>
                <w:sz w:val="24"/>
                <w:szCs w:val="24"/>
              </w:rPr>
              <w:t>Delivers the check to the beneficiary against discharge on the copy o</w:t>
            </w:r>
            <w:r>
              <w:rPr>
                <w:rFonts w:ascii="Amasis MT Pro" w:hAnsi="Amasis MT Pro"/>
                <w:color w:val="000000"/>
                <w:sz w:val="24"/>
              </w:rPr>
              <w:t>r</w:t>
            </w:r>
            <w:r>
              <w:rPr>
                <w:rFonts w:ascii="Amasis MT Pro" w:hAnsi="Amasis MT Pro"/>
                <w:color w:val="000000"/>
                <w:spacing w:val="8"/>
                <w:sz w:val="24"/>
              </w:rPr>
              <w:t xml:space="preserve"> </w:t>
            </w:r>
            <w:r>
              <w:rPr>
                <w:rFonts w:ascii="Amasis MT Pro" w:hAnsi="Amasis MT Pro"/>
                <w:color w:val="000000"/>
                <w:sz w:val="24"/>
              </w:rPr>
              <w:t>gives</w:t>
            </w:r>
            <w:r>
              <w:rPr>
                <w:rFonts w:ascii="Amasis MT Pro" w:hAnsi="Amasis MT Pro"/>
                <w:color w:val="000000"/>
                <w:spacing w:val="5"/>
                <w:sz w:val="24"/>
              </w:rPr>
              <w:t xml:space="preserve"> </w:t>
            </w:r>
            <w:r>
              <w:rPr>
                <w:rFonts w:ascii="Amasis MT Pro" w:hAnsi="Amasis MT Pro"/>
                <w:color w:val="000000"/>
                <w:spacing w:val="1"/>
                <w:sz w:val="24"/>
              </w:rPr>
              <w:t>the</w:t>
            </w:r>
            <w:r>
              <w:rPr>
                <w:rFonts w:ascii="Amasis MT Pro" w:hAnsi="Amasis MT Pro"/>
                <w:color w:val="000000"/>
                <w:spacing w:val="3"/>
                <w:sz w:val="24"/>
              </w:rPr>
              <w:t xml:space="preserve"> </w:t>
            </w:r>
            <w:r>
              <w:rPr>
                <w:rFonts w:ascii="Amasis MT Pro" w:hAnsi="Amasis MT Pro"/>
                <w:color w:val="000000"/>
                <w:sz w:val="24"/>
              </w:rPr>
              <w:t>transfer order to the bank against receipt.</w:t>
            </w:r>
          </w:p>
          <w:p w14:paraId="1F139546" w14:textId="77777777" w:rsidR="00BA081D" w:rsidRDefault="00D119E4">
            <w:pPr>
              <w:pStyle w:val="ListParagraph"/>
              <w:numPr>
                <w:ilvl w:val="0"/>
                <w:numId w:val="89"/>
              </w:numPr>
              <w:spacing w:after="0" w:line="240" w:lineRule="auto"/>
              <w:jc w:val="both"/>
              <w:rPr>
                <w:rFonts w:ascii="Amasis MT Pro" w:hAnsi="Amasis MT Pro" w:cs="Times New Roman"/>
                <w:sz w:val="24"/>
                <w:szCs w:val="24"/>
              </w:rPr>
            </w:pPr>
            <w:r>
              <w:rPr>
                <w:rFonts w:ascii="Amasis MT Pro" w:hAnsi="Amasis MT Pro" w:cs="Times New Roman"/>
                <w:sz w:val="24"/>
                <w:szCs w:val="24"/>
              </w:rPr>
              <w:t>Forwards the copy of the payment to the accountant for posting/entry.</w:t>
            </w:r>
          </w:p>
        </w:tc>
        <w:tc>
          <w:tcPr>
            <w:tcW w:w="2892" w:type="dxa"/>
          </w:tcPr>
          <w:p w14:paraId="4D526E74" w14:textId="77777777" w:rsidR="00BA081D" w:rsidRDefault="00BA081D">
            <w:pPr>
              <w:spacing w:after="0" w:line="240" w:lineRule="auto"/>
              <w:jc w:val="both"/>
              <w:rPr>
                <w:rFonts w:ascii="Amasis MT Pro" w:hAnsi="Amasis MT Pro" w:cs="Times New Roman"/>
                <w:sz w:val="24"/>
                <w:szCs w:val="24"/>
              </w:rPr>
            </w:pPr>
          </w:p>
          <w:p w14:paraId="6E6431AD"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Vendor/Supplier invoice </w:t>
            </w:r>
          </w:p>
          <w:p w14:paraId="14D2BC60"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Payment instrument/</w:t>
            </w:r>
            <w:proofErr w:type="spellStart"/>
            <w:r>
              <w:rPr>
                <w:rFonts w:ascii="Amasis MT Pro" w:hAnsi="Amasis MT Pro" w:cs="Times New Roman"/>
                <w:sz w:val="24"/>
                <w:szCs w:val="24"/>
              </w:rPr>
              <w:t>cheque</w:t>
            </w:r>
            <w:proofErr w:type="spellEnd"/>
          </w:p>
          <w:p w14:paraId="73917288" w14:textId="77777777" w:rsidR="00BA081D" w:rsidRDefault="00BA081D">
            <w:pPr>
              <w:spacing w:after="0" w:line="240" w:lineRule="auto"/>
              <w:jc w:val="both"/>
              <w:rPr>
                <w:rFonts w:ascii="Amasis MT Pro" w:hAnsi="Amasis MT Pro" w:cs="Times New Roman"/>
                <w:sz w:val="24"/>
                <w:szCs w:val="24"/>
              </w:rPr>
            </w:pPr>
          </w:p>
        </w:tc>
      </w:tr>
      <w:tr w:rsidR="00BA081D" w14:paraId="4F842535" w14:textId="77777777">
        <w:tc>
          <w:tcPr>
            <w:tcW w:w="2092" w:type="dxa"/>
          </w:tcPr>
          <w:p w14:paraId="17269013" w14:textId="77777777" w:rsidR="00BA081D" w:rsidRDefault="00BA081D">
            <w:pPr>
              <w:spacing w:after="0" w:line="240" w:lineRule="auto"/>
              <w:jc w:val="both"/>
              <w:rPr>
                <w:rFonts w:ascii="Amasis MT Pro" w:hAnsi="Amasis MT Pro" w:cs="Times New Roman"/>
                <w:sz w:val="24"/>
                <w:szCs w:val="24"/>
              </w:rPr>
            </w:pPr>
          </w:p>
          <w:p w14:paraId="3D71E2E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Accountant</w:t>
            </w:r>
          </w:p>
        </w:tc>
        <w:tc>
          <w:tcPr>
            <w:tcW w:w="4366" w:type="dxa"/>
          </w:tcPr>
          <w:p w14:paraId="551A5BA8" w14:textId="77777777" w:rsidR="00BA081D" w:rsidRDefault="00D119E4">
            <w:pPr>
              <w:pStyle w:val="ListParagraph"/>
              <w:numPr>
                <w:ilvl w:val="0"/>
                <w:numId w:val="90"/>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a copy of the payment.</w:t>
            </w:r>
          </w:p>
          <w:p w14:paraId="6F3B2E85" w14:textId="77777777" w:rsidR="00BA081D" w:rsidRDefault="00D119E4">
            <w:pPr>
              <w:pStyle w:val="ListParagraph"/>
              <w:numPr>
                <w:ilvl w:val="0"/>
                <w:numId w:val="90"/>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Enters the expenditure in the accounting records in the bank journals.</w:t>
            </w:r>
          </w:p>
          <w:p w14:paraId="4C749323" w14:textId="77777777" w:rsidR="00BA081D" w:rsidRDefault="00D119E4">
            <w:pPr>
              <w:pStyle w:val="ListParagraph"/>
              <w:numPr>
                <w:ilvl w:val="0"/>
                <w:numId w:val="90"/>
              </w:numPr>
              <w:spacing w:after="0" w:line="240" w:lineRule="auto"/>
              <w:jc w:val="both"/>
              <w:rPr>
                <w:rFonts w:ascii="Amasis MT Pro" w:hAnsi="Amasis MT Pro" w:cs="Times New Roman"/>
                <w:sz w:val="24"/>
                <w:szCs w:val="24"/>
              </w:rPr>
            </w:pPr>
            <w:r>
              <w:rPr>
                <w:rFonts w:ascii="Amasis MT Pro" w:hAnsi="Amasis MT Pro" w:cs="Times New Roman"/>
                <w:sz w:val="24"/>
                <w:szCs w:val="24"/>
              </w:rPr>
              <w:t>Files/Archiving the invoice and the copy of the check or transfer order.</w:t>
            </w:r>
          </w:p>
        </w:tc>
        <w:tc>
          <w:tcPr>
            <w:tcW w:w="2892" w:type="dxa"/>
          </w:tcPr>
          <w:p w14:paraId="2F3D7211" w14:textId="77777777" w:rsidR="00BA081D" w:rsidRDefault="00BA081D">
            <w:pPr>
              <w:spacing w:after="0" w:line="240" w:lineRule="auto"/>
              <w:jc w:val="both"/>
              <w:rPr>
                <w:rFonts w:ascii="Amasis MT Pro" w:hAnsi="Amasis MT Pro" w:cs="Times New Roman"/>
                <w:sz w:val="24"/>
                <w:szCs w:val="24"/>
              </w:rPr>
            </w:pPr>
          </w:p>
          <w:p w14:paraId="634DD389"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Vendor/Supplier invoice </w:t>
            </w:r>
          </w:p>
          <w:p w14:paraId="3BB9150C"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Payment instrument/</w:t>
            </w:r>
            <w:proofErr w:type="spellStart"/>
            <w:r>
              <w:rPr>
                <w:rFonts w:ascii="Amasis MT Pro" w:hAnsi="Amasis MT Pro" w:cs="Times New Roman"/>
                <w:sz w:val="24"/>
                <w:szCs w:val="24"/>
              </w:rPr>
              <w:t>cheque</w:t>
            </w:r>
            <w:proofErr w:type="spellEnd"/>
          </w:p>
          <w:p w14:paraId="466944E0" w14:textId="77777777" w:rsidR="00BA081D" w:rsidRDefault="00BA081D">
            <w:pPr>
              <w:spacing w:after="0" w:line="240" w:lineRule="auto"/>
              <w:jc w:val="both"/>
              <w:rPr>
                <w:rFonts w:ascii="Amasis MT Pro" w:hAnsi="Amasis MT Pro" w:cs="Times New Roman"/>
                <w:sz w:val="24"/>
                <w:szCs w:val="24"/>
              </w:rPr>
            </w:pPr>
          </w:p>
        </w:tc>
      </w:tr>
      <w:tr w:rsidR="00BA081D" w14:paraId="22A6C150" w14:textId="77777777">
        <w:trPr>
          <w:trHeight w:val="390"/>
        </w:trPr>
        <w:tc>
          <w:tcPr>
            <w:tcW w:w="9350" w:type="dxa"/>
            <w:gridSpan w:val="3"/>
            <w:shd w:val="clear" w:color="auto" w:fill="548DD4" w:themeFill="text2" w:themeFillTint="99"/>
          </w:tcPr>
          <w:p w14:paraId="1B94484F"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color w:val="FFFFFF" w:themeColor="background1"/>
                <w:sz w:val="24"/>
                <w:szCs w:val="24"/>
              </w:rPr>
              <w:lastRenderedPageBreak/>
              <w:t>Bank reconciliations</w:t>
            </w:r>
          </w:p>
        </w:tc>
      </w:tr>
      <w:tr w:rsidR="00BA081D" w14:paraId="4B28B0EB" w14:textId="77777777">
        <w:tc>
          <w:tcPr>
            <w:tcW w:w="2092" w:type="dxa"/>
          </w:tcPr>
          <w:p w14:paraId="7252DFE5"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366" w:type="dxa"/>
          </w:tcPr>
          <w:p w14:paraId="7064391E"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892" w:type="dxa"/>
          </w:tcPr>
          <w:p w14:paraId="4FF02783"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7DA8A046" w14:textId="77777777">
        <w:tc>
          <w:tcPr>
            <w:tcW w:w="2092" w:type="dxa"/>
          </w:tcPr>
          <w:p w14:paraId="7318098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Accountant</w:t>
            </w:r>
          </w:p>
        </w:tc>
        <w:tc>
          <w:tcPr>
            <w:tcW w:w="4366" w:type="dxa"/>
          </w:tcPr>
          <w:p w14:paraId="7C3257EE" w14:textId="77777777" w:rsidR="00BA081D" w:rsidRDefault="00D119E4">
            <w:pPr>
              <w:pStyle w:val="ListParagraph"/>
              <w:numPr>
                <w:ilvl w:val="0"/>
                <w:numId w:val="91"/>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bank statements.</w:t>
            </w:r>
          </w:p>
          <w:p w14:paraId="32644836" w14:textId="77777777" w:rsidR="00BA081D" w:rsidRDefault="00D119E4">
            <w:pPr>
              <w:pStyle w:val="ListParagraph"/>
              <w:numPr>
                <w:ilvl w:val="0"/>
                <w:numId w:val="91"/>
              </w:numPr>
              <w:spacing w:after="0" w:line="240" w:lineRule="auto"/>
              <w:jc w:val="both"/>
              <w:rPr>
                <w:rFonts w:ascii="Amasis MT Pro" w:hAnsi="Amasis MT Pro" w:cs="Times New Roman"/>
                <w:sz w:val="24"/>
                <w:szCs w:val="24"/>
              </w:rPr>
            </w:pPr>
            <w:r>
              <w:rPr>
                <w:rFonts w:ascii="Amasis MT Pro" w:hAnsi="Amasis MT Pro" w:cs="Times New Roman"/>
                <w:sz w:val="24"/>
                <w:szCs w:val="24"/>
              </w:rPr>
              <w:t>Prints bank journals.</w:t>
            </w:r>
          </w:p>
          <w:p w14:paraId="4C33181B" w14:textId="77777777" w:rsidR="00BA081D" w:rsidRDefault="00D119E4">
            <w:pPr>
              <w:pStyle w:val="ListParagraph"/>
              <w:numPr>
                <w:ilvl w:val="0"/>
                <w:numId w:val="91"/>
              </w:numPr>
              <w:spacing w:after="0" w:line="240" w:lineRule="auto"/>
              <w:jc w:val="both"/>
              <w:rPr>
                <w:rFonts w:ascii="Amasis MT Pro" w:hAnsi="Amasis MT Pro" w:cs="Times New Roman"/>
                <w:sz w:val="24"/>
                <w:szCs w:val="24"/>
              </w:rPr>
            </w:pPr>
            <w:r>
              <w:rPr>
                <w:rFonts w:ascii="Amasis MT Pro" w:hAnsi="Amasis MT Pro" w:cs="Times New Roman"/>
                <w:sz w:val="24"/>
                <w:szCs w:val="24"/>
              </w:rPr>
              <w:t>Reconcile the entries in bank journals with the bank statements.</w:t>
            </w:r>
          </w:p>
          <w:p w14:paraId="5F30B181" w14:textId="77777777" w:rsidR="00BA081D" w:rsidRDefault="00D119E4">
            <w:pPr>
              <w:pStyle w:val="ListParagraph"/>
              <w:numPr>
                <w:ilvl w:val="0"/>
                <w:numId w:val="91"/>
              </w:numPr>
              <w:spacing w:after="0" w:line="240" w:lineRule="auto"/>
              <w:jc w:val="both"/>
              <w:rPr>
                <w:rFonts w:ascii="Amasis MT Pro" w:hAnsi="Amasis MT Pro" w:cs="Times New Roman"/>
                <w:sz w:val="24"/>
                <w:szCs w:val="24"/>
              </w:rPr>
            </w:pPr>
            <w:r>
              <w:rPr>
                <w:rFonts w:ascii="Amasis MT Pro" w:hAnsi="Amasis MT Pro" w:cs="Times New Roman"/>
                <w:sz w:val="24"/>
                <w:szCs w:val="24"/>
              </w:rPr>
              <w:t>Analyzes suspense items and proposes their clearance.</w:t>
            </w:r>
          </w:p>
          <w:p w14:paraId="6A1678B4" w14:textId="77777777" w:rsidR="00BA081D" w:rsidRDefault="00D119E4">
            <w:pPr>
              <w:pStyle w:val="ListParagraph"/>
              <w:numPr>
                <w:ilvl w:val="0"/>
                <w:numId w:val="91"/>
              </w:numPr>
              <w:spacing w:after="0" w:line="240" w:lineRule="auto"/>
              <w:jc w:val="both"/>
              <w:rPr>
                <w:rFonts w:ascii="Amasis MT Pro" w:hAnsi="Amasis MT Pro" w:cs="Times New Roman"/>
                <w:sz w:val="24"/>
                <w:szCs w:val="24"/>
              </w:rPr>
            </w:pPr>
            <w:r>
              <w:rPr>
                <w:rFonts w:ascii="Amasis MT Pro" w:hAnsi="Amasis MT Pro" w:cs="Times New Roman"/>
                <w:sz w:val="24"/>
                <w:szCs w:val="24"/>
              </w:rPr>
              <w:t>Signs the reconciliation report/statement and forwards it to the Head of Finance.</w:t>
            </w:r>
          </w:p>
        </w:tc>
        <w:tc>
          <w:tcPr>
            <w:tcW w:w="2892" w:type="dxa"/>
          </w:tcPr>
          <w:p w14:paraId="7B217F3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Bank Statements </w:t>
            </w:r>
          </w:p>
          <w:p w14:paraId="4F1B0593"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Bank journals report of bank</w:t>
            </w:r>
          </w:p>
          <w:p w14:paraId="5AB1BE14"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reconciliations</w:t>
            </w:r>
          </w:p>
          <w:p w14:paraId="6FD5F1C2" w14:textId="77777777" w:rsidR="00BA081D" w:rsidRDefault="00BA081D">
            <w:pPr>
              <w:spacing w:after="0" w:line="240" w:lineRule="auto"/>
              <w:jc w:val="both"/>
              <w:rPr>
                <w:rFonts w:ascii="Amasis MT Pro" w:hAnsi="Amasis MT Pro" w:cs="Times New Roman"/>
                <w:sz w:val="24"/>
                <w:szCs w:val="24"/>
              </w:rPr>
            </w:pPr>
          </w:p>
        </w:tc>
      </w:tr>
      <w:tr w:rsidR="00BA081D" w14:paraId="63F63191" w14:textId="77777777">
        <w:tc>
          <w:tcPr>
            <w:tcW w:w="2092" w:type="dxa"/>
          </w:tcPr>
          <w:p w14:paraId="4919A6EC"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Finance/DAF</w:t>
            </w:r>
          </w:p>
        </w:tc>
        <w:tc>
          <w:tcPr>
            <w:tcW w:w="4366" w:type="dxa"/>
          </w:tcPr>
          <w:p w14:paraId="7825918F" w14:textId="77777777" w:rsidR="00BA081D" w:rsidRDefault="00D119E4">
            <w:pPr>
              <w:pStyle w:val="ListParagraph"/>
              <w:numPr>
                <w:ilvl w:val="0"/>
                <w:numId w:val="92"/>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bank reconciliation report as well as bank statements and journals.</w:t>
            </w:r>
          </w:p>
          <w:p w14:paraId="544E1562" w14:textId="77777777" w:rsidR="00BA081D" w:rsidRDefault="00D119E4">
            <w:pPr>
              <w:pStyle w:val="ListParagraph"/>
              <w:numPr>
                <w:ilvl w:val="0"/>
                <w:numId w:val="92"/>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the bank reconciliation report for consistency with bank statements and journals.</w:t>
            </w:r>
          </w:p>
          <w:p w14:paraId="529722F2" w14:textId="77777777" w:rsidR="00BA081D" w:rsidRDefault="00D119E4">
            <w:pPr>
              <w:pStyle w:val="ListParagraph"/>
              <w:numPr>
                <w:ilvl w:val="0"/>
                <w:numId w:val="92"/>
              </w:numPr>
              <w:spacing w:after="0" w:line="240" w:lineRule="auto"/>
              <w:jc w:val="both"/>
              <w:rPr>
                <w:rFonts w:ascii="Amasis MT Pro" w:hAnsi="Amasis MT Pro" w:cs="Times New Roman"/>
                <w:sz w:val="24"/>
                <w:szCs w:val="24"/>
              </w:rPr>
            </w:pPr>
            <w:r>
              <w:rPr>
                <w:rFonts w:ascii="Amasis MT Pro" w:hAnsi="Amasis MT Pro" w:cs="Times New Roman"/>
                <w:sz w:val="24"/>
                <w:szCs w:val="24"/>
              </w:rPr>
              <w:t>Also checks the book/accounting and bank balances reported on the bank reconciliation report.</w:t>
            </w:r>
          </w:p>
          <w:p w14:paraId="0B248FA9" w14:textId="77777777" w:rsidR="00BA081D" w:rsidRDefault="00D119E4">
            <w:pPr>
              <w:pStyle w:val="ListParagraph"/>
              <w:numPr>
                <w:ilvl w:val="0"/>
                <w:numId w:val="92"/>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Analyzes the relevance of the clearance proposals.</w:t>
            </w:r>
          </w:p>
          <w:p w14:paraId="14A7EF88" w14:textId="77777777" w:rsidR="00BA081D" w:rsidRDefault="00D119E4">
            <w:pPr>
              <w:pStyle w:val="ListParagraph"/>
              <w:numPr>
                <w:ilvl w:val="0"/>
                <w:numId w:val="92"/>
              </w:numPr>
              <w:spacing w:after="0" w:line="240" w:lineRule="auto"/>
              <w:jc w:val="both"/>
              <w:rPr>
                <w:rFonts w:ascii="Amasis MT Pro" w:hAnsi="Amasis MT Pro" w:cs="Times New Roman"/>
                <w:sz w:val="24"/>
                <w:szCs w:val="24"/>
              </w:rPr>
            </w:pPr>
            <w:r>
              <w:rPr>
                <w:rFonts w:ascii="Amasis MT Pro" w:hAnsi="Amasis MT Pro" w:cs="Times New Roman"/>
                <w:sz w:val="24"/>
                <w:szCs w:val="24"/>
              </w:rPr>
              <w:t>If there are no observations, he/she refers to the bank reconciliation report and validates the clearance proposals.</w:t>
            </w:r>
          </w:p>
          <w:p w14:paraId="099D0389" w14:textId="77777777" w:rsidR="00BA081D" w:rsidRDefault="00BA081D">
            <w:pPr>
              <w:spacing w:after="0" w:line="240" w:lineRule="auto"/>
              <w:jc w:val="both"/>
              <w:rPr>
                <w:rFonts w:ascii="Amasis MT Pro" w:hAnsi="Amasis MT Pro" w:cs="Times New Roman"/>
                <w:sz w:val="24"/>
                <w:szCs w:val="24"/>
              </w:rPr>
            </w:pPr>
          </w:p>
          <w:p w14:paraId="679D4B0D" w14:textId="77777777" w:rsidR="00BA081D" w:rsidRDefault="00D119E4">
            <w:pPr>
              <w:pStyle w:val="ListParagraph"/>
              <w:numPr>
                <w:ilvl w:val="0"/>
                <w:numId w:val="92"/>
              </w:numPr>
              <w:spacing w:after="0" w:line="240" w:lineRule="auto"/>
              <w:jc w:val="both"/>
              <w:rPr>
                <w:rFonts w:ascii="Amasis MT Pro" w:hAnsi="Amasis MT Pro" w:cs="Times New Roman"/>
                <w:sz w:val="24"/>
                <w:szCs w:val="24"/>
              </w:rPr>
            </w:pPr>
            <w:r>
              <w:rPr>
                <w:rFonts w:ascii="Amasis MT Pro" w:hAnsi="Amasis MT Pro" w:cs="Times New Roman"/>
                <w:sz w:val="24"/>
                <w:szCs w:val="24"/>
              </w:rPr>
              <w:t>Returns the report as well as the bank statements and journals to the Accountant and Executive Director for filing.</w:t>
            </w:r>
          </w:p>
          <w:p w14:paraId="185518FA" w14:textId="77777777" w:rsidR="00BA081D" w:rsidRDefault="00BA081D">
            <w:pPr>
              <w:spacing w:after="0" w:line="240" w:lineRule="auto"/>
              <w:jc w:val="both"/>
              <w:rPr>
                <w:rFonts w:ascii="Amasis MT Pro" w:hAnsi="Amasis MT Pro" w:cs="Times New Roman"/>
                <w:sz w:val="24"/>
                <w:szCs w:val="24"/>
              </w:rPr>
            </w:pPr>
          </w:p>
        </w:tc>
        <w:tc>
          <w:tcPr>
            <w:tcW w:w="2892" w:type="dxa"/>
          </w:tcPr>
          <w:p w14:paraId="13ABEDD7" w14:textId="77777777" w:rsidR="00BA081D" w:rsidRDefault="00BA081D">
            <w:pPr>
              <w:spacing w:after="0" w:line="240" w:lineRule="auto"/>
              <w:jc w:val="both"/>
              <w:rPr>
                <w:rFonts w:ascii="Amasis MT Pro" w:hAnsi="Amasis MT Pro" w:cs="Times New Roman"/>
                <w:sz w:val="24"/>
                <w:szCs w:val="24"/>
              </w:rPr>
            </w:pPr>
          </w:p>
          <w:p w14:paraId="45CFFB5D"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Bank Statements </w:t>
            </w:r>
          </w:p>
          <w:p w14:paraId="56EB09B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Bank journals report of bank reconciliations</w:t>
            </w:r>
          </w:p>
          <w:p w14:paraId="11E04650" w14:textId="77777777" w:rsidR="00BA081D" w:rsidRDefault="00BA081D">
            <w:pPr>
              <w:spacing w:after="0" w:line="240" w:lineRule="auto"/>
              <w:jc w:val="both"/>
              <w:rPr>
                <w:rFonts w:ascii="Amasis MT Pro" w:hAnsi="Amasis MT Pro" w:cs="Times New Roman"/>
                <w:sz w:val="24"/>
                <w:szCs w:val="24"/>
              </w:rPr>
            </w:pPr>
          </w:p>
        </w:tc>
      </w:tr>
      <w:tr w:rsidR="00BA081D" w14:paraId="36FFCEFC" w14:textId="77777777">
        <w:tc>
          <w:tcPr>
            <w:tcW w:w="2092" w:type="dxa"/>
          </w:tcPr>
          <w:p w14:paraId="76D884F4"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 xml:space="preserve">Accountant </w:t>
            </w:r>
          </w:p>
        </w:tc>
        <w:tc>
          <w:tcPr>
            <w:tcW w:w="4366" w:type="dxa"/>
          </w:tcPr>
          <w:p w14:paraId="6B717974" w14:textId="77777777" w:rsidR="00BA081D" w:rsidRDefault="00D119E4">
            <w:pPr>
              <w:pStyle w:val="ListParagraph"/>
              <w:numPr>
                <w:ilvl w:val="0"/>
                <w:numId w:val="93"/>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released and signed reconciliation report.</w:t>
            </w:r>
          </w:p>
          <w:p w14:paraId="7B4D37DF" w14:textId="77777777" w:rsidR="00BA081D" w:rsidRDefault="00D119E4">
            <w:pPr>
              <w:pStyle w:val="ListParagraph"/>
              <w:numPr>
                <w:ilvl w:val="0"/>
                <w:numId w:val="93"/>
              </w:numPr>
              <w:spacing w:after="0" w:line="240" w:lineRule="auto"/>
              <w:jc w:val="both"/>
              <w:rPr>
                <w:rFonts w:ascii="Amasis MT Pro" w:hAnsi="Amasis MT Pro" w:cs="Times New Roman"/>
                <w:sz w:val="24"/>
                <w:szCs w:val="24"/>
              </w:rPr>
            </w:pPr>
            <w:r>
              <w:rPr>
                <w:rFonts w:ascii="Amasis MT Pro" w:hAnsi="Amasis MT Pro" w:cs="Times New Roman"/>
                <w:sz w:val="24"/>
                <w:szCs w:val="24"/>
              </w:rPr>
              <w:t>Clears any outstanding items/suspense.</w:t>
            </w:r>
          </w:p>
          <w:p w14:paraId="5C655308" w14:textId="77777777" w:rsidR="00BA081D" w:rsidRDefault="00D119E4">
            <w:pPr>
              <w:pStyle w:val="ListParagraph"/>
              <w:numPr>
                <w:ilvl w:val="0"/>
                <w:numId w:val="93"/>
              </w:numPr>
              <w:spacing w:after="0" w:line="240" w:lineRule="auto"/>
              <w:jc w:val="both"/>
              <w:rPr>
                <w:rFonts w:ascii="Amasis MT Pro" w:hAnsi="Amasis MT Pro" w:cs="Times New Roman"/>
                <w:sz w:val="24"/>
                <w:szCs w:val="24"/>
              </w:rPr>
            </w:pPr>
            <w:r>
              <w:rPr>
                <w:rFonts w:ascii="Amasis MT Pro" w:hAnsi="Amasis MT Pro" w:cs="Times New Roman"/>
                <w:sz w:val="24"/>
                <w:szCs w:val="24"/>
              </w:rPr>
              <w:t>Archives the report, bank statements and bank journals in the bank reconciliation workbook.</w:t>
            </w:r>
          </w:p>
        </w:tc>
        <w:tc>
          <w:tcPr>
            <w:tcW w:w="2892" w:type="dxa"/>
          </w:tcPr>
          <w:p w14:paraId="362F3ED6" w14:textId="77777777" w:rsidR="00BA081D" w:rsidRDefault="00BA081D">
            <w:pPr>
              <w:spacing w:after="0" w:line="240" w:lineRule="auto"/>
              <w:jc w:val="both"/>
              <w:rPr>
                <w:rFonts w:ascii="Amasis MT Pro" w:hAnsi="Amasis MT Pro" w:cs="Times New Roman"/>
                <w:sz w:val="24"/>
                <w:szCs w:val="24"/>
              </w:rPr>
            </w:pPr>
          </w:p>
          <w:p w14:paraId="4D8A64E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Bank Statements </w:t>
            </w:r>
          </w:p>
          <w:p w14:paraId="514E68A8"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Bank journals report of bank</w:t>
            </w:r>
          </w:p>
          <w:p w14:paraId="4811D457"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reconciliations</w:t>
            </w:r>
          </w:p>
          <w:p w14:paraId="6F0BE93D" w14:textId="77777777" w:rsidR="00BA081D" w:rsidRDefault="00BA081D">
            <w:pPr>
              <w:spacing w:after="0" w:line="240" w:lineRule="auto"/>
              <w:jc w:val="both"/>
              <w:rPr>
                <w:rFonts w:ascii="Amasis MT Pro" w:hAnsi="Amasis MT Pro" w:cs="Times New Roman"/>
                <w:sz w:val="24"/>
                <w:szCs w:val="24"/>
              </w:rPr>
            </w:pPr>
          </w:p>
        </w:tc>
      </w:tr>
      <w:tr w:rsidR="00BA081D" w14:paraId="385D156F" w14:textId="77777777">
        <w:trPr>
          <w:trHeight w:val="390"/>
        </w:trPr>
        <w:tc>
          <w:tcPr>
            <w:tcW w:w="9350" w:type="dxa"/>
            <w:gridSpan w:val="3"/>
            <w:shd w:val="clear" w:color="auto" w:fill="548DD4" w:themeFill="text2" w:themeFillTint="99"/>
          </w:tcPr>
          <w:p w14:paraId="0EB45CE9" w14:textId="77777777" w:rsidR="00BA081D" w:rsidRDefault="00D119E4">
            <w:pPr>
              <w:spacing w:after="0" w:line="240" w:lineRule="auto"/>
              <w:jc w:val="both"/>
              <w:rPr>
                <w:rFonts w:ascii="Amasis MT Pro" w:hAnsi="Amasis MT Pro" w:cs="Times New Roman"/>
                <w:b/>
                <w:bCs/>
                <w:color w:val="FFFFFF" w:themeColor="background1"/>
                <w:sz w:val="24"/>
                <w:szCs w:val="24"/>
              </w:rPr>
            </w:pPr>
            <w:r>
              <w:rPr>
                <w:rFonts w:ascii="Amasis MT Pro" w:hAnsi="Amasis MT Pro" w:cs="Times New Roman"/>
                <w:b/>
                <w:bCs/>
                <w:color w:val="FFFFFF" w:themeColor="background1"/>
                <w:sz w:val="24"/>
                <w:szCs w:val="24"/>
              </w:rPr>
              <w:t>Petty Cash Inflow</w:t>
            </w:r>
          </w:p>
        </w:tc>
      </w:tr>
      <w:tr w:rsidR="00BA081D" w14:paraId="7B03D7B3" w14:textId="77777777">
        <w:trPr>
          <w:trHeight w:val="403"/>
        </w:trPr>
        <w:tc>
          <w:tcPr>
            <w:tcW w:w="9350" w:type="dxa"/>
            <w:gridSpan w:val="3"/>
            <w:shd w:val="clear" w:color="auto" w:fill="7F7F7F" w:themeFill="text1" w:themeFillTint="80"/>
          </w:tcPr>
          <w:p w14:paraId="660C2567" w14:textId="77777777" w:rsidR="00BA081D" w:rsidRDefault="00D119E4">
            <w:pPr>
              <w:spacing w:after="0" w:line="240" w:lineRule="auto"/>
              <w:jc w:val="both"/>
              <w:rPr>
                <w:rFonts w:ascii="Amasis MT Pro" w:hAnsi="Amasis MT Pro" w:cs="Times New Roman"/>
                <w:b/>
                <w:bCs/>
                <w:color w:val="FFFFFF" w:themeColor="background1"/>
                <w:sz w:val="24"/>
                <w:szCs w:val="24"/>
              </w:rPr>
            </w:pPr>
            <w:r>
              <w:rPr>
                <w:rFonts w:ascii="Amasis MT Pro" w:hAnsi="Amasis MT Pro" w:cs="Times New Roman"/>
                <w:b/>
                <w:bCs/>
                <w:color w:val="FFFFFF" w:themeColor="background1"/>
                <w:sz w:val="24"/>
                <w:szCs w:val="24"/>
              </w:rPr>
              <w:t>Supply/ Replenishment</w:t>
            </w:r>
          </w:p>
        </w:tc>
      </w:tr>
      <w:tr w:rsidR="00BA081D" w14:paraId="42C0F67D" w14:textId="77777777">
        <w:tc>
          <w:tcPr>
            <w:tcW w:w="2092" w:type="dxa"/>
          </w:tcPr>
          <w:p w14:paraId="5D76F4D2"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366" w:type="dxa"/>
          </w:tcPr>
          <w:p w14:paraId="379B13CD"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892" w:type="dxa"/>
          </w:tcPr>
          <w:p w14:paraId="53536E72"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3CAB2D84" w14:textId="77777777">
        <w:trPr>
          <w:trHeight w:val="2879"/>
        </w:trPr>
        <w:tc>
          <w:tcPr>
            <w:tcW w:w="2092" w:type="dxa"/>
          </w:tcPr>
          <w:p w14:paraId="7FBCE289"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Cashier/Accounts Assistant</w:t>
            </w:r>
          </w:p>
        </w:tc>
        <w:tc>
          <w:tcPr>
            <w:tcW w:w="4366" w:type="dxa"/>
          </w:tcPr>
          <w:p w14:paraId="0C4BACC4" w14:textId="77777777" w:rsidR="00BA081D" w:rsidRDefault="00D119E4">
            <w:pPr>
              <w:pStyle w:val="ListParagraph"/>
              <w:numPr>
                <w:ilvl w:val="0"/>
                <w:numId w:val="94"/>
              </w:numPr>
              <w:spacing w:after="0" w:line="240" w:lineRule="auto"/>
              <w:jc w:val="both"/>
              <w:rPr>
                <w:rFonts w:ascii="Amasis MT Pro" w:hAnsi="Amasis MT Pro" w:cs="Times New Roman"/>
                <w:sz w:val="24"/>
                <w:szCs w:val="24"/>
              </w:rPr>
            </w:pPr>
            <w:r>
              <w:rPr>
                <w:rFonts w:ascii="Amasis MT Pro" w:hAnsi="Amasis MT Pro" w:cs="Times New Roman"/>
                <w:sz w:val="24"/>
                <w:szCs w:val="24"/>
              </w:rPr>
              <w:t>Draws up the utilization report for the last instalment.</w:t>
            </w:r>
          </w:p>
          <w:p w14:paraId="4E2F8C95" w14:textId="77777777" w:rsidR="00BA081D" w:rsidRDefault="00D119E4">
            <w:pPr>
              <w:pStyle w:val="ListParagraph"/>
              <w:numPr>
                <w:ilvl w:val="0"/>
                <w:numId w:val="94"/>
              </w:numPr>
              <w:spacing w:after="0" w:line="240" w:lineRule="auto"/>
              <w:jc w:val="both"/>
              <w:rPr>
                <w:rFonts w:ascii="Amasis MT Pro" w:hAnsi="Amasis MT Pro" w:cs="Times New Roman"/>
                <w:sz w:val="24"/>
                <w:szCs w:val="24"/>
              </w:rPr>
            </w:pPr>
            <w:r>
              <w:rPr>
                <w:rFonts w:ascii="Amasis MT Pro" w:hAnsi="Amasis MT Pro" w:cs="Times New Roman"/>
                <w:sz w:val="24"/>
                <w:szCs w:val="24"/>
              </w:rPr>
              <w:t>Establishes the replenishment request of the Petty cash.</w:t>
            </w:r>
          </w:p>
          <w:p w14:paraId="1130FE82" w14:textId="77777777" w:rsidR="00BA081D" w:rsidRDefault="00D119E4">
            <w:pPr>
              <w:pStyle w:val="ListParagraph"/>
              <w:numPr>
                <w:ilvl w:val="0"/>
                <w:numId w:val="94"/>
              </w:numPr>
              <w:spacing w:after="0" w:line="240" w:lineRule="auto"/>
              <w:jc w:val="both"/>
              <w:rPr>
                <w:rFonts w:ascii="Amasis MT Pro" w:hAnsi="Amasis MT Pro" w:cs="Times New Roman"/>
                <w:sz w:val="24"/>
                <w:szCs w:val="24"/>
              </w:rPr>
            </w:pPr>
            <w:r>
              <w:rPr>
                <w:rFonts w:ascii="Amasis MT Pro" w:hAnsi="Amasis MT Pro" w:cs="Times New Roman"/>
                <w:sz w:val="24"/>
                <w:szCs w:val="24"/>
              </w:rPr>
              <w:t>Prepares the supporting documents for the various cash withdrawals/cash outflows.</w:t>
            </w:r>
          </w:p>
          <w:p w14:paraId="1FA0748E" w14:textId="77777777" w:rsidR="00BA081D" w:rsidRDefault="00D119E4">
            <w:pPr>
              <w:pStyle w:val="ListParagraph"/>
              <w:numPr>
                <w:ilvl w:val="0"/>
                <w:numId w:val="94"/>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report, the request and the supporting documents to the accountant.</w:t>
            </w:r>
          </w:p>
        </w:tc>
        <w:tc>
          <w:tcPr>
            <w:tcW w:w="2892" w:type="dxa"/>
          </w:tcPr>
          <w:p w14:paraId="69A42F52"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Cash utilization report</w:t>
            </w:r>
          </w:p>
          <w:p w14:paraId="5AB83E6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Replenishment request</w:t>
            </w:r>
          </w:p>
          <w:p w14:paraId="693F82B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Supporting documents</w:t>
            </w:r>
          </w:p>
          <w:p w14:paraId="448652EA" w14:textId="77777777" w:rsidR="00BA081D" w:rsidRDefault="00BA081D">
            <w:pPr>
              <w:spacing w:after="0" w:line="240" w:lineRule="auto"/>
              <w:jc w:val="both"/>
              <w:rPr>
                <w:rFonts w:ascii="Amasis MT Pro" w:hAnsi="Amasis MT Pro" w:cs="Times New Roman"/>
                <w:sz w:val="24"/>
                <w:szCs w:val="24"/>
              </w:rPr>
            </w:pPr>
          </w:p>
          <w:p w14:paraId="7027A9D4" w14:textId="77777777" w:rsidR="00BA081D" w:rsidRDefault="00BA081D">
            <w:pPr>
              <w:spacing w:after="0" w:line="240" w:lineRule="auto"/>
              <w:jc w:val="both"/>
              <w:rPr>
                <w:rFonts w:ascii="Amasis MT Pro" w:hAnsi="Amasis MT Pro" w:cs="Times New Roman"/>
                <w:sz w:val="24"/>
                <w:szCs w:val="24"/>
              </w:rPr>
            </w:pPr>
          </w:p>
        </w:tc>
      </w:tr>
      <w:tr w:rsidR="00BA081D" w14:paraId="234F3CBD" w14:textId="77777777">
        <w:tc>
          <w:tcPr>
            <w:tcW w:w="2092" w:type="dxa"/>
          </w:tcPr>
          <w:p w14:paraId="0DFDF267"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Accountant</w:t>
            </w:r>
          </w:p>
        </w:tc>
        <w:tc>
          <w:tcPr>
            <w:tcW w:w="4366" w:type="dxa"/>
          </w:tcPr>
          <w:p w14:paraId="62491DE7" w14:textId="77777777" w:rsidR="00BA081D" w:rsidRDefault="00D119E4">
            <w:pPr>
              <w:pStyle w:val="ListParagraph"/>
              <w:numPr>
                <w:ilvl w:val="0"/>
                <w:numId w:val="95"/>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report, application/request for funds and supporting documents from the cashier for analysis.</w:t>
            </w:r>
          </w:p>
          <w:p w14:paraId="2A0D0182" w14:textId="77777777" w:rsidR="00BA081D" w:rsidRDefault="00D119E4">
            <w:pPr>
              <w:pStyle w:val="ListParagraph"/>
              <w:numPr>
                <w:ilvl w:val="0"/>
                <w:numId w:val="95"/>
              </w:numPr>
              <w:spacing w:after="0" w:line="240" w:lineRule="auto"/>
              <w:jc w:val="both"/>
              <w:rPr>
                <w:rFonts w:ascii="Amasis MT Pro" w:hAnsi="Amasis MT Pro" w:cs="Times New Roman"/>
                <w:sz w:val="24"/>
                <w:szCs w:val="24"/>
              </w:rPr>
            </w:pPr>
            <w:r>
              <w:rPr>
                <w:rFonts w:ascii="Amasis MT Pro" w:hAnsi="Amasis MT Pro" w:cs="Times New Roman"/>
                <w:sz w:val="24"/>
                <w:szCs w:val="24"/>
              </w:rPr>
              <w:t>Verifies the compliance of the bundle or package.</w:t>
            </w:r>
          </w:p>
          <w:p w14:paraId="4FFFA2DB" w14:textId="77777777" w:rsidR="00BA081D" w:rsidRDefault="00D119E4">
            <w:pPr>
              <w:pStyle w:val="ListParagraph"/>
              <w:numPr>
                <w:ilvl w:val="0"/>
                <w:numId w:val="95"/>
              </w:numPr>
              <w:spacing w:after="0" w:line="240" w:lineRule="auto"/>
              <w:jc w:val="both"/>
              <w:rPr>
                <w:rFonts w:ascii="Amasis MT Pro" w:hAnsi="Amasis MT Pro" w:cs="Times New Roman"/>
                <w:sz w:val="24"/>
                <w:szCs w:val="24"/>
              </w:rPr>
            </w:pPr>
            <w:r>
              <w:rPr>
                <w:rFonts w:ascii="Amasis MT Pro" w:hAnsi="Amasis MT Pro" w:cs="Times New Roman"/>
                <w:sz w:val="24"/>
                <w:szCs w:val="24"/>
              </w:rPr>
              <w:t>In the absence of observations, forwards the bundle to the Head of the Finance Department.</w:t>
            </w:r>
          </w:p>
        </w:tc>
        <w:tc>
          <w:tcPr>
            <w:tcW w:w="2892" w:type="dxa"/>
          </w:tcPr>
          <w:p w14:paraId="1D17821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Cash utilization report</w:t>
            </w:r>
          </w:p>
          <w:p w14:paraId="29E6F16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Replenishment request</w:t>
            </w:r>
          </w:p>
          <w:p w14:paraId="1BC864C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Supporting documents</w:t>
            </w:r>
          </w:p>
          <w:p w14:paraId="71CEBDAB" w14:textId="77777777" w:rsidR="00BA081D" w:rsidRDefault="00BA081D">
            <w:pPr>
              <w:spacing w:after="0" w:line="240" w:lineRule="auto"/>
              <w:jc w:val="both"/>
              <w:rPr>
                <w:rFonts w:ascii="Amasis MT Pro" w:hAnsi="Amasis MT Pro" w:cs="Times New Roman"/>
                <w:sz w:val="24"/>
                <w:szCs w:val="24"/>
              </w:rPr>
            </w:pPr>
          </w:p>
        </w:tc>
      </w:tr>
      <w:tr w:rsidR="00BA081D" w14:paraId="18EE13D4" w14:textId="77777777">
        <w:tc>
          <w:tcPr>
            <w:tcW w:w="2092" w:type="dxa"/>
          </w:tcPr>
          <w:p w14:paraId="31D9DCA1"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the Finance</w:t>
            </w:r>
          </w:p>
        </w:tc>
        <w:tc>
          <w:tcPr>
            <w:tcW w:w="4366" w:type="dxa"/>
          </w:tcPr>
          <w:p w14:paraId="0DF1C849" w14:textId="77777777" w:rsidR="00BA081D" w:rsidRDefault="00D119E4">
            <w:pPr>
              <w:pStyle w:val="ListParagraph"/>
              <w:numPr>
                <w:ilvl w:val="0"/>
                <w:numId w:val="96"/>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report, request and supporting documents.</w:t>
            </w:r>
          </w:p>
          <w:p w14:paraId="0F9D4A0D" w14:textId="77777777" w:rsidR="00BA081D" w:rsidRDefault="00D119E4">
            <w:pPr>
              <w:pStyle w:val="ListParagraph"/>
              <w:numPr>
                <w:ilvl w:val="0"/>
                <w:numId w:val="96"/>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the consistency of the bundle.</w:t>
            </w:r>
          </w:p>
          <w:p w14:paraId="202E8AAC" w14:textId="77777777" w:rsidR="00BA081D" w:rsidRDefault="00D119E4">
            <w:pPr>
              <w:pStyle w:val="ListParagraph"/>
              <w:numPr>
                <w:ilvl w:val="0"/>
                <w:numId w:val="96"/>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Draws up the replenishment </w:t>
            </w:r>
            <w:proofErr w:type="spellStart"/>
            <w:r>
              <w:rPr>
                <w:rFonts w:ascii="Amasis MT Pro" w:hAnsi="Amasis MT Pro" w:cs="Times New Roman"/>
                <w:sz w:val="24"/>
                <w:szCs w:val="24"/>
              </w:rPr>
              <w:t>cheque</w:t>
            </w:r>
            <w:proofErr w:type="spellEnd"/>
            <w:r>
              <w:rPr>
                <w:rFonts w:ascii="Amasis MT Pro" w:hAnsi="Amasis MT Pro" w:cs="Times New Roman"/>
                <w:sz w:val="24"/>
                <w:szCs w:val="24"/>
              </w:rPr>
              <w:t xml:space="preserve"> for the (petty) cash in the absence of observations.</w:t>
            </w:r>
          </w:p>
          <w:p w14:paraId="348AB9EF" w14:textId="77777777" w:rsidR="00BA081D" w:rsidRDefault="00D119E4">
            <w:pPr>
              <w:pStyle w:val="ListParagraph"/>
              <w:numPr>
                <w:ilvl w:val="0"/>
                <w:numId w:val="96"/>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Transmits the bundle and the check to the Executive Director.</w:t>
            </w:r>
          </w:p>
          <w:p w14:paraId="490BCA4F" w14:textId="77777777" w:rsidR="00BA081D" w:rsidRDefault="00BA081D">
            <w:pPr>
              <w:spacing w:after="0" w:line="240" w:lineRule="auto"/>
              <w:jc w:val="both"/>
              <w:rPr>
                <w:rFonts w:ascii="Amasis MT Pro" w:hAnsi="Amasis MT Pro" w:cs="Times New Roman"/>
                <w:sz w:val="24"/>
                <w:szCs w:val="24"/>
              </w:rPr>
            </w:pPr>
          </w:p>
        </w:tc>
        <w:tc>
          <w:tcPr>
            <w:tcW w:w="2892" w:type="dxa"/>
          </w:tcPr>
          <w:p w14:paraId="645D1349" w14:textId="77777777" w:rsidR="00BA081D" w:rsidRDefault="00BA081D">
            <w:pPr>
              <w:spacing w:after="0" w:line="240" w:lineRule="auto"/>
              <w:jc w:val="both"/>
              <w:rPr>
                <w:rFonts w:ascii="Amasis MT Pro" w:hAnsi="Amasis MT Pro" w:cs="Times New Roman"/>
                <w:sz w:val="24"/>
                <w:szCs w:val="24"/>
              </w:rPr>
            </w:pPr>
          </w:p>
          <w:p w14:paraId="61B9C882"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Cash utilization report</w:t>
            </w:r>
          </w:p>
          <w:p w14:paraId="2F4E2022"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Replenishment request</w:t>
            </w:r>
          </w:p>
          <w:p w14:paraId="63338A52"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Supporting documents</w:t>
            </w:r>
          </w:p>
          <w:p w14:paraId="4B4E610D" w14:textId="77777777" w:rsidR="00BA081D" w:rsidRDefault="00D119E4">
            <w:pPr>
              <w:spacing w:after="0" w:line="240" w:lineRule="auto"/>
              <w:jc w:val="both"/>
              <w:rPr>
                <w:rFonts w:ascii="Amasis MT Pro" w:hAnsi="Amasis MT Pro" w:cs="Times New Roman"/>
                <w:sz w:val="24"/>
                <w:szCs w:val="24"/>
              </w:rPr>
            </w:pPr>
            <w:proofErr w:type="spellStart"/>
            <w:r>
              <w:rPr>
                <w:rFonts w:ascii="Amasis MT Pro" w:hAnsi="Amasis MT Pro" w:cs="Times New Roman"/>
                <w:sz w:val="24"/>
                <w:szCs w:val="24"/>
              </w:rPr>
              <w:t>Cheque</w:t>
            </w:r>
            <w:proofErr w:type="spellEnd"/>
          </w:p>
        </w:tc>
      </w:tr>
      <w:tr w:rsidR="00BA081D" w14:paraId="02CDDAA7" w14:textId="77777777">
        <w:tc>
          <w:tcPr>
            <w:tcW w:w="2092" w:type="dxa"/>
          </w:tcPr>
          <w:p w14:paraId="007B794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Executive Director</w:t>
            </w:r>
          </w:p>
        </w:tc>
        <w:tc>
          <w:tcPr>
            <w:tcW w:w="4366" w:type="dxa"/>
          </w:tcPr>
          <w:p w14:paraId="1BE809F6" w14:textId="77777777" w:rsidR="00BA081D" w:rsidRDefault="00D119E4">
            <w:pPr>
              <w:pStyle w:val="ListParagraph"/>
              <w:numPr>
                <w:ilvl w:val="0"/>
                <w:numId w:val="97"/>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package and the check.</w:t>
            </w:r>
          </w:p>
          <w:p w14:paraId="2FD2D732" w14:textId="77777777" w:rsidR="00BA081D" w:rsidRDefault="00D119E4">
            <w:pPr>
              <w:pStyle w:val="ListParagraph"/>
              <w:numPr>
                <w:ilvl w:val="0"/>
                <w:numId w:val="97"/>
              </w:numPr>
              <w:spacing w:after="0" w:line="240" w:lineRule="auto"/>
              <w:jc w:val="both"/>
              <w:rPr>
                <w:rFonts w:ascii="Amasis MT Pro" w:hAnsi="Amasis MT Pro" w:cs="Times New Roman"/>
                <w:sz w:val="24"/>
                <w:szCs w:val="24"/>
              </w:rPr>
            </w:pPr>
            <w:r>
              <w:rPr>
                <w:rFonts w:ascii="Amasis MT Pro" w:hAnsi="Amasis MT Pro" w:cs="Times New Roman"/>
                <w:sz w:val="24"/>
                <w:szCs w:val="24"/>
              </w:rPr>
              <w:t>Analyze the relevance of the request.</w:t>
            </w:r>
          </w:p>
          <w:p w14:paraId="46965A50" w14:textId="77777777" w:rsidR="00BA081D" w:rsidRDefault="00D119E4">
            <w:pPr>
              <w:pStyle w:val="ListParagraph"/>
              <w:numPr>
                <w:ilvl w:val="0"/>
                <w:numId w:val="97"/>
              </w:numPr>
              <w:spacing w:after="0" w:line="240" w:lineRule="auto"/>
              <w:jc w:val="both"/>
              <w:rPr>
                <w:rFonts w:ascii="Amasis MT Pro" w:hAnsi="Amasis MT Pro" w:cs="Times New Roman"/>
                <w:sz w:val="24"/>
                <w:szCs w:val="24"/>
              </w:rPr>
            </w:pPr>
            <w:r>
              <w:rPr>
                <w:rFonts w:ascii="Amasis MT Pro" w:hAnsi="Amasis MT Pro" w:cs="Times New Roman"/>
                <w:sz w:val="24"/>
                <w:szCs w:val="24"/>
              </w:rPr>
              <w:t>Analyzes the consistency of the documents.</w:t>
            </w:r>
          </w:p>
          <w:p w14:paraId="111399A7" w14:textId="77777777" w:rsidR="00BA081D" w:rsidRDefault="00D119E4">
            <w:pPr>
              <w:pStyle w:val="ListParagraph"/>
              <w:numPr>
                <w:ilvl w:val="0"/>
                <w:numId w:val="97"/>
              </w:numPr>
              <w:spacing w:after="0" w:line="240" w:lineRule="auto"/>
              <w:jc w:val="both"/>
              <w:rPr>
                <w:rFonts w:ascii="Amasis MT Pro" w:hAnsi="Amasis MT Pro" w:cs="Times New Roman"/>
                <w:sz w:val="24"/>
                <w:szCs w:val="24"/>
              </w:rPr>
            </w:pPr>
            <w:r>
              <w:rPr>
                <w:rFonts w:ascii="Amasis MT Pro" w:hAnsi="Amasis MT Pro" w:cs="Times New Roman"/>
                <w:sz w:val="24"/>
                <w:szCs w:val="24"/>
              </w:rPr>
              <w:t>Signs the check in the absence of observations.</w:t>
            </w:r>
          </w:p>
          <w:p w14:paraId="37FA4AB9" w14:textId="77777777" w:rsidR="00BA081D" w:rsidRDefault="00D119E4">
            <w:pPr>
              <w:pStyle w:val="ListParagraph"/>
              <w:numPr>
                <w:ilvl w:val="0"/>
                <w:numId w:val="97"/>
              </w:numPr>
              <w:spacing w:after="0" w:line="240" w:lineRule="auto"/>
              <w:jc w:val="both"/>
              <w:rPr>
                <w:rFonts w:ascii="Amasis MT Pro" w:hAnsi="Amasis MT Pro" w:cs="Times New Roman"/>
                <w:sz w:val="24"/>
                <w:szCs w:val="24"/>
              </w:rPr>
            </w:pPr>
            <w:r>
              <w:rPr>
                <w:rFonts w:ascii="Amasis MT Pro" w:hAnsi="Amasis MT Pro" w:cs="Times New Roman"/>
                <w:sz w:val="24"/>
                <w:szCs w:val="24"/>
              </w:rPr>
              <w:t>Sends the check and the bundle to the President for signature.</w:t>
            </w:r>
          </w:p>
        </w:tc>
        <w:tc>
          <w:tcPr>
            <w:tcW w:w="2892" w:type="dxa"/>
          </w:tcPr>
          <w:p w14:paraId="181177B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Cash utilization report</w:t>
            </w:r>
          </w:p>
          <w:p w14:paraId="712B9A5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Replenishment request</w:t>
            </w:r>
          </w:p>
          <w:p w14:paraId="30CE335C"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Supporting documents</w:t>
            </w:r>
          </w:p>
          <w:p w14:paraId="71952C35" w14:textId="77777777" w:rsidR="00BA081D" w:rsidRDefault="00D119E4">
            <w:pPr>
              <w:spacing w:after="0" w:line="240" w:lineRule="auto"/>
              <w:jc w:val="both"/>
              <w:rPr>
                <w:rFonts w:ascii="Amasis MT Pro" w:hAnsi="Amasis MT Pro" w:cs="Times New Roman"/>
                <w:sz w:val="24"/>
                <w:szCs w:val="24"/>
              </w:rPr>
            </w:pPr>
            <w:proofErr w:type="spellStart"/>
            <w:r>
              <w:rPr>
                <w:rFonts w:ascii="Amasis MT Pro" w:hAnsi="Amasis MT Pro" w:cs="Times New Roman"/>
                <w:sz w:val="24"/>
                <w:szCs w:val="24"/>
              </w:rPr>
              <w:t>Cheque</w:t>
            </w:r>
            <w:proofErr w:type="spellEnd"/>
          </w:p>
        </w:tc>
      </w:tr>
      <w:tr w:rsidR="00BA081D" w14:paraId="22D10774" w14:textId="77777777">
        <w:tc>
          <w:tcPr>
            <w:tcW w:w="2092" w:type="dxa"/>
          </w:tcPr>
          <w:p w14:paraId="2E49F3A3"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Chairman</w:t>
            </w:r>
          </w:p>
        </w:tc>
        <w:tc>
          <w:tcPr>
            <w:tcW w:w="4366" w:type="dxa"/>
          </w:tcPr>
          <w:p w14:paraId="66148C2E" w14:textId="77777777" w:rsidR="00BA081D" w:rsidRDefault="00D119E4">
            <w:pPr>
              <w:pStyle w:val="ListParagraph"/>
              <w:numPr>
                <w:ilvl w:val="0"/>
                <w:numId w:val="98"/>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bundle and the check.</w:t>
            </w:r>
          </w:p>
          <w:p w14:paraId="3D52BAFF" w14:textId="77777777" w:rsidR="00BA081D" w:rsidRDefault="00D119E4">
            <w:pPr>
              <w:pStyle w:val="ListParagraph"/>
              <w:numPr>
                <w:ilvl w:val="0"/>
                <w:numId w:val="98"/>
              </w:numPr>
              <w:spacing w:after="0" w:line="240" w:lineRule="auto"/>
              <w:jc w:val="both"/>
              <w:rPr>
                <w:rFonts w:ascii="Amasis MT Pro" w:hAnsi="Amasis MT Pro" w:cs="Times New Roman"/>
                <w:sz w:val="24"/>
                <w:szCs w:val="24"/>
              </w:rPr>
            </w:pPr>
            <w:r>
              <w:rPr>
                <w:rFonts w:ascii="Amasis MT Pro" w:hAnsi="Amasis MT Pro" w:cs="Times New Roman"/>
                <w:sz w:val="24"/>
                <w:szCs w:val="24"/>
              </w:rPr>
              <w:t>Verifies the consistency between the check and the replenishment request.</w:t>
            </w:r>
          </w:p>
          <w:p w14:paraId="29DC8CE6" w14:textId="77777777" w:rsidR="00BA081D" w:rsidRDefault="00D119E4">
            <w:pPr>
              <w:pStyle w:val="ListParagraph"/>
              <w:numPr>
                <w:ilvl w:val="0"/>
                <w:numId w:val="98"/>
              </w:numPr>
              <w:spacing w:after="0" w:line="240" w:lineRule="auto"/>
              <w:jc w:val="both"/>
              <w:rPr>
                <w:rFonts w:ascii="Amasis MT Pro" w:hAnsi="Amasis MT Pro" w:cs="Times New Roman"/>
                <w:sz w:val="24"/>
                <w:szCs w:val="24"/>
              </w:rPr>
            </w:pPr>
            <w:r>
              <w:rPr>
                <w:rFonts w:ascii="Amasis MT Pro" w:hAnsi="Amasis MT Pro" w:cs="Times New Roman"/>
                <w:sz w:val="24"/>
                <w:szCs w:val="24"/>
              </w:rPr>
              <w:t>Analyzes the cashier's report.</w:t>
            </w:r>
          </w:p>
          <w:p w14:paraId="0D16193E" w14:textId="77777777" w:rsidR="00BA081D" w:rsidRDefault="00D119E4">
            <w:pPr>
              <w:pStyle w:val="ListParagraph"/>
              <w:numPr>
                <w:ilvl w:val="0"/>
                <w:numId w:val="98"/>
              </w:numPr>
              <w:spacing w:after="0" w:line="240" w:lineRule="auto"/>
              <w:jc w:val="both"/>
              <w:rPr>
                <w:rFonts w:ascii="Amasis MT Pro" w:hAnsi="Amasis MT Pro" w:cs="Times New Roman"/>
                <w:sz w:val="24"/>
                <w:szCs w:val="24"/>
              </w:rPr>
            </w:pPr>
            <w:r>
              <w:rPr>
                <w:rFonts w:ascii="Amasis MT Pro" w:hAnsi="Amasis MT Pro" w:cs="Times New Roman"/>
                <w:sz w:val="24"/>
                <w:szCs w:val="24"/>
              </w:rPr>
              <w:t>Signs the check, if there are no observations.</w:t>
            </w:r>
          </w:p>
          <w:p w14:paraId="23D31027" w14:textId="77777777" w:rsidR="00BA081D" w:rsidRDefault="00D119E4">
            <w:pPr>
              <w:pStyle w:val="ListParagraph"/>
              <w:numPr>
                <w:ilvl w:val="0"/>
                <w:numId w:val="98"/>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signed check to the cashier via the Executive Director.</w:t>
            </w:r>
          </w:p>
        </w:tc>
        <w:tc>
          <w:tcPr>
            <w:tcW w:w="2892" w:type="dxa"/>
          </w:tcPr>
          <w:p w14:paraId="731F7D9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Cash utilization report</w:t>
            </w:r>
          </w:p>
          <w:p w14:paraId="1A21C008"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Replenishment request</w:t>
            </w:r>
          </w:p>
          <w:p w14:paraId="1BD0B2F9"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Supporting documents</w:t>
            </w:r>
          </w:p>
          <w:p w14:paraId="306EB98C" w14:textId="77777777" w:rsidR="00BA081D" w:rsidRDefault="00D119E4">
            <w:pPr>
              <w:spacing w:after="0" w:line="240" w:lineRule="auto"/>
              <w:jc w:val="both"/>
              <w:rPr>
                <w:rFonts w:ascii="Amasis MT Pro" w:hAnsi="Amasis MT Pro" w:cs="Times New Roman"/>
                <w:sz w:val="24"/>
                <w:szCs w:val="24"/>
              </w:rPr>
            </w:pPr>
            <w:proofErr w:type="spellStart"/>
            <w:r>
              <w:rPr>
                <w:rFonts w:ascii="Amasis MT Pro" w:hAnsi="Amasis MT Pro" w:cs="Times New Roman"/>
                <w:sz w:val="24"/>
                <w:szCs w:val="24"/>
              </w:rPr>
              <w:t>Cheque</w:t>
            </w:r>
            <w:proofErr w:type="spellEnd"/>
          </w:p>
        </w:tc>
      </w:tr>
      <w:tr w:rsidR="00BA081D" w14:paraId="3305F294" w14:textId="77777777">
        <w:tc>
          <w:tcPr>
            <w:tcW w:w="2092" w:type="dxa"/>
          </w:tcPr>
          <w:p w14:paraId="4817AD94"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Cashier/Accounts Assistant</w:t>
            </w:r>
          </w:p>
        </w:tc>
        <w:tc>
          <w:tcPr>
            <w:tcW w:w="4366" w:type="dxa"/>
          </w:tcPr>
          <w:p w14:paraId="4F6AE8B2"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validated bundle.</w:t>
            </w:r>
          </w:p>
          <w:p w14:paraId="536DDE03"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Hands the </w:t>
            </w:r>
            <w:proofErr w:type="spellStart"/>
            <w:r>
              <w:rPr>
                <w:rFonts w:ascii="Amasis MT Pro" w:hAnsi="Amasis MT Pro" w:cs="Times New Roman"/>
                <w:sz w:val="24"/>
                <w:szCs w:val="24"/>
              </w:rPr>
              <w:t>cheque</w:t>
            </w:r>
            <w:proofErr w:type="spellEnd"/>
            <w:r>
              <w:rPr>
                <w:rFonts w:ascii="Amasis MT Pro" w:hAnsi="Amasis MT Pro" w:cs="Times New Roman"/>
                <w:sz w:val="24"/>
                <w:szCs w:val="24"/>
              </w:rPr>
              <w:t xml:space="preserve"> to the courier against discharge on </w:t>
            </w:r>
            <w:r>
              <w:rPr>
                <w:rFonts w:ascii="Amasis MT Pro" w:hAnsi="Amasis MT Pro" w:cs="Times New Roman"/>
                <w:sz w:val="24"/>
                <w:szCs w:val="24"/>
              </w:rPr>
              <w:lastRenderedPageBreak/>
              <w:t>the copy for deposit in the bank.</w:t>
            </w:r>
          </w:p>
          <w:p w14:paraId="38EB01C4"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r>
              <w:rPr>
                <w:rFonts w:ascii="Amasis MT Pro" w:hAnsi="Amasis MT Pro" w:cs="Times New Roman"/>
                <w:sz w:val="24"/>
                <w:szCs w:val="24"/>
              </w:rPr>
              <w:t>Deposits the funds received in the safe intended for the petty cash.</w:t>
            </w:r>
          </w:p>
          <w:p w14:paraId="2AAF8C87"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r>
              <w:rPr>
                <w:rFonts w:ascii="Amasis MT Pro" w:hAnsi="Amasis MT Pro" w:cs="Times New Roman"/>
                <w:sz w:val="24"/>
                <w:szCs w:val="24"/>
              </w:rPr>
              <w:t>Updates his/her cash register.</w:t>
            </w:r>
          </w:p>
          <w:p w14:paraId="2BAEE618"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r>
              <w:rPr>
                <w:rFonts w:ascii="Amasis MT Pro" w:hAnsi="Amasis MT Pro" w:cs="Times New Roman"/>
                <w:sz w:val="24"/>
                <w:szCs w:val="24"/>
              </w:rPr>
              <w:t>Forwards a copy of the check and the withdrawal slip to the</w:t>
            </w:r>
          </w:p>
          <w:p w14:paraId="6FBDF265"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r>
              <w:rPr>
                <w:rFonts w:ascii="Amasis MT Pro" w:hAnsi="Amasis MT Pro" w:cs="Times New Roman"/>
                <w:sz w:val="24"/>
                <w:szCs w:val="24"/>
              </w:rPr>
              <w:t>Accountant for entry.</w:t>
            </w:r>
          </w:p>
          <w:p w14:paraId="6508F810"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r>
              <w:rPr>
                <w:rFonts w:ascii="Amasis MT Pro" w:hAnsi="Amasis MT Pro" w:cs="Times New Roman"/>
                <w:sz w:val="24"/>
                <w:szCs w:val="24"/>
              </w:rPr>
              <w:t>Also transmits to the accountant the report, the validated application or request and the supporting documents for archiving.</w:t>
            </w:r>
          </w:p>
        </w:tc>
        <w:tc>
          <w:tcPr>
            <w:tcW w:w="2892" w:type="dxa"/>
          </w:tcPr>
          <w:p w14:paraId="242162E5"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Cash utilization report</w:t>
            </w:r>
          </w:p>
          <w:p w14:paraId="2FDB9FF1"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r>
              <w:rPr>
                <w:rFonts w:ascii="Amasis MT Pro" w:hAnsi="Amasis MT Pro" w:cs="Times New Roman"/>
                <w:sz w:val="24"/>
                <w:szCs w:val="24"/>
              </w:rPr>
              <w:t>Replenishment request</w:t>
            </w:r>
          </w:p>
          <w:p w14:paraId="1793B599"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Supporting documents</w:t>
            </w:r>
          </w:p>
          <w:p w14:paraId="18AA6848"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proofErr w:type="spellStart"/>
            <w:r>
              <w:rPr>
                <w:rFonts w:ascii="Amasis MT Pro" w:hAnsi="Amasis MT Pro" w:cs="Times New Roman"/>
                <w:sz w:val="24"/>
                <w:szCs w:val="24"/>
              </w:rPr>
              <w:t>Cheque</w:t>
            </w:r>
            <w:proofErr w:type="spellEnd"/>
            <w:r>
              <w:rPr>
                <w:rFonts w:ascii="Amasis MT Pro" w:hAnsi="Amasis MT Pro" w:cs="Times New Roman"/>
                <w:sz w:val="24"/>
                <w:szCs w:val="24"/>
              </w:rPr>
              <w:t xml:space="preserve"> copy</w:t>
            </w:r>
          </w:p>
          <w:p w14:paraId="5C6F4063" w14:textId="77777777" w:rsidR="00BA081D" w:rsidRDefault="00D119E4">
            <w:pPr>
              <w:pStyle w:val="ListParagraph"/>
              <w:numPr>
                <w:ilvl w:val="0"/>
                <w:numId w:val="99"/>
              </w:numPr>
              <w:spacing w:after="0" w:line="240" w:lineRule="auto"/>
              <w:jc w:val="both"/>
              <w:rPr>
                <w:rFonts w:ascii="Amasis MT Pro" w:hAnsi="Amasis MT Pro" w:cs="Times New Roman"/>
                <w:sz w:val="24"/>
                <w:szCs w:val="24"/>
              </w:rPr>
            </w:pPr>
            <w:r>
              <w:rPr>
                <w:rFonts w:ascii="Amasis MT Pro" w:hAnsi="Amasis MT Pro" w:cs="Times New Roman"/>
                <w:sz w:val="24"/>
                <w:szCs w:val="24"/>
              </w:rPr>
              <w:t>Withdrawal slip</w:t>
            </w:r>
          </w:p>
        </w:tc>
      </w:tr>
      <w:tr w:rsidR="00BA081D" w14:paraId="3EE185DA" w14:textId="77777777">
        <w:tc>
          <w:tcPr>
            <w:tcW w:w="2092" w:type="dxa"/>
          </w:tcPr>
          <w:p w14:paraId="0637DEB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Accountant</w:t>
            </w:r>
          </w:p>
        </w:tc>
        <w:tc>
          <w:tcPr>
            <w:tcW w:w="4366" w:type="dxa"/>
          </w:tcPr>
          <w:p w14:paraId="28683993" w14:textId="77777777" w:rsidR="00BA081D" w:rsidRDefault="00D119E4">
            <w:pPr>
              <w:pStyle w:val="ListParagraph"/>
              <w:numPr>
                <w:ilvl w:val="0"/>
                <w:numId w:val="100"/>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documents.</w:t>
            </w:r>
          </w:p>
          <w:p w14:paraId="41757220" w14:textId="77777777" w:rsidR="00BA081D" w:rsidRDefault="00D119E4">
            <w:pPr>
              <w:pStyle w:val="ListParagraph"/>
              <w:numPr>
                <w:ilvl w:val="0"/>
                <w:numId w:val="100"/>
              </w:numPr>
              <w:spacing w:after="0" w:line="240" w:lineRule="auto"/>
              <w:jc w:val="both"/>
              <w:rPr>
                <w:rFonts w:ascii="Amasis MT Pro" w:hAnsi="Amasis MT Pro" w:cs="Times New Roman"/>
                <w:sz w:val="24"/>
                <w:szCs w:val="24"/>
              </w:rPr>
            </w:pPr>
            <w:r>
              <w:rPr>
                <w:rFonts w:ascii="Amasis MT Pro" w:hAnsi="Amasis MT Pro" w:cs="Times New Roman"/>
                <w:sz w:val="24"/>
                <w:szCs w:val="24"/>
              </w:rPr>
              <w:t>Posts the withdrawn amount to the cash book.</w:t>
            </w:r>
          </w:p>
          <w:p w14:paraId="51A81888" w14:textId="77777777" w:rsidR="00BA081D" w:rsidRDefault="00D119E4">
            <w:pPr>
              <w:pStyle w:val="ListParagraph"/>
              <w:numPr>
                <w:ilvl w:val="0"/>
                <w:numId w:val="100"/>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Files the copy of the </w:t>
            </w:r>
            <w:proofErr w:type="spellStart"/>
            <w:r>
              <w:rPr>
                <w:rFonts w:ascii="Amasis MT Pro" w:hAnsi="Amasis MT Pro" w:cs="Times New Roman"/>
                <w:sz w:val="24"/>
                <w:szCs w:val="24"/>
              </w:rPr>
              <w:t>cheque</w:t>
            </w:r>
            <w:proofErr w:type="spellEnd"/>
            <w:r>
              <w:rPr>
                <w:rFonts w:ascii="Amasis MT Pro" w:hAnsi="Amasis MT Pro" w:cs="Times New Roman"/>
                <w:sz w:val="24"/>
                <w:szCs w:val="24"/>
              </w:rPr>
              <w:t xml:space="preserve"> and the withdrawal slip, the report, the validated application and the supporting, </w:t>
            </w:r>
            <w:proofErr w:type="spellStart"/>
            <w:r>
              <w:rPr>
                <w:rFonts w:ascii="Amasis MT Pro" w:hAnsi="Amasis MT Pro" w:cs="Times New Roman"/>
                <w:sz w:val="24"/>
                <w:szCs w:val="24"/>
              </w:rPr>
              <w:t>Cheque</w:t>
            </w:r>
            <w:proofErr w:type="spellEnd"/>
            <w:r>
              <w:rPr>
                <w:rFonts w:ascii="Amasis MT Pro" w:hAnsi="Amasis MT Pro" w:cs="Times New Roman"/>
                <w:sz w:val="24"/>
                <w:szCs w:val="24"/>
              </w:rPr>
              <w:t>/check documents in the Cash-Bank Account Folder.</w:t>
            </w:r>
          </w:p>
        </w:tc>
        <w:tc>
          <w:tcPr>
            <w:tcW w:w="2892" w:type="dxa"/>
          </w:tcPr>
          <w:p w14:paraId="38C1EA41" w14:textId="77777777" w:rsidR="00BA081D" w:rsidRDefault="00D119E4">
            <w:pPr>
              <w:pStyle w:val="ListParagraph"/>
              <w:numPr>
                <w:ilvl w:val="0"/>
                <w:numId w:val="100"/>
              </w:numPr>
              <w:spacing w:after="0" w:line="240" w:lineRule="auto"/>
              <w:jc w:val="both"/>
              <w:rPr>
                <w:rFonts w:ascii="Amasis MT Pro" w:hAnsi="Amasis MT Pro" w:cs="Times New Roman"/>
                <w:sz w:val="24"/>
                <w:szCs w:val="24"/>
              </w:rPr>
            </w:pPr>
            <w:r>
              <w:rPr>
                <w:rFonts w:ascii="Amasis MT Pro" w:hAnsi="Amasis MT Pro" w:cs="Times New Roman"/>
                <w:sz w:val="24"/>
                <w:szCs w:val="24"/>
              </w:rPr>
              <w:t>Cash utilization report</w:t>
            </w:r>
          </w:p>
          <w:p w14:paraId="02449915" w14:textId="77777777" w:rsidR="00BA081D" w:rsidRDefault="00D119E4">
            <w:pPr>
              <w:pStyle w:val="ListParagraph"/>
              <w:numPr>
                <w:ilvl w:val="0"/>
                <w:numId w:val="100"/>
              </w:numPr>
              <w:spacing w:after="0" w:line="240" w:lineRule="auto"/>
              <w:jc w:val="both"/>
              <w:rPr>
                <w:rFonts w:ascii="Amasis MT Pro" w:hAnsi="Amasis MT Pro" w:cs="Times New Roman"/>
                <w:sz w:val="24"/>
                <w:szCs w:val="24"/>
              </w:rPr>
            </w:pPr>
            <w:r>
              <w:rPr>
                <w:rFonts w:ascii="Amasis MT Pro" w:hAnsi="Amasis MT Pro" w:cs="Times New Roman"/>
                <w:sz w:val="24"/>
                <w:szCs w:val="24"/>
              </w:rPr>
              <w:t>Replenishment request</w:t>
            </w:r>
          </w:p>
          <w:p w14:paraId="1CB16976" w14:textId="77777777" w:rsidR="00BA081D" w:rsidRDefault="00D119E4">
            <w:pPr>
              <w:pStyle w:val="ListParagraph"/>
              <w:numPr>
                <w:ilvl w:val="0"/>
                <w:numId w:val="100"/>
              </w:numPr>
              <w:spacing w:after="0" w:line="240" w:lineRule="auto"/>
              <w:jc w:val="both"/>
              <w:rPr>
                <w:rFonts w:ascii="Amasis MT Pro" w:hAnsi="Amasis MT Pro" w:cs="Times New Roman"/>
                <w:sz w:val="24"/>
                <w:szCs w:val="24"/>
              </w:rPr>
            </w:pPr>
            <w:r>
              <w:rPr>
                <w:rFonts w:ascii="Amasis MT Pro" w:hAnsi="Amasis MT Pro" w:cs="Times New Roman"/>
                <w:sz w:val="24"/>
                <w:szCs w:val="24"/>
              </w:rPr>
              <w:t>Supporting documents</w:t>
            </w:r>
          </w:p>
          <w:p w14:paraId="5D279B80" w14:textId="77777777" w:rsidR="00BA081D" w:rsidRDefault="00D119E4">
            <w:pPr>
              <w:pStyle w:val="ListParagraph"/>
              <w:numPr>
                <w:ilvl w:val="0"/>
                <w:numId w:val="100"/>
              </w:numPr>
              <w:spacing w:after="0" w:line="240" w:lineRule="auto"/>
              <w:jc w:val="both"/>
              <w:rPr>
                <w:rFonts w:ascii="Amasis MT Pro" w:hAnsi="Amasis MT Pro" w:cs="Times New Roman"/>
                <w:sz w:val="24"/>
                <w:szCs w:val="24"/>
              </w:rPr>
            </w:pPr>
            <w:proofErr w:type="spellStart"/>
            <w:r>
              <w:rPr>
                <w:rFonts w:ascii="Amasis MT Pro" w:hAnsi="Amasis MT Pro" w:cs="Times New Roman"/>
                <w:sz w:val="24"/>
                <w:szCs w:val="24"/>
              </w:rPr>
              <w:t>Cheque</w:t>
            </w:r>
            <w:proofErr w:type="spellEnd"/>
            <w:r>
              <w:rPr>
                <w:rFonts w:ascii="Amasis MT Pro" w:hAnsi="Amasis MT Pro" w:cs="Times New Roman"/>
                <w:sz w:val="24"/>
                <w:szCs w:val="24"/>
              </w:rPr>
              <w:t xml:space="preserve"> copy</w:t>
            </w:r>
          </w:p>
          <w:p w14:paraId="538560DB" w14:textId="77777777" w:rsidR="00BA081D" w:rsidRDefault="00D119E4">
            <w:pPr>
              <w:pStyle w:val="ListParagraph"/>
              <w:numPr>
                <w:ilvl w:val="0"/>
                <w:numId w:val="100"/>
              </w:numPr>
              <w:spacing w:after="0" w:line="240" w:lineRule="auto"/>
              <w:jc w:val="both"/>
              <w:rPr>
                <w:rFonts w:ascii="Amasis MT Pro" w:hAnsi="Amasis MT Pro" w:cs="Times New Roman"/>
                <w:sz w:val="24"/>
                <w:szCs w:val="24"/>
              </w:rPr>
            </w:pPr>
            <w:r>
              <w:rPr>
                <w:rFonts w:ascii="Amasis MT Pro" w:hAnsi="Amasis MT Pro" w:cs="Times New Roman"/>
                <w:sz w:val="24"/>
                <w:szCs w:val="24"/>
              </w:rPr>
              <w:t>Withdrawal slip</w:t>
            </w:r>
          </w:p>
        </w:tc>
      </w:tr>
      <w:tr w:rsidR="00BA081D" w14:paraId="5794B20D" w14:textId="77777777">
        <w:trPr>
          <w:trHeight w:val="403"/>
        </w:trPr>
        <w:tc>
          <w:tcPr>
            <w:tcW w:w="9350" w:type="dxa"/>
            <w:gridSpan w:val="3"/>
            <w:shd w:val="clear" w:color="auto" w:fill="7F7F7F" w:themeFill="text1" w:themeFillTint="80"/>
          </w:tcPr>
          <w:p w14:paraId="6CD8E34B" w14:textId="77777777" w:rsidR="00BA081D" w:rsidRDefault="00D119E4">
            <w:pPr>
              <w:spacing w:after="0" w:line="240" w:lineRule="auto"/>
              <w:jc w:val="both"/>
              <w:rPr>
                <w:rFonts w:ascii="Amasis MT Pro" w:hAnsi="Amasis MT Pro" w:cs="Times New Roman"/>
                <w:b/>
                <w:bCs/>
                <w:color w:val="FFFFFF" w:themeColor="background1"/>
                <w:sz w:val="24"/>
                <w:szCs w:val="24"/>
              </w:rPr>
            </w:pPr>
            <w:r>
              <w:rPr>
                <w:rFonts w:ascii="Amasis MT Pro" w:hAnsi="Amasis MT Pro" w:cs="Times New Roman"/>
                <w:b/>
                <w:bCs/>
                <w:color w:val="FFFFFF" w:themeColor="background1"/>
                <w:sz w:val="24"/>
                <w:szCs w:val="24"/>
              </w:rPr>
              <w:t>Cash received during the day/week</w:t>
            </w:r>
          </w:p>
        </w:tc>
      </w:tr>
      <w:tr w:rsidR="00BA081D" w14:paraId="346D09CC" w14:textId="77777777">
        <w:tc>
          <w:tcPr>
            <w:tcW w:w="2092" w:type="dxa"/>
          </w:tcPr>
          <w:p w14:paraId="7E7F75A9"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366" w:type="dxa"/>
          </w:tcPr>
          <w:p w14:paraId="7AD1C588"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892" w:type="dxa"/>
          </w:tcPr>
          <w:p w14:paraId="5C93FD66"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39E507DA" w14:textId="77777777">
        <w:tc>
          <w:tcPr>
            <w:tcW w:w="2092" w:type="dxa"/>
          </w:tcPr>
          <w:p w14:paraId="561DA57C"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Cashier/Accounts Assistant</w:t>
            </w:r>
          </w:p>
        </w:tc>
        <w:tc>
          <w:tcPr>
            <w:tcW w:w="4366" w:type="dxa"/>
          </w:tcPr>
          <w:p w14:paraId="4A625FBC" w14:textId="77777777" w:rsidR="00BA081D" w:rsidRDefault="00D119E4">
            <w:pPr>
              <w:pStyle w:val="ListParagraph"/>
              <w:numPr>
                <w:ilvl w:val="0"/>
                <w:numId w:val="101"/>
              </w:numPr>
              <w:spacing w:after="0" w:line="240" w:lineRule="auto"/>
              <w:jc w:val="both"/>
              <w:rPr>
                <w:rFonts w:ascii="Amasis MT Pro" w:hAnsi="Amasis MT Pro" w:cs="Times New Roman"/>
                <w:sz w:val="24"/>
                <w:szCs w:val="24"/>
              </w:rPr>
            </w:pPr>
            <w:r>
              <w:rPr>
                <w:rFonts w:ascii="Amasis MT Pro" w:hAnsi="Amasis MT Pro" w:cs="Times New Roman"/>
                <w:sz w:val="24"/>
                <w:szCs w:val="24"/>
              </w:rPr>
              <w:t>Cash the funds received or collected.</w:t>
            </w:r>
          </w:p>
          <w:p w14:paraId="3AFF9965" w14:textId="77777777" w:rsidR="00BA081D" w:rsidRDefault="00D119E4">
            <w:pPr>
              <w:pStyle w:val="ListParagraph"/>
              <w:numPr>
                <w:ilvl w:val="0"/>
                <w:numId w:val="101"/>
              </w:numPr>
              <w:spacing w:after="0" w:line="240" w:lineRule="auto"/>
              <w:jc w:val="both"/>
              <w:rPr>
                <w:rFonts w:ascii="Amasis MT Pro" w:hAnsi="Amasis MT Pro" w:cs="Times New Roman"/>
                <w:sz w:val="24"/>
                <w:szCs w:val="24"/>
              </w:rPr>
            </w:pPr>
            <w:r>
              <w:rPr>
                <w:rFonts w:ascii="Amasis MT Pro" w:hAnsi="Amasis MT Pro" w:cs="Times New Roman"/>
                <w:sz w:val="24"/>
                <w:szCs w:val="24"/>
              </w:rPr>
              <w:t>Issues the cash receipt.</w:t>
            </w:r>
          </w:p>
          <w:p w14:paraId="7AAC9952" w14:textId="77777777" w:rsidR="00BA081D" w:rsidRDefault="00D119E4">
            <w:pPr>
              <w:pStyle w:val="ListParagraph"/>
              <w:numPr>
                <w:ilvl w:val="0"/>
                <w:numId w:val="101"/>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Records the funds in the cash register.</w:t>
            </w:r>
          </w:p>
          <w:p w14:paraId="4A82D2A1" w14:textId="77777777" w:rsidR="00BA081D" w:rsidRDefault="00D119E4">
            <w:pPr>
              <w:pStyle w:val="ListParagraph"/>
              <w:numPr>
                <w:ilvl w:val="0"/>
                <w:numId w:val="101"/>
              </w:numPr>
              <w:spacing w:after="0" w:line="240" w:lineRule="auto"/>
              <w:jc w:val="both"/>
              <w:rPr>
                <w:rFonts w:ascii="Amasis MT Pro" w:hAnsi="Amasis MT Pro" w:cs="Times New Roman"/>
                <w:sz w:val="24"/>
                <w:szCs w:val="24"/>
              </w:rPr>
            </w:pPr>
            <w:r>
              <w:rPr>
                <w:rFonts w:ascii="Amasis MT Pro" w:hAnsi="Amasis MT Pro" w:cs="Times New Roman"/>
                <w:sz w:val="24"/>
                <w:szCs w:val="24"/>
              </w:rPr>
              <w:t>Prepares the daily consolidated statement of revenues.</w:t>
            </w:r>
          </w:p>
          <w:p w14:paraId="17D73D70" w14:textId="77777777" w:rsidR="00BA081D" w:rsidRDefault="00D119E4">
            <w:pPr>
              <w:pStyle w:val="ListParagraph"/>
              <w:numPr>
                <w:ilvl w:val="0"/>
                <w:numId w:val="101"/>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revenue situation to the Accountant, the Head of Finance.</w:t>
            </w:r>
          </w:p>
        </w:tc>
        <w:tc>
          <w:tcPr>
            <w:tcW w:w="2892" w:type="dxa"/>
          </w:tcPr>
          <w:p w14:paraId="375CA816" w14:textId="77777777" w:rsidR="00BA081D" w:rsidRDefault="00D119E4">
            <w:pPr>
              <w:pStyle w:val="ListParagraph"/>
              <w:numPr>
                <w:ilvl w:val="0"/>
                <w:numId w:val="102"/>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Cash register</w:t>
            </w:r>
          </w:p>
          <w:p w14:paraId="78A928E2" w14:textId="77777777" w:rsidR="00BA081D" w:rsidRDefault="00D119E4">
            <w:pPr>
              <w:pStyle w:val="ListParagraph"/>
              <w:numPr>
                <w:ilvl w:val="0"/>
                <w:numId w:val="102"/>
              </w:numPr>
              <w:spacing w:after="0" w:line="240" w:lineRule="auto"/>
              <w:jc w:val="both"/>
              <w:rPr>
                <w:rFonts w:ascii="Amasis MT Pro" w:hAnsi="Amasis MT Pro" w:cs="Times New Roman"/>
                <w:sz w:val="24"/>
                <w:szCs w:val="24"/>
              </w:rPr>
            </w:pPr>
            <w:r>
              <w:rPr>
                <w:rFonts w:ascii="Amasis MT Pro" w:hAnsi="Amasis MT Pro" w:cs="Times New Roman"/>
                <w:sz w:val="24"/>
                <w:szCs w:val="24"/>
              </w:rPr>
              <w:t>Cash receipt</w:t>
            </w:r>
          </w:p>
          <w:p w14:paraId="0C925E97" w14:textId="77777777" w:rsidR="00BA081D" w:rsidRDefault="00D119E4">
            <w:pPr>
              <w:pStyle w:val="ListParagraph"/>
              <w:numPr>
                <w:ilvl w:val="0"/>
                <w:numId w:val="102"/>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Voucher </w:t>
            </w:r>
          </w:p>
          <w:p w14:paraId="66437D54" w14:textId="77777777" w:rsidR="00BA081D" w:rsidRDefault="00D119E4">
            <w:pPr>
              <w:pStyle w:val="ListParagraph"/>
              <w:numPr>
                <w:ilvl w:val="0"/>
                <w:numId w:val="102"/>
              </w:numPr>
              <w:spacing w:after="0" w:line="240" w:lineRule="auto"/>
              <w:jc w:val="both"/>
              <w:rPr>
                <w:rFonts w:ascii="Amasis MT Pro" w:hAnsi="Amasis MT Pro" w:cs="Times New Roman"/>
                <w:sz w:val="24"/>
                <w:szCs w:val="24"/>
              </w:rPr>
            </w:pPr>
            <w:r>
              <w:rPr>
                <w:rFonts w:ascii="Amasis MT Pro" w:hAnsi="Amasis MT Pro" w:cs="Times New Roman"/>
                <w:sz w:val="24"/>
                <w:szCs w:val="24"/>
              </w:rPr>
              <w:t>Cash book</w:t>
            </w:r>
          </w:p>
          <w:p w14:paraId="462BDB61" w14:textId="77777777" w:rsidR="00BA081D" w:rsidRDefault="00BA081D">
            <w:pPr>
              <w:spacing w:after="0" w:line="240" w:lineRule="auto"/>
              <w:jc w:val="both"/>
              <w:rPr>
                <w:rFonts w:ascii="Amasis MT Pro" w:hAnsi="Amasis MT Pro" w:cs="Times New Roman"/>
                <w:sz w:val="24"/>
                <w:szCs w:val="24"/>
              </w:rPr>
            </w:pPr>
          </w:p>
          <w:p w14:paraId="1B8BE63E" w14:textId="77777777" w:rsidR="00BA081D" w:rsidRDefault="00BA081D">
            <w:pPr>
              <w:spacing w:after="0" w:line="240" w:lineRule="auto"/>
              <w:jc w:val="both"/>
              <w:rPr>
                <w:rFonts w:ascii="Amasis MT Pro" w:hAnsi="Amasis MT Pro" w:cs="Times New Roman"/>
                <w:sz w:val="24"/>
                <w:szCs w:val="24"/>
              </w:rPr>
            </w:pPr>
          </w:p>
          <w:p w14:paraId="610C8F5F" w14:textId="77777777" w:rsidR="00BA081D" w:rsidRDefault="00BA081D">
            <w:pPr>
              <w:spacing w:after="0" w:line="240" w:lineRule="auto"/>
              <w:jc w:val="both"/>
              <w:rPr>
                <w:rFonts w:ascii="Amasis MT Pro" w:hAnsi="Amasis MT Pro" w:cs="Times New Roman"/>
                <w:sz w:val="24"/>
                <w:szCs w:val="24"/>
              </w:rPr>
            </w:pPr>
          </w:p>
        </w:tc>
      </w:tr>
      <w:tr w:rsidR="00BA081D" w14:paraId="4F7E5727" w14:textId="77777777">
        <w:tc>
          <w:tcPr>
            <w:tcW w:w="2092" w:type="dxa"/>
          </w:tcPr>
          <w:p w14:paraId="226B15F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Accountant</w:t>
            </w:r>
          </w:p>
        </w:tc>
        <w:tc>
          <w:tcPr>
            <w:tcW w:w="4366" w:type="dxa"/>
          </w:tcPr>
          <w:p w14:paraId="013610BB" w14:textId="77777777" w:rsidR="00BA081D" w:rsidRDefault="00D119E4">
            <w:pPr>
              <w:pStyle w:val="ListParagraph"/>
              <w:numPr>
                <w:ilvl w:val="0"/>
                <w:numId w:val="103"/>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consolidated statement and the cash register.</w:t>
            </w:r>
          </w:p>
          <w:p w14:paraId="122C764E" w14:textId="77777777" w:rsidR="00BA081D" w:rsidRDefault="00D119E4">
            <w:pPr>
              <w:pStyle w:val="ListParagraph"/>
              <w:numPr>
                <w:ilvl w:val="0"/>
                <w:numId w:val="103"/>
              </w:numPr>
              <w:spacing w:after="0" w:line="240" w:lineRule="auto"/>
              <w:jc w:val="both"/>
              <w:rPr>
                <w:rFonts w:ascii="Amasis MT Pro" w:hAnsi="Amasis MT Pro" w:cs="Times New Roman"/>
                <w:sz w:val="24"/>
                <w:szCs w:val="24"/>
              </w:rPr>
            </w:pPr>
            <w:r>
              <w:rPr>
                <w:rFonts w:ascii="Amasis MT Pro" w:hAnsi="Amasis MT Pro" w:cs="Times New Roman"/>
                <w:sz w:val="24"/>
                <w:szCs w:val="24"/>
              </w:rPr>
              <w:t>Records the revenues received in the journal/cash book.</w:t>
            </w:r>
          </w:p>
          <w:p w14:paraId="4EC353CC" w14:textId="77777777" w:rsidR="00BA081D" w:rsidRDefault="00D119E4">
            <w:pPr>
              <w:pStyle w:val="ListParagraph"/>
              <w:numPr>
                <w:ilvl w:val="0"/>
                <w:numId w:val="103"/>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consolidated statement and the cash book to the Head of Finance.</w:t>
            </w:r>
          </w:p>
        </w:tc>
        <w:tc>
          <w:tcPr>
            <w:tcW w:w="2892" w:type="dxa"/>
          </w:tcPr>
          <w:p w14:paraId="367286B3" w14:textId="77777777" w:rsidR="00BA081D" w:rsidRDefault="00D119E4">
            <w:pPr>
              <w:pStyle w:val="ListParagraph"/>
              <w:numPr>
                <w:ilvl w:val="0"/>
                <w:numId w:val="103"/>
              </w:numPr>
              <w:spacing w:after="0" w:line="240" w:lineRule="auto"/>
              <w:jc w:val="both"/>
              <w:rPr>
                <w:rFonts w:ascii="Amasis MT Pro" w:hAnsi="Amasis MT Pro" w:cs="Times New Roman"/>
                <w:sz w:val="24"/>
                <w:szCs w:val="24"/>
              </w:rPr>
            </w:pPr>
            <w:r>
              <w:rPr>
                <w:rFonts w:ascii="Amasis MT Pro" w:hAnsi="Amasis MT Pro" w:cs="Times New Roman"/>
                <w:sz w:val="24"/>
                <w:szCs w:val="24"/>
              </w:rPr>
              <w:t>Consolidated statement of</w:t>
            </w:r>
          </w:p>
          <w:p w14:paraId="62A64B0E" w14:textId="77777777" w:rsidR="00BA081D" w:rsidRDefault="00D119E4">
            <w:pPr>
              <w:pStyle w:val="ListParagraph"/>
              <w:numPr>
                <w:ilvl w:val="0"/>
                <w:numId w:val="103"/>
              </w:numPr>
              <w:spacing w:after="0" w:line="240" w:lineRule="auto"/>
              <w:jc w:val="both"/>
              <w:rPr>
                <w:rFonts w:ascii="Amasis MT Pro" w:hAnsi="Amasis MT Pro" w:cs="Times New Roman"/>
                <w:sz w:val="24"/>
                <w:szCs w:val="24"/>
              </w:rPr>
            </w:pPr>
            <w:r>
              <w:rPr>
                <w:rFonts w:ascii="Amasis MT Pro" w:hAnsi="Amasis MT Pro" w:cs="Times New Roman"/>
                <w:sz w:val="24"/>
                <w:szCs w:val="24"/>
              </w:rPr>
              <w:t>Daily/weekly revenues</w:t>
            </w:r>
          </w:p>
          <w:p w14:paraId="209A439C" w14:textId="77777777" w:rsidR="00BA081D" w:rsidRDefault="00D119E4">
            <w:pPr>
              <w:pStyle w:val="ListParagraph"/>
              <w:numPr>
                <w:ilvl w:val="0"/>
                <w:numId w:val="103"/>
              </w:numPr>
              <w:spacing w:after="0" w:line="240" w:lineRule="auto"/>
              <w:jc w:val="both"/>
              <w:rPr>
                <w:rFonts w:ascii="Amasis MT Pro" w:hAnsi="Amasis MT Pro" w:cs="Times New Roman"/>
                <w:sz w:val="24"/>
                <w:szCs w:val="24"/>
              </w:rPr>
            </w:pPr>
            <w:r>
              <w:rPr>
                <w:rFonts w:ascii="Amasis MT Pro" w:hAnsi="Amasis MT Pro" w:cs="Times New Roman"/>
                <w:sz w:val="24"/>
                <w:szCs w:val="24"/>
              </w:rPr>
              <w:t>Cash book</w:t>
            </w:r>
          </w:p>
          <w:p w14:paraId="5920843F" w14:textId="77777777" w:rsidR="00BA081D" w:rsidRDefault="00BA081D">
            <w:pPr>
              <w:spacing w:after="0" w:line="240" w:lineRule="auto"/>
              <w:jc w:val="both"/>
              <w:rPr>
                <w:rFonts w:ascii="Amasis MT Pro" w:hAnsi="Amasis MT Pro" w:cs="Times New Roman"/>
                <w:sz w:val="24"/>
                <w:szCs w:val="24"/>
              </w:rPr>
            </w:pPr>
          </w:p>
        </w:tc>
      </w:tr>
      <w:tr w:rsidR="00BA081D" w14:paraId="6CC8EB20" w14:textId="77777777">
        <w:trPr>
          <w:trHeight w:val="1427"/>
        </w:trPr>
        <w:tc>
          <w:tcPr>
            <w:tcW w:w="2092" w:type="dxa"/>
          </w:tcPr>
          <w:p w14:paraId="3CE24D1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w:t>
            </w:r>
          </w:p>
        </w:tc>
        <w:tc>
          <w:tcPr>
            <w:tcW w:w="4366" w:type="dxa"/>
          </w:tcPr>
          <w:p w14:paraId="50B3F745" w14:textId="77777777" w:rsidR="00BA081D" w:rsidRDefault="00D119E4">
            <w:pPr>
              <w:pStyle w:val="ListParagraph"/>
              <w:numPr>
                <w:ilvl w:val="0"/>
                <w:numId w:val="104"/>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statement and the cash book.</w:t>
            </w:r>
          </w:p>
          <w:p w14:paraId="2321E756" w14:textId="77777777" w:rsidR="00BA081D" w:rsidRDefault="00D119E4">
            <w:pPr>
              <w:pStyle w:val="ListParagraph"/>
              <w:numPr>
                <w:ilvl w:val="0"/>
                <w:numId w:val="104"/>
              </w:numPr>
              <w:spacing w:after="0" w:line="240" w:lineRule="auto"/>
              <w:jc w:val="both"/>
              <w:rPr>
                <w:rFonts w:ascii="Amasis MT Pro" w:hAnsi="Amasis MT Pro" w:cs="Times New Roman"/>
                <w:sz w:val="24"/>
                <w:szCs w:val="24"/>
              </w:rPr>
            </w:pPr>
            <w:r>
              <w:rPr>
                <w:rFonts w:ascii="Amasis MT Pro" w:hAnsi="Amasis MT Pro" w:cs="Times New Roman"/>
                <w:sz w:val="24"/>
                <w:szCs w:val="24"/>
              </w:rPr>
              <w:t>Verifies the conformity of both documents.</w:t>
            </w:r>
          </w:p>
          <w:p w14:paraId="66B49CD7" w14:textId="77777777" w:rsidR="00BA081D" w:rsidRDefault="00D119E4">
            <w:pPr>
              <w:pStyle w:val="ListParagraph"/>
              <w:numPr>
                <w:ilvl w:val="0"/>
                <w:numId w:val="104"/>
              </w:numPr>
              <w:spacing w:after="0" w:line="240" w:lineRule="auto"/>
              <w:jc w:val="both"/>
              <w:rPr>
                <w:rFonts w:ascii="Amasis MT Pro" w:hAnsi="Amasis MT Pro" w:cs="Times New Roman"/>
                <w:sz w:val="24"/>
                <w:szCs w:val="24"/>
              </w:rPr>
            </w:pPr>
            <w:r>
              <w:rPr>
                <w:rFonts w:ascii="Amasis MT Pro" w:hAnsi="Amasis MT Pro" w:cs="Times New Roman"/>
                <w:sz w:val="24"/>
                <w:szCs w:val="24"/>
              </w:rPr>
              <w:t>Establishes a revenue order.</w:t>
            </w:r>
          </w:p>
          <w:p w14:paraId="39F1D2B3" w14:textId="77777777" w:rsidR="00BA081D" w:rsidRDefault="00D119E4">
            <w:pPr>
              <w:pStyle w:val="ListParagraph"/>
              <w:numPr>
                <w:ilvl w:val="0"/>
                <w:numId w:val="104"/>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order, the statement and the cash book to the Executive Director.</w:t>
            </w:r>
          </w:p>
        </w:tc>
        <w:tc>
          <w:tcPr>
            <w:tcW w:w="2892" w:type="dxa"/>
          </w:tcPr>
          <w:p w14:paraId="0D2CFAC4" w14:textId="77777777" w:rsidR="00BA081D" w:rsidRDefault="00D119E4">
            <w:pPr>
              <w:pStyle w:val="ListParagraph"/>
              <w:numPr>
                <w:ilvl w:val="0"/>
                <w:numId w:val="103"/>
              </w:numPr>
              <w:spacing w:after="0" w:line="240" w:lineRule="auto"/>
              <w:jc w:val="both"/>
              <w:rPr>
                <w:rFonts w:ascii="Amasis MT Pro" w:hAnsi="Amasis MT Pro" w:cs="Times New Roman"/>
                <w:sz w:val="24"/>
                <w:szCs w:val="24"/>
              </w:rPr>
            </w:pPr>
            <w:r>
              <w:rPr>
                <w:rFonts w:ascii="Amasis MT Pro" w:hAnsi="Amasis MT Pro" w:cs="Times New Roman"/>
                <w:sz w:val="24"/>
                <w:szCs w:val="24"/>
              </w:rPr>
              <w:t>Consolidated statement of</w:t>
            </w:r>
          </w:p>
          <w:p w14:paraId="119CED99" w14:textId="77777777" w:rsidR="00BA081D" w:rsidRDefault="00D119E4">
            <w:pPr>
              <w:pStyle w:val="ListParagraph"/>
              <w:numPr>
                <w:ilvl w:val="0"/>
                <w:numId w:val="103"/>
              </w:numPr>
              <w:spacing w:after="0" w:line="240" w:lineRule="auto"/>
              <w:jc w:val="both"/>
              <w:rPr>
                <w:rFonts w:ascii="Amasis MT Pro" w:hAnsi="Amasis MT Pro" w:cs="Times New Roman"/>
                <w:sz w:val="24"/>
                <w:szCs w:val="24"/>
              </w:rPr>
            </w:pPr>
            <w:r>
              <w:rPr>
                <w:rFonts w:ascii="Amasis MT Pro" w:hAnsi="Amasis MT Pro" w:cs="Times New Roman"/>
                <w:sz w:val="24"/>
                <w:szCs w:val="24"/>
              </w:rPr>
              <w:t>daily revenues</w:t>
            </w:r>
          </w:p>
          <w:p w14:paraId="4C53C97E" w14:textId="77777777" w:rsidR="00BA081D" w:rsidRDefault="00D119E4">
            <w:pPr>
              <w:pStyle w:val="ListParagraph"/>
              <w:numPr>
                <w:ilvl w:val="0"/>
                <w:numId w:val="103"/>
              </w:numPr>
              <w:spacing w:after="0" w:line="240" w:lineRule="auto"/>
              <w:jc w:val="both"/>
              <w:rPr>
                <w:rFonts w:ascii="Amasis MT Pro" w:hAnsi="Amasis MT Pro" w:cs="Times New Roman"/>
                <w:sz w:val="24"/>
                <w:szCs w:val="24"/>
              </w:rPr>
            </w:pPr>
            <w:r>
              <w:rPr>
                <w:rFonts w:ascii="Amasis MT Pro" w:hAnsi="Amasis MT Pro" w:cs="Times New Roman"/>
                <w:sz w:val="24"/>
                <w:szCs w:val="24"/>
              </w:rPr>
              <w:t>Cash book</w:t>
            </w:r>
          </w:p>
          <w:p w14:paraId="4565C87B" w14:textId="77777777" w:rsidR="00BA081D" w:rsidRDefault="00D119E4">
            <w:pPr>
              <w:pStyle w:val="ListParagraph"/>
              <w:numPr>
                <w:ilvl w:val="0"/>
                <w:numId w:val="103"/>
              </w:numPr>
              <w:spacing w:after="0" w:line="240" w:lineRule="auto"/>
              <w:jc w:val="both"/>
              <w:rPr>
                <w:rFonts w:ascii="Amasis MT Pro" w:hAnsi="Amasis MT Pro" w:cs="Times New Roman"/>
                <w:sz w:val="24"/>
                <w:szCs w:val="24"/>
              </w:rPr>
            </w:pPr>
            <w:r>
              <w:rPr>
                <w:rFonts w:ascii="Amasis MT Pro" w:hAnsi="Amasis MT Pro" w:cs="Times New Roman"/>
                <w:sz w:val="24"/>
                <w:szCs w:val="24"/>
              </w:rPr>
              <w:t>Order of revenues</w:t>
            </w:r>
          </w:p>
        </w:tc>
      </w:tr>
      <w:tr w:rsidR="00BA081D" w14:paraId="3BC3BA89" w14:textId="77777777">
        <w:tc>
          <w:tcPr>
            <w:tcW w:w="2092" w:type="dxa"/>
          </w:tcPr>
          <w:p w14:paraId="72F11FA9"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w:t>
            </w:r>
          </w:p>
        </w:tc>
        <w:tc>
          <w:tcPr>
            <w:tcW w:w="4366" w:type="dxa"/>
          </w:tcPr>
          <w:p w14:paraId="27588C1C" w14:textId="77777777" w:rsidR="00BA081D" w:rsidRDefault="00D119E4">
            <w:pPr>
              <w:pStyle w:val="ListParagraph"/>
              <w:numPr>
                <w:ilvl w:val="0"/>
                <w:numId w:val="105"/>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revenue order, the summary</w:t>
            </w:r>
          </w:p>
          <w:p w14:paraId="0B03CF70" w14:textId="77777777" w:rsidR="00BA081D" w:rsidRDefault="00D119E4">
            <w:pPr>
              <w:pStyle w:val="ListParagraph"/>
              <w:numPr>
                <w:ilvl w:val="0"/>
                <w:numId w:val="105"/>
              </w:numPr>
              <w:spacing w:after="0" w:line="240" w:lineRule="auto"/>
              <w:jc w:val="both"/>
              <w:rPr>
                <w:rFonts w:ascii="Amasis MT Pro" w:hAnsi="Amasis MT Pro" w:cs="Times New Roman"/>
                <w:sz w:val="24"/>
                <w:szCs w:val="24"/>
              </w:rPr>
            </w:pPr>
            <w:r>
              <w:rPr>
                <w:rFonts w:ascii="Amasis MT Pro" w:hAnsi="Amasis MT Pro" w:cs="Times New Roman"/>
                <w:sz w:val="24"/>
                <w:szCs w:val="24"/>
              </w:rPr>
              <w:t>report/consolidated statement and the cash book.</w:t>
            </w:r>
          </w:p>
          <w:p w14:paraId="2C39B72F" w14:textId="77777777" w:rsidR="00BA081D" w:rsidRDefault="00D119E4">
            <w:pPr>
              <w:pStyle w:val="ListParagraph"/>
              <w:numPr>
                <w:ilvl w:val="0"/>
                <w:numId w:val="105"/>
              </w:numPr>
              <w:spacing w:after="0" w:line="240" w:lineRule="auto"/>
              <w:jc w:val="both"/>
              <w:rPr>
                <w:rFonts w:ascii="Amasis MT Pro" w:hAnsi="Amasis MT Pro" w:cs="Times New Roman"/>
                <w:sz w:val="24"/>
                <w:szCs w:val="24"/>
              </w:rPr>
            </w:pPr>
            <w:r>
              <w:rPr>
                <w:rFonts w:ascii="Amasis MT Pro" w:hAnsi="Amasis MT Pro" w:cs="Times New Roman"/>
                <w:sz w:val="24"/>
                <w:szCs w:val="24"/>
              </w:rPr>
              <w:t>Monitors the monthly revenue situation.</w:t>
            </w:r>
          </w:p>
          <w:p w14:paraId="3D354218" w14:textId="77777777" w:rsidR="00BA081D" w:rsidRDefault="00D119E4">
            <w:pPr>
              <w:pStyle w:val="ListParagraph"/>
              <w:numPr>
                <w:ilvl w:val="0"/>
                <w:numId w:val="105"/>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Checks the consistency of the documents.</w:t>
            </w:r>
          </w:p>
          <w:p w14:paraId="3F355927" w14:textId="77777777" w:rsidR="00BA081D" w:rsidRDefault="00D119E4">
            <w:pPr>
              <w:pStyle w:val="ListParagraph"/>
              <w:numPr>
                <w:ilvl w:val="0"/>
                <w:numId w:val="105"/>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compliance with cash collection procedures.</w:t>
            </w:r>
          </w:p>
          <w:p w14:paraId="7CA9FD1D" w14:textId="77777777" w:rsidR="00BA081D" w:rsidRDefault="00D119E4">
            <w:pPr>
              <w:pStyle w:val="ListParagraph"/>
              <w:numPr>
                <w:ilvl w:val="0"/>
                <w:numId w:val="105"/>
              </w:numPr>
              <w:spacing w:after="0" w:line="240" w:lineRule="auto"/>
              <w:jc w:val="both"/>
              <w:rPr>
                <w:rFonts w:ascii="Amasis MT Pro" w:hAnsi="Amasis MT Pro" w:cs="Times New Roman"/>
                <w:sz w:val="24"/>
                <w:szCs w:val="24"/>
              </w:rPr>
            </w:pPr>
            <w:r>
              <w:rPr>
                <w:rFonts w:ascii="Amasis MT Pro" w:hAnsi="Amasis MT Pro" w:cs="Times New Roman"/>
                <w:sz w:val="24"/>
                <w:szCs w:val="24"/>
              </w:rPr>
              <w:t>Signs the revenue order.</w:t>
            </w:r>
          </w:p>
          <w:p w14:paraId="20603A79" w14:textId="77777777" w:rsidR="00BA081D" w:rsidRDefault="00D119E4">
            <w:pPr>
              <w:pStyle w:val="ListParagraph"/>
              <w:numPr>
                <w:ilvl w:val="0"/>
                <w:numId w:val="105"/>
              </w:numPr>
              <w:spacing w:after="0" w:line="240" w:lineRule="auto"/>
              <w:jc w:val="both"/>
              <w:rPr>
                <w:rFonts w:ascii="Amasis MT Pro" w:hAnsi="Amasis MT Pro" w:cs="Times New Roman"/>
                <w:sz w:val="24"/>
                <w:szCs w:val="24"/>
              </w:rPr>
            </w:pPr>
            <w:r>
              <w:rPr>
                <w:rFonts w:ascii="Amasis MT Pro" w:hAnsi="Amasis MT Pro" w:cs="Times New Roman"/>
                <w:sz w:val="24"/>
                <w:szCs w:val="24"/>
              </w:rPr>
              <w:t>Returns the bundle to the cashier.</w:t>
            </w:r>
          </w:p>
        </w:tc>
        <w:tc>
          <w:tcPr>
            <w:tcW w:w="2892" w:type="dxa"/>
          </w:tcPr>
          <w:p w14:paraId="26AFEE07" w14:textId="77777777" w:rsidR="00BA081D" w:rsidRDefault="00D119E4">
            <w:pPr>
              <w:pStyle w:val="ListParagraph"/>
              <w:numPr>
                <w:ilvl w:val="0"/>
                <w:numId w:val="106"/>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Consolidated statement of</w:t>
            </w:r>
          </w:p>
          <w:p w14:paraId="464B539E" w14:textId="77777777" w:rsidR="00BA081D" w:rsidRDefault="00D119E4">
            <w:pPr>
              <w:pStyle w:val="ListParagraph"/>
              <w:numPr>
                <w:ilvl w:val="0"/>
                <w:numId w:val="106"/>
              </w:numPr>
              <w:spacing w:after="0" w:line="240" w:lineRule="auto"/>
              <w:jc w:val="both"/>
              <w:rPr>
                <w:rFonts w:ascii="Amasis MT Pro" w:hAnsi="Amasis MT Pro" w:cs="Times New Roman"/>
                <w:sz w:val="24"/>
                <w:szCs w:val="24"/>
              </w:rPr>
            </w:pPr>
            <w:r>
              <w:rPr>
                <w:rFonts w:ascii="Amasis MT Pro" w:hAnsi="Amasis MT Pro" w:cs="Times New Roman"/>
                <w:sz w:val="24"/>
                <w:szCs w:val="24"/>
              </w:rPr>
              <w:t>daily revenues</w:t>
            </w:r>
          </w:p>
          <w:p w14:paraId="52D39C67" w14:textId="77777777" w:rsidR="00BA081D" w:rsidRDefault="00D119E4">
            <w:pPr>
              <w:pStyle w:val="ListParagraph"/>
              <w:numPr>
                <w:ilvl w:val="0"/>
                <w:numId w:val="106"/>
              </w:numPr>
              <w:spacing w:after="0" w:line="240" w:lineRule="auto"/>
              <w:jc w:val="both"/>
              <w:rPr>
                <w:rFonts w:ascii="Amasis MT Pro" w:hAnsi="Amasis MT Pro" w:cs="Times New Roman"/>
                <w:sz w:val="24"/>
                <w:szCs w:val="24"/>
              </w:rPr>
            </w:pPr>
            <w:r>
              <w:rPr>
                <w:rFonts w:ascii="Amasis MT Pro" w:hAnsi="Amasis MT Pro" w:cs="Times New Roman"/>
                <w:sz w:val="24"/>
                <w:szCs w:val="24"/>
              </w:rPr>
              <w:t>Cash book</w:t>
            </w:r>
          </w:p>
          <w:p w14:paraId="1B240A9D" w14:textId="77777777" w:rsidR="00BA081D" w:rsidRDefault="00D119E4">
            <w:pPr>
              <w:pStyle w:val="ListParagraph"/>
              <w:numPr>
                <w:ilvl w:val="0"/>
                <w:numId w:val="106"/>
              </w:numPr>
              <w:spacing w:after="0" w:line="240" w:lineRule="auto"/>
              <w:jc w:val="both"/>
              <w:rPr>
                <w:rFonts w:ascii="Amasis MT Pro" w:hAnsi="Amasis MT Pro" w:cs="Times New Roman"/>
                <w:sz w:val="24"/>
                <w:szCs w:val="24"/>
              </w:rPr>
            </w:pPr>
            <w:r>
              <w:rPr>
                <w:rFonts w:ascii="Amasis MT Pro" w:hAnsi="Amasis MT Pro" w:cs="Times New Roman"/>
                <w:sz w:val="24"/>
                <w:szCs w:val="24"/>
              </w:rPr>
              <w:t>Order of revenues</w:t>
            </w:r>
          </w:p>
          <w:p w14:paraId="50B7F1CA" w14:textId="77777777" w:rsidR="00BA081D" w:rsidRDefault="00BA081D">
            <w:pPr>
              <w:spacing w:after="0" w:line="240" w:lineRule="auto"/>
              <w:jc w:val="both"/>
              <w:rPr>
                <w:rFonts w:ascii="Amasis MT Pro" w:hAnsi="Amasis MT Pro" w:cs="Times New Roman"/>
                <w:sz w:val="24"/>
                <w:szCs w:val="24"/>
              </w:rPr>
            </w:pPr>
          </w:p>
        </w:tc>
      </w:tr>
      <w:tr w:rsidR="00BA081D" w14:paraId="50AD0306" w14:textId="77777777">
        <w:tc>
          <w:tcPr>
            <w:tcW w:w="2092" w:type="dxa"/>
          </w:tcPr>
          <w:p w14:paraId="5ED7DFAD"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Cashier/Accounts Assistant</w:t>
            </w:r>
          </w:p>
        </w:tc>
        <w:tc>
          <w:tcPr>
            <w:tcW w:w="4366" w:type="dxa"/>
          </w:tcPr>
          <w:p w14:paraId="1AACDBBF" w14:textId="77777777" w:rsidR="00BA081D" w:rsidRDefault="00D119E4">
            <w:pPr>
              <w:pStyle w:val="ListParagraph"/>
              <w:numPr>
                <w:ilvl w:val="0"/>
                <w:numId w:val="107"/>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bundle and the deposit slip.</w:t>
            </w:r>
          </w:p>
          <w:p w14:paraId="7476F770" w14:textId="77777777" w:rsidR="00BA081D" w:rsidRDefault="00D119E4">
            <w:pPr>
              <w:pStyle w:val="ListParagraph"/>
              <w:numPr>
                <w:ilvl w:val="0"/>
                <w:numId w:val="107"/>
              </w:numPr>
              <w:spacing w:after="0" w:line="240" w:lineRule="auto"/>
              <w:jc w:val="both"/>
              <w:rPr>
                <w:rFonts w:ascii="Amasis MT Pro" w:hAnsi="Amasis MT Pro" w:cs="Times New Roman"/>
                <w:sz w:val="24"/>
                <w:szCs w:val="24"/>
              </w:rPr>
            </w:pPr>
            <w:r>
              <w:rPr>
                <w:rFonts w:ascii="Amasis MT Pro" w:hAnsi="Amasis MT Pro" w:cs="Times New Roman"/>
                <w:sz w:val="24"/>
                <w:szCs w:val="24"/>
              </w:rPr>
              <w:t>Enters the payment (deposit made in the bank journal.</w:t>
            </w:r>
          </w:p>
          <w:p w14:paraId="12FF87B7" w14:textId="77777777" w:rsidR="00BA081D" w:rsidRDefault="00D119E4">
            <w:pPr>
              <w:pStyle w:val="ListParagraph"/>
              <w:numPr>
                <w:ilvl w:val="0"/>
                <w:numId w:val="107"/>
              </w:numPr>
              <w:spacing w:after="0" w:line="240" w:lineRule="auto"/>
              <w:jc w:val="both"/>
              <w:rPr>
                <w:rFonts w:ascii="Amasis MT Pro" w:hAnsi="Amasis MT Pro" w:cs="Times New Roman"/>
                <w:sz w:val="24"/>
                <w:szCs w:val="24"/>
              </w:rPr>
            </w:pPr>
            <w:r>
              <w:rPr>
                <w:rFonts w:ascii="Amasis MT Pro" w:hAnsi="Amasis MT Pro" w:cs="Times New Roman"/>
                <w:sz w:val="24"/>
                <w:szCs w:val="24"/>
              </w:rPr>
              <w:t>Archives the bundle in the Bank-Cash accounts folder.</w:t>
            </w:r>
          </w:p>
          <w:p w14:paraId="70062D0D" w14:textId="77777777" w:rsidR="00BA081D" w:rsidRDefault="00BA081D">
            <w:pPr>
              <w:spacing w:after="0" w:line="240" w:lineRule="auto"/>
              <w:jc w:val="both"/>
              <w:rPr>
                <w:rFonts w:ascii="Amasis MT Pro" w:hAnsi="Amasis MT Pro" w:cs="Times New Roman"/>
                <w:sz w:val="24"/>
                <w:szCs w:val="24"/>
              </w:rPr>
            </w:pPr>
          </w:p>
          <w:p w14:paraId="37FB470E" w14:textId="77777777" w:rsidR="00BA081D" w:rsidRDefault="00BA081D">
            <w:pPr>
              <w:spacing w:after="0" w:line="240" w:lineRule="auto"/>
              <w:jc w:val="both"/>
              <w:rPr>
                <w:rFonts w:ascii="Amasis MT Pro" w:hAnsi="Amasis MT Pro" w:cs="Times New Roman"/>
                <w:sz w:val="24"/>
                <w:szCs w:val="24"/>
              </w:rPr>
            </w:pPr>
          </w:p>
          <w:p w14:paraId="3DE1BD53" w14:textId="77777777" w:rsidR="00BA081D" w:rsidRDefault="00BA081D">
            <w:pPr>
              <w:spacing w:after="0" w:line="240" w:lineRule="auto"/>
              <w:jc w:val="both"/>
              <w:rPr>
                <w:rFonts w:ascii="Amasis MT Pro" w:hAnsi="Amasis MT Pro" w:cs="Times New Roman"/>
                <w:sz w:val="24"/>
                <w:szCs w:val="24"/>
              </w:rPr>
            </w:pPr>
          </w:p>
          <w:p w14:paraId="1828FFCF" w14:textId="77777777" w:rsidR="00BA081D" w:rsidRDefault="00BA081D">
            <w:pPr>
              <w:spacing w:after="0" w:line="240" w:lineRule="auto"/>
              <w:jc w:val="both"/>
              <w:rPr>
                <w:rFonts w:ascii="Amasis MT Pro" w:hAnsi="Amasis MT Pro" w:cs="Times New Roman"/>
                <w:sz w:val="24"/>
                <w:szCs w:val="24"/>
              </w:rPr>
            </w:pPr>
          </w:p>
          <w:p w14:paraId="77EA55D4" w14:textId="77777777" w:rsidR="00BA081D" w:rsidRDefault="00BA081D">
            <w:pPr>
              <w:spacing w:after="0" w:line="240" w:lineRule="auto"/>
              <w:jc w:val="both"/>
              <w:rPr>
                <w:rFonts w:ascii="Amasis MT Pro" w:hAnsi="Amasis MT Pro" w:cs="Times New Roman"/>
                <w:sz w:val="24"/>
                <w:szCs w:val="24"/>
              </w:rPr>
            </w:pPr>
          </w:p>
        </w:tc>
        <w:tc>
          <w:tcPr>
            <w:tcW w:w="2892" w:type="dxa"/>
          </w:tcPr>
          <w:p w14:paraId="73EB979B" w14:textId="77777777" w:rsidR="00BA081D" w:rsidRDefault="00D119E4">
            <w:pPr>
              <w:pStyle w:val="ListParagraph"/>
              <w:widowControl w:val="0"/>
              <w:numPr>
                <w:ilvl w:val="0"/>
                <w:numId w:val="107"/>
              </w:numPr>
              <w:autoSpaceDE w:val="0"/>
              <w:autoSpaceDN w:val="0"/>
              <w:spacing w:after="0" w:line="293" w:lineRule="exact"/>
              <w:jc w:val="both"/>
              <w:rPr>
                <w:rFonts w:ascii="Amasis MT Pro" w:hAnsi="Amasis MT Pro"/>
                <w:color w:val="000000"/>
                <w:sz w:val="24"/>
              </w:rPr>
            </w:pPr>
            <w:r>
              <w:rPr>
                <w:rFonts w:ascii="Amasis MT Pro" w:hAnsi="Amasis MT Pro"/>
                <w:color w:val="000000"/>
                <w:sz w:val="24"/>
              </w:rPr>
              <w:t>Deposit</w:t>
            </w:r>
            <w:r>
              <w:rPr>
                <w:rFonts w:ascii="Amasis MT Pro" w:hAnsi="Amasis MT Pro"/>
                <w:color w:val="000000"/>
                <w:spacing w:val="2"/>
                <w:sz w:val="24"/>
              </w:rPr>
              <w:t xml:space="preserve"> </w:t>
            </w:r>
            <w:r>
              <w:rPr>
                <w:rFonts w:ascii="Amasis MT Pro" w:hAnsi="Amasis MT Pro"/>
                <w:color w:val="000000"/>
                <w:spacing w:val="-1"/>
                <w:sz w:val="24"/>
              </w:rPr>
              <w:t>slip</w:t>
            </w:r>
            <w:r>
              <w:rPr>
                <w:rFonts w:ascii="Amasis MT Pro" w:hAnsi="Amasis MT Pro"/>
                <w:color w:val="000000"/>
                <w:spacing w:val="2"/>
                <w:sz w:val="24"/>
              </w:rPr>
              <w:t xml:space="preserve"> </w:t>
            </w:r>
          </w:p>
          <w:p w14:paraId="3023FD3C" w14:textId="77777777" w:rsidR="00BA081D" w:rsidRDefault="00D119E4">
            <w:pPr>
              <w:pStyle w:val="ListParagraph"/>
              <w:widowControl w:val="0"/>
              <w:numPr>
                <w:ilvl w:val="0"/>
                <w:numId w:val="107"/>
              </w:numPr>
              <w:autoSpaceDE w:val="0"/>
              <w:autoSpaceDN w:val="0"/>
              <w:spacing w:before="60" w:after="0" w:line="293" w:lineRule="exact"/>
              <w:jc w:val="both"/>
              <w:rPr>
                <w:rFonts w:ascii="Amasis MT Pro" w:hAnsi="Amasis MT Pro"/>
                <w:color w:val="000000"/>
                <w:sz w:val="24"/>
              </w:rPr>
            </w:pPr>
            <w:r>
              <w:rPr>
                <w:rFonts w:ascii="Amasis MT Pro" w:hAnsi="Amasis MT Pro"/>
                <w:color w:val="000000"/>
                <w:sz w:val="24"/>
              </w:rPr>
              <w:t>Bank Journal</w:t>
            </w:r>
          </w:p>
          <w:p w14:paraId="6FB6BE3C" w14:textId="77777777" w:rsidR="00BA081D" w:rsidRDefault="00BA081D">
            <w:pPr>
              <w:spacing w:after="0" w:line="240" w:lineRule="auto"/>
              <w:jc w:val="both"/>
              <w:rPr>
                <w:rFonts w:ascii="Amasis MT Pro" w:hAnsi="Amasis MT Pro" w:cs="Times New Roman"/>
                <w:sz w:val="24"/>
                <w:szCs w:val="24"/>
              </w:rPr>
            </w:pPr>
          </w:p>
        </w:tc>
      </w:tr>
      <w:tr w:rsidR="00BA081D" w14:paraId="4C131009" w14:textId="77777777">
        <w:trPr>
          <w:trHeight w:val="403"/>
        </w:trPr>
        <w:tc>
          <w:tcPr>
            <w:tcW w:w="9350" w:type="dxa"/>
            <w:gridSpan w:val="3"/>
            <w:shd w:val="clear" w:color="auto" w:fill="7F7F7F" w:themeFill="text1" w:themeFillTint="80"/>
          </w:tcPr>
          <w:p w14:paraId="1859E781" w14:textId="77777777" w:rsidR="00BA081D" w:rsidRDefault="00D119E4">
            <w:pPr>
              <w:spacing w:after="0" w:line="240" w:lineRule="auto"/>
              <w:jc w:val="both"/>
              <w:rPr>
                <w:rFonts w:ascii="Amasis MT Pro" w:hAnsi="Amasis MT Pro" w:cs="Times New Roman"/>
                <w:b/>
                <w:bCs/>
                <w:color w:val="FFFFFF" w:themeColor="background1"/>
                <w:sz w:val="24"/>
                <w:szCs w:val="24"/>
              </w:rPr>
            </w:pPr>
            <w:r>
              <w:rPr>
                <w:rFonts w:ascii="Amasis MT Pro" w:hAnsi="Amasis MT Pro" w:cs="Times New Roman"/>
                <w:b/>
                <w:bCs/>
                <w:color w:val="FFFFFF" w:themeColor="background1"/>
                <w:sz w:val="24"/>
                <w:szCs w:val="24"/>
              </w:rPr>
              <w:t>Petty cash out flow</w:t>
            </w:r>
          </w:p>
        </w:tc>
      </w:tr>
      <w:tr w:rsidR="00BA081D" w14:paraId="04B7300E" w14:textId="77777777">
        <w:tc>
          <w:tcPr>
            <w:tcW w:w="2092" w:type="dxa"/>
          </w:tcPr>
          <w:p w14:paraId="125B10C0"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366" w:type="dxa"/>
          </w:tcPr>
          <w:p w14:paraId="4A9E434E"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892" w:type="dxa"/>
          </w:tcPr>
          <w:p w14:paraId="3488F1F6"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77909AAF" w14:textId="77777777">
        <w:tc>
          <w:tcPr>
            <w:tcW w:w="2092" w:type="dxa"/>
          </w:tcPr>
          <w:p w14:paraId="02BB39B8"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Applicant</w:t>
            </w:r>
          </w:p>
          <w:p w14:paraId="63A1F6E6" w14:textId="77777777" w:rsidR="00BA081D" w:rsidRDefault="00BA081D">
            <w:pPr>
              <w:spacing w:after="0" w:line="240" w:lineRule="auto"/>
              <w:jc w:val="both"/>
              <w:rPr>
                <w:rFonts w:ascii="Amasis MT Pro" w:hAnsi="Amasis MT Pro" w:cs="Times New Roman"/>
                <w:sz w:val="24"/>
                <w:szCs w:val="24"/>
              </w:rPr>
            </w:pPr>
          </w:p>
        </w:tc>
        <w:tc>
          <w:tcPr>
            <w:tcW w:w="4366" w:type="dxa"/>
          </w:tcPr>
          <w:p w14:paraId="5789B218" w14:textId="77777777" w:rsidR="00BA081D" w:rsidRDefault="00D119E4">
            <w:pPr>
              <w:pStyle w:val="ListParagraph"/>
              <w:numPr>
                <w:ilvl w:val="0"/>
                <w:numId w:val="108"/>
              </w:numPr>
              <w:spacing w:after="0" w:line="240" w:lineRule="auto"/>
              <w:jc w:val="both"/>
              <w:rPr>
                <w:rFonts w:ascii="Amasis MT Pro" w:hAnsi="Amasis MT Pro" w:cs="Times New Roman"/>
                <w:sz w:val="24"/>
                <w:szCs w:val="24"/>
              </w:rPr>
            </w:pPr>
            <w:r>
              <w:rPr>
                <w:rFonts w:ascii="Amasis MT Pro" w:hAnsi="Amasis MT Pro" w:cs="Times New Roman"/>
                <w:sz w:val="24"/>
                <w:szCs w:val="24"/>
              </w:rPr>
              <w:t>Prepares the cash request/application.</w:t>
            </w:r>
          </w:p>
          <w:p w14:paraId="588219B6" w14:textId="77777777" w:rsidR="00BA081D" w:rsidRDefault="00D119E4">
            <w:pPr>
              <w:pStyle w:val="ListParagraph"/>
              <w:numPr>
                <w:ilvl w:val="0"/>
                <w:numId w:val="108"/>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request and the supporting document to the Executive secretary and the Head of Finance.</w:t>
            </w:r>
          </w:p>
        </w:tc>
        <w:tc>
          <w:tcPr>
            <w:tcW w:w="2892" w:type="dxa"/>
          </w:tcPr>
          <w:p w14:paraId="1221308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Cash Request/requisition form</w:t>
            </w:r>
          </w:p>
          <w:p w14:paraId="1E4FD44F" w14:textId="77777777" w:rsidR="00BA081D" w:rsidRDefault="00BA081D">
            <w:pPr>
              <w:spacing w:after="0" w:line="240" w:lineRule="auto"/>
              <w:jc w:val="both"/>
              <w:rPr>
                <w:rFonts w:ascii="Amasis MT Pro" w:hAnsi="Amasis MT Pro" w:cs="Times New Roman"/>
                <w:sz w:val="24"/>
                <w:szCs w:val="24"/>
              </w:rPr>
            </w:pPr>
          </w:p>
        </w:tc>
      </w:tr>
      <w:tr w:rsidR="00BA081D" w14:paraId="4867BA2F" w14:textId="77777777">
        <w:tc>
          <w:tcPr>
            <w:tcW w:w="2092" w:type="dxa"/>
          </w:tcPr>
          <w:p w14:paraId="018B306D"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Executive Director </w:t>
            </w:r>
          </w:p>
        </w:tc>
        <w:tc>
          <w:tcPr>
            <w:tcW w:w="4366" w:type="dxa"/>
          </w:tcPr>
          <w:p w14:paraId="53CD7B05" w14:textId="77777777" w:rsidR="00BA081D" w:rsidRDefault="00D119E4">
            <w:pPr>
              <w:pStyle w:val="ListParagraph"/>
              <w:numPr>
                <w:ilvl w:val="0"/>
                <w:numId w:val="109"/>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request.</w:t>
            </w:r>
          </w:p>
          <w:p w14:paraId="0CF55C37" w14:textId="77777777" w:rsidR="00BA081D" w:rsidRDefault="00D119E4">
            <w:pPr>
              <w:pStyle w:val="ListParagraph"/>
              <w:numPr>
                <w:ilvl w:val="0"/>
                <w:numId w:val="109"/>
              </w:numPr>
              <w:spacing w:after="0" w:line="240" w:lineRule="auto"/>
              <w:jc w:val="both"/>
              <w:rPr>
                <w:rFonts w:ascii="Amasis MT Pro" w:hAnsi="Amasis MT Pro" w:cs="Times New Roman"/>
                <w:sz w:val="24"/>
                <w:szCs w:val="24"/>
              </w:rPr>
            </w:pPr>
            <w:r>
              <w:rPr>
                <w:rFonts w:ascii="Amasis MT Pro" w:hAnsi="Amasis MT Pro" w:cs="Times New Roman"/>
                <w:sz w:val="24"/>
                <w:szCs w:val="24"/>
              </w:rPr>
              <w:t>Analyzes, checks the consistency of the request.</w:t>
            </w:r>
          </w:p>
          <w:p w14:paraId="3BDF706A" w14:textId="77777777" w:rsidR="00BA081D" w:rsidRDefault="00D119E4">
            <w:pPr>
              <w:pStyle w:val="ListParagraph"/>
              <w:numPr>
                <w:ilvl w:val="0"/>
                <w:numId w:val="109"/>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Approves the request and forwards it to the Head of Finance.</w:t>
            </w:r>
          </w:p>
        </w:tc>
        <w:tc>
          <w:tcPr>
            <w:tcW w:w="2892" w:type="dxa"/>
          </w:tcPr>
          <w:p w14:paraId="05E8627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Cash Request</w:t>
            </w:r>
          </w:p>
          <w:p w14:paraId="3F15F513" w14:textId="77777777" w:rsidR="00BA081D" w:rsidRDefault="00BA081D">
            <w:pPr>
              <w:spacing w:after="0" w:line="240" w:lineRule="auto"/>
              <w:jc w:val="both"/>
              <w:rPr>
                <w:rFonts w:ascii="Amasis MT Pro" w:hAnsi="Amasis MT Pro" w:cs="Times New Roman"/>
                <w:sz w:val="24"/>
                <w:szCs w:val="24"/>
              </w:rPr>
            </w:pPr>
          </w:p>
        </w:tc>
      </w:tr>
      <w:tr w:rsidR="00BA081D" w14:paraId="287AA1BC" w14:textId="77777777">
        <w:tc>
          <w:tcPr>
            <w:tcW w:w="2092" w:type="dxa"/>
          </w:tcPr>
          <w:p w14:paraId="4E5E8693"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Head of Finance</w:t>
            </w:r>
          </w:p>
        </w:tc>
        <w:tc>
          <w:tcPr>
            <w:tcW w:w="4366" w:type="dxa"/>
          </w:tcPr>
          <w:p w14:paraId="1B5D85A7" w14:textId="77777777" w:rsidR="00BA081D" w:rsidRDefault="00D119E4">
            <w:pPr>
              <w:pStyle w:val="ListParagraph"/>
              <w:numPr>
                <w:ilvl w:val="0"/>
                <w:numId w:val="110"/>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cash register request.</w:t>
            </w:r>
          </w:p>
          <w:p w14:paraId="6DDD1FBF" w14:textId="77777777" w:rsidR="00BA081D" w:rsidRDefault="00D119E4">
            <w:pPr>
              <w:pStyle w:val="ListParagraph"/>
              <w:numPr>
                <w:ilvl w:val="0"/>
                <w:numId w:val="110"/>
              </w:numPr>
              <w:spacing w:after="0" w:line="240" w:lineRule="auto"/>
              <w:jc w:val="both"/>
              <w:rPr>
                <w:rFonts w:ascii="Amasis MT Pro" w:hAnsi="Amasis MT Pro" w:cs="Times New Roman"/>
                <w:sz w:val="24"/>
                <w:szCs w:val="24"/>
              </w:rPr>
            </w:pPr>
            <w:r>
              <w:rPr>
                <w:rFonts w:ascii="Amasis MT Pro" w:hAnsi="Amasis MT Pro" w:cs="Times New Roman"/>
                <w:sz w:val="24"/>
                <w:szCs w:val="24"/>
              </w:rPr>
              <w:t>Analyzes the relevance of the request.</w:t>
            </w:r>
          </w:p>
          <w:p w14:paraId="5717D88C" w14:textId="77777777" w:rsidR="00BA081D" w:rsidRDefault="00D119E4">
            <w:pPr>
              <w:pStyle w:val="ListParagraph"/>
              <w:numPr>
                <w:ilvl w:val="0"/>
                <w:numId w:val="110"/>
              </w:numPr>
              <w:spacing w:after="0" w:line="240" w:lineRule="auto"/>
              <w:jc w:val="both"/>
              <w:rPr>
                <w:rFonts w:ascii="Amasis MT Pro" w:hAnsi="Amasis MT Pro" w:cs="Times New Roman"/>
                <w:sz w:val="24"/>
                <w:szCs w:val="24"/>
              </w:rPr>
            </w:pPr>
            <w:r>
              <w:rPr>
                <w:rFonts w:ascii="Amasis MT Pro" w:hAnsi="Amasis MT Pro" w:cs="Times New Roman"/>
                <w:sz w:val="24"/>
                <w:szCs w:val="24"/>
              </w:rPr>
              <w:t>Refers to the application in the absence of comments.</w:t>
            </w:r>
          </w:p>
          <w:p w14:paraId="48DB5DEF" w14:textId="77777777" w:rsidR="00BA081D" w:rsidRDefault="00D119E4">
            <w:pPr>
              <w:pStyle w:val="ListParagraph"/>
              <w:numPr>
                <w:ilvl w:val="0"/>
                <w:numId w:val="110"/>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request to the Cashier.</w:t>
            </w:r>
          </w:p>
        </w:tc>
        <w:tc>
          <w:tcPr>
            <w:tcW w:w="2892" w:type="dxa"/>
          </w:tcPr>
          <w:p w14:paraId="22AF62F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Cash Request</w:t>
            </w:r>
          </w:p>
          <w:p w14:paraId="3D740F45" w14:textId="77777777" w:rsidR="00BA081D" w:rsidRDefault="00BA081D">
            <w:pPr>
              <w:spacing w:after="0" w:line="240" w:lineRule="auto"/>
              <w:jc w:val="both"/>
              <w:rPr>
                <w:rFonts w:ascii="Amasis MT Pro" w:hAnsi="Amasis MT Pro" w:cs="Times New Roman"/>
                <w:sz w:val="24"/>
                <w:szCs w:val="24"/>
              </w:rPr>
            </w:pPr>
          </w:p>
        </w:tc>
      </w:tr>
      <w:tr w:rsidR="00BA081D" w14:paraId="4970F278" w14:textId="77777777">
        <w:tc>
          <w:tcPr>
            <w:tcW w:w="2092" w:type="dxa"/>
          </w:tcPr>
          <w:p w14:paraId="039B70B5"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Cashier/Accounts Assistant</w:t>
            </w:r>
          </w:p>
        </w:tc>
        <w:tc>
          <w:tcPr>
            <w:tcW w:w="4366" w:type="dxa"/>
          </w:tcPr>
          <w:p w14:paraId="7D3F8733" w14:textId="77777777" w:rsidR="00BA081D" w:rsidRDefault="00D119E4">
            <w:pPr>
              <w:pStyle w:val="ListParagraph"/>
              <w:numPr>
                <w:ilvl w:val="0"/>
                <w:numId w:val="111"/>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validated cash request/application.</w:t>
            </w:r>
          </w:p>
          <w:p w14:paraId="09329941" w14:textId="77777777" w:rsidR="00BA081D" w:rsidRDefault="00D119E4">
            <w:pPr>
              <w:pStyle w:val="ListParagraph"/>
              <w:numPr>
                <w:ilvl w:val="0"/>
                <w:numId w:val="111"/>
              </w:numPr>
              <w:spacing w:after="0" w:line="240" w:lineRule="auto"/>
              <w:jc w:val="both"/>
              <w:rPr>
                <w:rFonts w:ascii="Amasis MT Pro" w:hAnsi="Amasis MT Pro" w:cs="Times New Roman"/>
                <w:sz w:val="24"/>
                <w:szCs w:val="24"/>
              </w:rPr>
            </w:pPr>
            <w:r>
              <w:rPr>
                <w:rFonts w:ascii="Amasis MT Pro" w:hAnsi="Amasis MT Pro" w:cs="Times New Roman"/>
                <w:sz w:val="24"/>
                <w:szCs w:val="24"/>
              </w:rPr>
              <w:t>Issues the check-out/cash outflow slip.</w:t>
            </w:r>
          </w:p>
          <w:p w14:paraId="752E117A" w14:textId="77777777" w:rsidR="00BA081D" w:rsidRDefault="00D119E4">
            <w:pPr>
              <w:pStyle w:val="ListParagraph"/>
              <w:numPr>
                <w:ilvl w:val="0"/>
                <w:numId w:val="111"/>
              </w:numPr>
              <w:spacing w:after="0" w:line="240" w:lineRule="auto"/>
              <w:jc w:val="both"/>
              <w:rPr>
                <w:rFonts w:ascii="Amasis MT Pro" w:hAnsi="Amasis MT Pro" w:cs="Times New Roman"/>
                <w:sz w:val="24"/>
                <w:szCs w:val="24"/>
              </w:rPr>
            </w:pPr>
            <w:r>
              <w:rPr>
                <w:rFonts w:ascii="Amasis MT Pro" w:hAnsi="Amasis MT Pro" w:cs="Times New Roman"/>
                <w:sz w:val="24"/>
                <w:szCs w:val="24"/>
              </w:rPr>
              <w:t>Co-signs the checkout/cash outflow slip with the applicant.</w:t>
            </w:r>
          </w:p>
          <w:p w14:paraId="03615E60" w14:textId="77777777" w:rsidR="00BA081D" w:rsidRDefault="00D119E4">
            <w:pPr>
              <w:pStyle w:val="ListParagraph"/>
              <w:numPr>
                <w:ilvl w:val="0"/>
                <w:numId w:val="111"/>
              </w:numPr>
              <w:spacing w:after="0" w:line="240" w:lineRule="auto"/>
              <w:jc w:val="both"/>
              <w:rPr>
                <w:rFonts w:ascii="Amasis MT Pro" w:hAnsi="Amasis MT Pro" w:cs="Times New Roman"/>
                <w:sz w:val="24"/>
                <w:szCs w:val="24"/>
              </w:rPr>
            </w:pPr>
            <w:r>
              <w:rPr>
                <w:rFonts w:ascii="Amasis MT Pro" w:hAnsi="Amasis MT Pro" w:cs="Times New Roman"/>
                <w:sz w:val="24"/>
                <w:szCs w:val="24"/>
              </w:rPr>
              <w:t>Provides the funds to the applicant.</w:t>
            </w:r>
          </w:p>
          <w:p w14:paraId="496E2F76" w14:textId="77777777" w:rsidR="00BA081D" w:rsidRDefault="00D119E4">
            <w:pPr>
              <w:pStyle w:val="ListParagraph"/>
              <w:numPr>
                <w:ilvl w:val="0"/>
                <w:numId w:val="111"/>
              </w:numPr>
              <w:spacing w:after="0" w:line="240" w:lineRule="auto"/>
              <w:jc w:val="both"/>
              <w:rPr>
                <w:rFonts w:ascii="Amasis MT Pro" w:hAnsi="Amasis MT Pro" w:cs="Times New Roman"/>
                <w:sz w:val="24"/>
                <w:szCs w:val="24"/>
              </w:rPr>
            </w:pPr>
            <w:r>
              <w:rPr>
                <w:rFonts w:ascii="Amasis MT Pro" w:hAnsi="Amasis MT Pro" w:cs="Times New Roman"/>
                <w:sz w:val="24"/>
                <w:szCs w:val="24"/>
              </w:rPr>
              <w:t>Updates the cash register.</w:t>
            </w:r>
          </w:p>
          <w:p w14:paraId="231FB09D" w14:textId="77777777" w:rsidR="00BA081D" w:rsidRDefault="00D119E4">
            <w:pPr>
              <w:pStyle w:val="ListParagraph"/>
              <w:numPr>
                <w:ilvl w:val="0"/>
                <w:numId w:val="111"/>
              </w:numPr>
              <w:spacing w:after="0" w:line="240" w:lineRule="auto"/>
              <w:jc w:val="both"/>
              <w:rPr>
                <w:rFonts w:ascii="Amasis MT Pro" w:hAnsi="Amasis MT Pro" w:cs="Times New Roman"/>
                <w:sz w:val="24"/>
                <w:szCs w:val="24"/>
              </w:rPr>
            </w:pPr>
            <w:r>
              <w:rPr>
                <w:rFonts w:ascii="Amasis MT Pro" w:hAnsi="Amasis MT Pro" w:cs="Times New Roman"/>
                <w:sz w:val="24"/>
                <w:szCs w:val="24"/>
              </w:rPr>
              <w:t>Archives the request/application and the Voucher for cash out.</w:t>
            </w:r>
          </w:p>
        </w:tc>
        <w:tc>
          <w:tcPr>
            <w:tcW w:w="2892" w:type="dxa"/>
          </w:tcPr>
          <w:p w14:paraId="11C73C59" w14:textId="77777777" w:rsidR="00BA081D" w:rsidRDefault="00D119E4">
            <w:pPr>
              <w:pStyle w:val="ListParagraph"/>
              <w:numPr>
                <w:ilvl w:val="0"/>
                <w:numId w:val="111"/>
              </w:numPr>
              <w:spacing w:after="0" w:line="240" w:lineRule="auto"/>
              <w:jc w:val="both"/>
              <w:rPr>
                <w:rFonts w:ascii="Amasis MT Pro" w:hAnsi="Amasis MT Pro" w:cs="Times New Roman"/>
                <w:sz w:val="24"/>
                <w:szCs w:val="24"/>
              </w:rPr>
            </w:pPr>
            <w:r>
              <w:rPr>
                <w:rFonts w:ascii="Amasis MT Pro" w:hAnsi="Amasis MT Pro" w:cs="Times New Roman"/>
                <w:sz w:val="24"/>
                <w:szCs w:val="24"/>
              </w:rPr>
              <w:t>Voucher for cash out</w:t>
            </w:r>
          </w:p>
          <w:p w14:paraId="2362D67C" w14:textId="77777777" w:rsidR="00BA081D" w:rsidRDefault="00D119E4">
            <w:pPr>
              <w:pStyle w:val="ListParagraph"/>
              <w:numPr>
                <w:ilvl w:val="0"/>
                <w:numId w:val="111"/>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Minutes of cash closing </w:t>
            </w:r>
          </w:p>
          <w:p w14:paraId="21CB16B6" w14:textId="77777777" w:rsidR="00BA081D" w:rsidRDefault="00D119E4">
            <w:pPr>
              <w:pStyle w:val="ListParagraph"/>
              <w:numPr>
                <w:ilvl w:val="0"/>
                <w:numId w:val="111"/>
              </w:numPr>
              <w:spacing w:after="0" w:line="240" w:lineRule="auto"/>
              <w:jc w:val="both"/>
              <w:rPr>
                <w:rFonts w:ascii="Amasis MT Pro" w:hAnsi="Amasis MT Pro" w:cs="Times New Roman"/>
                <w:sz w:val="24"/>
                <w:szCs w:val="24"/>
              </w:rPr>
            </w:pPr>
            <w:r>
              <w:rPr>
                <w:rFonts w:ascii="Amasis MT Pro" w:hAnsi="Amasis MT Pro" w:cs="Times New Roman"/>
                <w:sz w:val="24"/>
                <w:szCs w:val="24"/>
              </w:rPr>
              <w:t>Cash register</w:t>
            </w:r>
          </w:p>
          <w:p w14:paraId="0732F86C" w14:textId="77777777" w:rsidR="00BA081D" w:rsidRDefault="00BA081D">
            <w:pPr>
              <w:spacing w:after="0" w:line="240" w:lineRule="auto"/>
              <w:jc w:val="both"/>
              <w:rPr>
                <w:rFonts w:ascii="Amasis MT Pro" w:hAnsi="Amasis MT Pro" w:cs="Times New Roman"/>
                <w:sz w:val="24"/>
                <w:szCs w:val="24"/>
              </w:rPr>
            </w:pPr>
          </w:p>
        </w:tc>
      </w:tr>
      <w:tr w:rsidR="00BA081D" w14:paraId="222A43CD" w14:textId="77777777">
        <w:trPr>
          <w:trHeight w:val="390"/>
        </w:trPr>
        <w:tc>
          <w:tcPr>
            <w:tcW w:w="9350" w:type="dxa"/>
            <w:gridSpan w:val="3"/>
            <w:shd w:val="clear" w:color="auto" w:fill="548DD4" w:themeFill="text2" w:themeFillTint="99"/>
          </w:tcPr>
          <w:p w14:paraId="0D12B805" w14:textId="77777777" w:rsidR="00BA081D" w:rsidRDefault="00D119E4">
            <w:pPr>
              <w:spacing w:after="0" w:line="240" w:lineRule="auto"/>
              <w:jc w:val="both"/>
              <w:rPr>
                <w:rFonts w:ascii="Amasis MT Pro" w:hAnsi="Amasis MT Pro" w:cs="Times New Roman"/>
                <w:b/>
                <w:bCs/>
                <w:color w:val="FFFFFF" w:themeColor="background1"/>
                <w:sz w:val="24"/>
                <w:szCs w:val="24"/>
              </w:rPr>
            </w:pPr>
            <w:r>
              <w:rPr>
                <w:rFonts w:ascii="Amasis MT Pro" w:hAnsi="Amasis MT Pro" w:cs="Times New Roman"/>
                <w:b/>
                <w:bCs/>
                <w:color w:val="FFFFFF" w:themeColor="background1"/>
                <w:sz w:val="24"/>
                <w:szCs w:val="24"/>
              </w:rPr>
              <w:t>Petty Cash Fund Control</w:t>
            </w:r>
          </w:p>
        </w:tc>
      </w:tr>
      <w:tr w:rsidR="00BA081D" w14:paraId="7313ACB1" w14:textId="77777777">
        <w:trPr>
          <w:trHeight w:val="403"/>
        </w:trPr>
        <w:tc>
          <w:tcPr>
            <w:tcW w:w="9350" w:type="dxa"/>
            <w:gridSpan w:val="3"/>
            <w:shd w:val="clear" w:color="auto" w:fill="7F7F7F" w:themeFill="text1" w:themeFillTint="80"/>
          </w:tcPr>
          <w:p w14:paraId="4A77DADA" w14:textId="77777777" w:rsidR="00BA081D" w:rsidRDefault="00D119E4">
            <w:pPr>
              <w:spacing w:after="0" w:line="240" w:lineRule="auto"/>
              <w:jc w:val="both"/>
              <w:rPr>
                <w:rFonts w:ascii="Amasis MT Pro" w:hAnsi="Amasis MT Pro" w:cs="Times New Roman"/>
                <w:b/>
                <w:bCs/>
                <w:color w:val="FFFFFF" w:themeColor="background1"/>
                <w:sz w:val="24"/>
                <w:szCs w:val="24"/>
              </w:rPr>
            </w:pPr>
            <w:r>
              <w:rPr>
                <w:rFonts w:ascii="Amasis MT Pro" w:hAnsi="Amasis MT Pro" w:cs="Times New Roman"/>
                <w:b/>
                <w:bCs/>
                <w:color w:val="FFFFFF" w:themeColor="background1"/>
                <w:sz w:val="24"/>
                <w:szCs w:val="24"/>
              </w:rPr>
              <w:t>Petty Cash Closing</w:t>
            </w:r>
          </w:p>
        </w:tc>
      </w:tr>
      <w:tr w:rsidR="00BA081D" w14:paraId="2CFD4320" w14:textId="77777777">
        <w:tc>
          <w:tcPr>
            <w:tcW w:w="2092" w:type="dxa"/>
          </w:tcPr>
          <w:p w14:paraId="54D4F7CA"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366" w:type="dxa"/>
          </w:tcPr>
          <w:p w14:paraId="0932D308"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892" w:type="dxa"/>
          </w:tcPr>
          <w:p w14:paraId="7DD69ACA"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58425676" w14:textId="77777777">
        <w:tc>
          <w:tcPr>
            <w:tcW w:w="2092" w:type="dxa"/>
          </w:tcPr>
          <w:p w14:paraId="0B04F354"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w:t>
            </w:r>
          </w:p>
        </w:tc>
        <w:tc>
          <w:tcPr>
            <w:tcW w:w="4366" w:type="dxa"/>
          </w:tcPr>
          <w:p w14:paraId="57F782AE" w14:textId="77777777" w:rsidR="00BA081D" w:rsidRDefault="00D119E4">
            <w:pPr>
              <w:pStyle w:val="ListParagraph"/>
              <w:numPr>
                <w:ilvl w:val="0"/>
                <w:numId w:val="112"/>
              </w:numPr>
              <w:spacing w:after="0" w:line="240" w:lineRule="auto"/>
              <w:jc w:val="both"/>
              <w:rPr>
                <w:rFonts w:ascii="Amasis MT Pro" w:hAnsi="Amasis MT Pro" w:cs="Times New Roman"/>
                <w:sz w:val="24"/>
                <w:szCs w:val="24"/>
              </w:rPr>
            </w:pPr>
            <w:r>
              <w:rPr>
                <w:rFonts w:ascii="Amasis MT Pro" w:hAnsi="Amasis MT Pro" w:cs="Times New Roman"/>
                <w:sz w:val="24"/>
                <w:szCs w:val="24"/>
              </w:rPr>
              <w:t>By the 5</w:t>
            </w:r>
            <w:r>
              <w:rPr>
                <w:rFonts w:ascii="Amasis MT Pro" w:hAnsi="Amasis MT Pro" w:cs="Times New Roman"/>
                <w:sz w:val="24"/>
                <w:szCs w:val="24"/>
                <w:vertAlign w:val="superscript"/>
              </w:rPr>
              <w:t xml:space="preserve">th </w:t>
            </w:r>
            <w:r>
              <w:rPr>
                <w:rFonts w:ascii="Amasis MT Pro" w:hAnsi="Amasis MT Pro" w:cs="Times New Roman"/>
                <w:sz w:val="24"/>
                <w:szCs w:val="24"/>
              </w:rPr>
              <w:t xml:space="preserve">of the month at the latest, proceeds with the closure of the Fund/ Petty </w:t>
            </w:r>
            <w:r>
              <w:rPr>
                <w:rFonts w:ascii="Amasis MT Pro" w:hAnsi="Amasis MT Pro" w:cs="Times New Roman"/>
                <w:sz w:val="24"/>
                <w:szCs w:val="24"/>
              </w:rPr>
              <w:lastRenderedPageBreak/>
              <w:t>Cash closing in the presence of the Cashier.</w:t>
            </w:r>
          </w:p>
          <w:p w14:paraId="4D5D2AA5" w14:textId="77777777" w:rsidR="00BA081D" w:rsidRDefault="00D119E4">
            <w:pPr>
              <w:pStyle w:val="ListParagraph"/>
              <w:numPr>
                <w:ilvl w:val="0"/>
                <w:numId w:val="112"/>
              </w:numPr>
              <w:spacing w:after="0" w:line="240" w:lineRule="auto"/>
              <w:jc w:val="both"/>
              <w:rPr>
                <w:rFonts w:ascii="Amasis MT Pro" w:hAnsi="Amasis MT Pro" w:cs="Times New Roman"/>
                <w:sz w:val="24"/>
                <w:szCs w:val="24"/>
              </w:rPr>
            </w:pPr>
            <w:r>
              <w:rPr>
                <w:rFonts w:ascii="Amasis MT Pro" w:hAnsi="Amasis MT Pro" w:cs="Times New Roman"/>
                <w:sz w:val="24"/>
                <w:szCs w:val="24"/>
              </w:rPr>
              <w:t>Carries out the work of closing the fund and the physical counting of the cash held in the fund.</w:t>
            </w:r>
          </w:p>
          <w:p w14:paraId="0A39E931" w14:textId="77777777" w:rsidR="00BA081D" w:rsidRDefault="00D119E4">
            <w:pPr>
              <w:pStyle w:val="ListParagraph"/>
              <w:numPr>
                <w:ilvl w:val="0"/>
                <w:numId w:val="112"/>
              </w:numPr>
              <w:spacing w:after="0" w:line="240" w:lineRule="auto"/>
              <w:jc w:val="both"/>
              <w:rPr>
                <w:rFonts w:ascii="Amasis MT Pro" w:hAnsi="Amasis MT Pro" w:cs="Times New Roman"/>
                <w:sz w:val="24"/>
                <w:szCs w:val="24"/>
              </w:rPr>
            </w:pPr>
            <w:r>
              <w:rPr>
                <w:rFonts w:ascii="Amasis MT Pro" w:hAnsi="Amasis MT Pro" w:cs="Times New Roman"/>
                <w:sz w:val="24"/>
                <w:szCs w:val="24"/>
              </w:rPr>
              <w:t>Draws up a report of the closing of the fund.</w:t>
            </w:r>
          </w:p>
          <w:p w14:paraId="6AB3A9D5" w14:textId="77777777" w:rsidR="00BA081D" w:rsidRDefault="00D119E4">
            <w:pPr>
              <w:pStyle w:val="ListParagraph"/>
              <w:numPr>
                <w:ilvl w:val="0"/>
                <w:numId w:val="112"/>
              </w:numPr>
              <w:spacing w:after="0" w:line="240" w:lineRule="auto"/>
              <w:jc w:val="both"/>
              <w:rPr>
                <w:rFonts w:ascii="Amasis MT Pro" w:hAnsi="Amasis MT Pro" w:cs="Times New Roman"/>
                <w:sz w:val="24"/>
                <w:szCs w:val="24"/>
              </w:rPr>
            </w:pPr>
            <w:r>
              <w:rPr>
                <w:rFonts w:ascii="Amasis MT Pro" w:hAnsi="Amasis MT Pro" w:cs="Times New Roman"/>
                <w:sz w:val="24"/>
                <w:szCs w:val="24"/>
              </w:rPr>
              <w:t>Compares the physical balance with the theoretical cash balance.</w:t>
            </w:r>
          </w:p>
          <w:p w14:paraId="09873097" w14:textId="77777777" w:rsidR="00BA081D" w:rsidRDefault="00D119E4">
            <w:pPr>
              <w:pStyle w:val="ListParagraph"/>
              <w:numPr>
                <w:ilvl w:val="0"/>
                <w:numId w:val="112"/>
              </w:numPr>
              <w:spacing w:after="0" w:line="240" w:lineRule="auto"/>
              <w:jc w:val="both"/>
              <w:rPr>
                <w:rFonts w:ascii="Amasis MT Pro" w:hAnsi="Amasis MT Pro" w:cs="Times New Roman"/>
                <w:sz w:val="24"/>
                <w:szCs w:val="24"/>
              </w:rPr>
            </w:pPr>
            <w:r>
              <w:rPr>
                <w:rFonts w:ascii="Amasis MT Pro" w:hAnsi="Amasis MT Pro" w:cs="Times New Roman"/>
                <w:sz w:val="24"/>
                <w:szCs w:val="24"/>
              </w:rPr>
              <w:t>Makes a copy of the cash balance sheet.</w:t>
            </w:r>
          </w:p>
          <w:p w14:paraId="225FCD06" w14:textId="77777777" w:rsidR="00BA081D" w:rsidRDefault="00D119E4">
            <w:pPr>
              <w:pStyle w:val="ListParagraph"/>
              <w:numPr>
                <w:ilvl w:val="0"/>
                <w:numId w:val="112"/>
              </w:numPr>
              <w:spacing w:after="0" w:line="240" w:lineRule="auto"/>
              <w:jc w:val="both"/>
              <w:rPr>
                <w:rFonts w:ascii="Amasis MT Pro" w:hAnsi="Amasis MT Pro" w:cs="Times New Roman"/>
                <w:sz w:val="24"/>
                <w:szCs w:val="24"/>
              </w:rPr>
            </w:pPr>
            <w:r>
              <w:rPr>
                <w:rFonts w:ascii="Amasis MT Pro" w:hAnsi="Amasis MT Pro" w:cs="Times New Roman"/>
                <w:sz w:val="24"/>
                <w:szCs w:val="24"/>
              </w:rPr>
              <w:t>Attaches the cash journal to the copy of the cash balance sheet for transmission to the accountant.</w:t>
            </w:r>
          </w:p>
          <w:p w14:paraId="5049338C" w14:textId="77777777" w:rsidR="00BA081D" w:rsidRDefault="00D119E4">
            <w:pPr>
              <w:pStyle w:val="ListParagraph"/>
              <w:numPr>
                <w:ilvl w:val="0"/>
                <w:numId w:val="112"/>
              </w:numPr>
              <w:spacing w:after="0" w:line="240" w:lineRule="auto"/>
              <w:jc w:val="both"/>
              <w:rPr>
                <w:rFonts w:ascii="Amasis MT Pro" w:hAnsi="Amasis MT Pro" w:cs="Times New Roman"/>
                <w:sz w:val="24"/>
                <w:szCs w:val="24"/>
              </w:rPr>
            </w:pPr>
            <w:r>
              <w:rPr>
                <w:rFonts w:ascii="Amasis MT Pro" w:hAnsi="Amasis MT Pro" w:cs="Times New Roman"/>
                <w:sz w:val="24"/>
                <w:szCs w:val="24"/>
              </w:rPr>
              <w:t>Returns the original cash balance sheet to the Cashier/Accounts Assistant for filing.</w:t>
            </w:r>
          </w:p>
        </w:tc>
        <w:tc>
          <w:tcPr>
            <w:tcW w:w="2892" w:type="dxa"/>
          </w:tcPr>
          <w:p w14:paraId="234B6FEE" w14:textId="77777777" w:rsidR="00BA081D" w:rsidRDefault="00D119E4">
            <w:pPr>
              <w:pStyle w:val="ListParagraph"/>
              <w:numPr>
                <w:ilvl w:val="0"/>
                <w:numId w:val="112"/>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 xml:space="preserve">Minutes of cash closing </w:t>
            </w:r>
          </w:p>
          <w:p w14:paraId="2011D0C9" w14:textId="77777777" w:rsidR="00BA081D" w:rsidRDefault="00D119E4">
            <w:pPr>
              <w:pStyle w:val="ListParagraph"/>
              <w:numPr>
                <w:ilvl w:val="0"/>
                <w:numId w:val="112"/>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Cash book </w:t>
            </w:r>
          </w:p>
          <w:p w14:paraId="668361E5" w14:textId="77777777" w:rsidR="00BA081D" w:rsidRDefault="00D119E4">
            <w:pPr>
              <w:pStyle w:val="ListParagraph"/>
              <w:numPr>
                <w:ilvl w:val="0"/>
                <w:numId w:val="112"/>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Cash closing form</w:t>
            </w:r>
          </w:p>
          <w:p w14:paraId="594F74D8" w14:textId="77777777" w:rsidR="00BA081D" w:rsidRDefault="00BA081D">
            <w:pPr>
              <w:spacing w:after="0" w:line="240" w:lineRule="auto"/>
              <w:jc w:val="both"/>
              <w:rPr>
                <w:rFonts w:ascii="Amasis MT Pro" w:hAnsi="Amasis MT Pro" w:cs="Times New Roman"/>
                <w:sz w:val="24"/>
                <w:szCs w:val="24"/>
              </w:rPr>
            </w:pPr>
          </w:p>
        </w:tc>
      </w:tr>
      <w:tr w:rsidR="00BA081D" w14:paraId="7092166D" w14:textId="77777777">
        <w:trPr>
          <w:trHeight w:val="403"/>
        </w:trPr>
        <w:tc>
          <w:tcPr>
            <w:tcW w:w="9350" w:type="dxa"/>
            <w:gridSpan w:val="3"/>
            <w:shd w:val="clear" w:color="auto" w:fill="7F7F7F" w:themeFill="text1" w:themeFillTint="80"/>
          </w:tcPr>
          <w:p w14:paraId="03FBDE76" w14:textId="77777777" w:rsidR="00BA081D" w:rsidRDefault="00D119E4">
            <w:pPr>
              <w:spacing w:after="0" w:line="240" w:lineRule="auto"/>
              <w:jc w:val="both"/>
              <w:rPr>
                <w:rFonts w:ascii="Amasis MT Pro" w:hAnsi="Amasis MT Pro" w:cs="Times New Roman"/>
                <w:b/>
                <w:bCs/>
                <w:color w:val="FFFFFF" w:themeColor="background1"/>
                <w:sz w:val="24"/>
                <w:szCs w:val="24"/>
              </w:rPr>
            </w:pPr>
            <w:r>
              <w:rPr>
                <w:rFonts w:ascii="Amasis MT Pro" w:hAnsi="Amasis MT Pro" w:cs="Times New Roman"/>
                <w:b/>
                <w:bCs/>
                <w:color w:val="FFFFFF" w:themeColor="background1"/>
                <w:sz w:val="24"/>
                <w:szCs w:val="24"/>
              </w:rPr>
              <w:lastRenderedPageBreak/>
              <w:t>Control of funds deposited at the bank</w:t>
            </w:r>
          </w:p>
        </w:tc>
      </w:tr>
      <w:tr w:rsidR="00BA081D" w14:paraId="7A9383D7" w14:textId="77777777">
        <w:tc>
          <w:tcPr>
            <w:tcW w:w="2092" w:type="dxa"/>
          </w:tcPr>
          <w:p w14:paraId="2F735154"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366" w:type="dxa"/>
          </w:tcPr>
          <w:p w14:paraId="7603D58F"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892" w:type="dxa"/>
          </w:tcPr>
          <w:p w14:paraId="0C24CB2F"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09572CBD" w14:textId="77777777">
        <w:tc>
          <w:tcPr>
            <w:tcW w:w="2092" w:type="dxa"/>
          </w:tcPr>
          <w:p w14:paraId="0835D109"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Accountant</w:t>
            </w:r>
          </w:p>
        </w:tc>
        <w:tc>
          <w:tcPr>
            <w:tcW w:w="4366" w:type="dxa"/>
          </w:tcPr>
          <w:p w14:paraId="13A0F88D" w14:textId="77777777" w:rsidR="00BA081D" w:rsidRDefault="00D119E4">
            <w:pPr>
              <w:pStyle w:val="ListParagraph"/>
              <w:numPr>
                <w:ilvl w:val="0"/>
                <w:numId w:val="113"/>
              </w:numPr>
              <w:spacing w:after="0" w:line="240" w:lineRule="auto"/>
              <w:jc w:val="both"/>
              <w:rPr>
                <w:rFonts w:ascii="Amasis MT Pro" w:hAnsi="Amasis MT Pro" w:cs="Times New Roman"/>
                <w:sz w:val="24"/>
                <w:szCs w:val="24"/>
              </w:rPr>
            </w:pPr>
            <w:r>
              <w:rPr>
                <w:rFonts w:ascii="Amasis MT Pro" w:hAnsi="Amasis MT Pro" w:cs="Times New Roman"/>
                <w:sz w:val="24"/>
                <w:szCs w:val="24"/>
              </w:rPr>
              <w:t>Analyzes the cash register and checks whether all the funds received/collected have been deposited to the Bank based on the extracts.</w:t>
            </w:r>
          </w:p>
          <w:p w14:paraId="216BE821" w14:textId="77777777" w:rsidR="00BA081D" w:rsidRDefault="00D119E4">
            <w:pPr>
              <w:pStyle w:val="ListParagraph"/>
              <w:numPr>
                <w:ilvl w:val="0"/>
                <w:numId w:val="113"/>
              </w:numPr>
              <w:spacing w:after="0" w:line="240" w:lineRule="auto"/>
              <w:jc w:val="both"/>
              <w:rPr>
                <w:rFonts w:ascii="Amasis MT Pro" w:hAnsi="Amasis MT Pro" w:cs="Times New Roman"/>
                <w:sz w:val="24"/>
                <w:szCs w:val="24"/>
              </w:rPr>
            </w:pPr>
            <w:r>
              <w:rPr>
                <w:rFonts w:ascii="Amasis MT Pro" w:hAnsi="Amasis MT Pro" w:cs="Times New Roman"/>
                <w:sz w:val="24"/>
                <w:szCs w:val="24"/>
              </w:rPr>
              <w:t>Enters two accounting entries at the cash outflow from the</w:t>
            </w:r>
          </w:p>
          <w:p w14:paraId="43B50897" w14:textId="77777777" w:rsidR="00BA081D" w:rsidRDefault="00D119E4">
            <w:pPr>
              <w:pStyle w:val="ListParagraph"/>
              <w:numPr>
                <w:ilvl w:val="0"/>
                <w:numId w:val="113"/>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cash register (cash book) and at the cash inflow to the Bank on the basis of the extract (bank journal).</w:t>
            </w:r>
          </w:p>
          <w:p w14:paraId="13175117" w14:textId="77777777" w:rsidR="00BA081D" w:rsidRDefault="00D119E4">
            <w:pPr>
              <w:pStyle w:val="ListParagraph"/>
              <w:numPr>
                <w:ilvl w:val="0"/>
                <w:numId w:val="113"/>
              </w:numPr>
              <w:spacing w:after="0" w:line="240" w:lineRule="auto"/>
              <w:jc w:val="both"/>
              <w:rPr>
                <w:rFonts w:ascii="Amasis MT Pro" w:hAnsi="Amasis MT Pro" w:cs="Times New Roman"/>
                <w:sz w:val="24"/>
                <w:szCs w:val="24"/>
              </w:rPr>
            </w:pPr>
            <w:r>
              <w:rPr>
                <w:rFonts w:ascii="Amasis MT Pro" w:hAnsi="Amasis MT Pro" w:cs="Times New Roman"/>
                <w:sz w:val="24"/>
                <w:szCs w:val="24"/>
              </w:rPr>
              <w:t>Transmits the cash book and the bank journal to the Head of Finance.</w:t>
            </w:r>
          </w:p>
        </w:tc>
        <w:tc>
          <w:tcPr>
            <w:tcW w:w="2892" w:type="dxa"/>
          </w:tcPr>
          <w:p w14:paraId="008E96BB" w14:textId="77777777" w:rsidR="00BA081D" w:rsidRDefault="00D119E4">
            <w:pPr>
              <w:pStyle w:val="ListParagraph"/>
              <w:numPr>
                <w:ilvl w:val="0"/>
                <w:numId w:val="113"/>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Bank statement</w:t>
            </w:r>
          </w:p>
          <w:p w14:paraId="79394053" w14:textId="77777777" w:rsidR="00BA081D" w:rsidRDefault="00D119E4">
            <w:pPr>
              <w:pStyle w:val="ListParagraph"/>
              <w:numPr>
                <w:ilvl w:val="0"/>
                <w:numId w:val="113"/>
              </w:numPr>
              <w:spacing w:after="0" w:line="240" w:lineRule="auto"/>
              <w:jc w:val="both"/>
              <w:rPr>
                <w:rFonts w:ascii="Amasis MT Pro" w:hAnsi="Amasis MT Pro" w:cs="Times New Roman"/>
                <w:sz w:val="24"/>
                <w:szCs w:val="24"/>
              </w:rPr>
            </w:pPr>
            <w:r>
              <w:rPr>
                <w:rFonts w:ascii="Amasis MT Pro" w:hAnsi="Amasis MT Pro" w:cs="Times New Roman"/>
                <w:sz w:val="24"/>
                <w:szCs w:val="24"/>
              </w:rPr>
              <w:t>Cash book</w:t>
            </w:r>
          </w:p>
          <w:p w14:paraId="2465996E" w14:textId="77777777" w:rsidR="00BA081D" w:rsidRDefault="00D119E4">
            <w:pPr>
              <w:pStyle w:val="ListParagraph"/>
              <w:numPr>
                <w:ilvl w:val="0"/>
                <w:numId w:val="113"/>
              </w:numPr>
              <w:spacing w:after="0" w:line="240" w:lineRule="auto"/>
              <w:jc w:val="both"/>
              <w:rPr>
                <w:rFonts w:ascii="Amasis MT Pro" w:hAnsi="Amasis MT Pro" w:cs="Times New Roman"/>
                <w:sz w:val="24"/>
                <w:szCs w:val="24"/>
              </w:rPr>
            </w:pPr>
            <w:r>
              <w:rPr>
                <w:rFonts w:ascii="Amasis MT Pro" w:hAnsi="Amasis MT Pro" w:cs="Times New Roman"/>
                <w:sz w:val="24"/>
                <w:szCs w:val="24"/>
              </w:rPr>
              <w:t>Bank Journal</w:t>
            </w:r>
          </w:p>
          <w:p w14:paraId="68BBD7EA" w14:textId="77777777" w:rsidR="00BA081D" w:rsidRDefault="00BA081D">
            <w:pPr>
              <w:spacing w:after="0" w:line="240" w:lineRule="auto"/>
              <w:jc w:val="both"/>
              <w:rPr>
                <w:rFonts w:ascii="Amasis MT Pro" w:hAnsi="Amasis MT Pro" w:cs="Times New Roman"/>
                <w:sz w:val="24"/>
                <w:szCs w:val="24"/>
              </w:rPr>
            </w:pPr>
          </w:p>
        </w:tc>
      </w:tr>
      <w:tr w:rsidR="00BA081D" w14:paraId="0FC39260" w14:textId="77777777">
        <w:tc>
          <w:tcPr>
            <w:tcW w:w="2092" w:type="dxa"/>
          </w:tcPr>
          <w:p w14:paraId="705C0462"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Head of Finance</w:t>
            </w:r>
          </w:p>
        </w:tc>
        <w:tc>
          <w:tcPr>
            <w:tcW w:w="4366" w:type="dxa"/>
          </w:tcPr>
          <w:p w14:paraId="15210683" w14:textId="77777777" w:rsidR="00BA081D" w:rsidRDefault="00D119E4">
            <w:pPr>
              <w:pStyle w:val="ListParagraph"/>
              <w:numPr>
                <w:ilvl w:val="0"/>
                <w:numId w:val="114"/>
              </w:numPr>
              <w:spacing w:after="0" w:line="240" w:lineRule="auto"/>
              <w:jc w:val="both"/>
              <w:rPr>
                <w:rFonts w:ascii="Amasis MT Pro" w:hAnsi="Amasis MT Pro" w:cs="Times New Roman"/>
                <w:sz w:val="24"/>
                <w:szCs w:val="24"/>
              </w:rPr>
            </w:pPr>
            <w:r>
              <w:rPr>
                <w:rFonts w:ascii="Amasis MT Pro" w:hAnsi="Amasis MT Pro" w:cs="Times New Roman"/>
                <w:sz w:val="24"/>
                <w:szCs w:val="24"/>
              </w:rPr>
              <w:t>Receives the cash book and the bank journal.</w:t>
            </w:r>
          </w:p>
          <w:p w14:paraId="2F037A13" w14:textId="77777777" w:rsidR="00BA081D" w:rsidRDefault="00D119E4">
            <w:pPr>
              <w:pStyle w:val="ListParagraph"/>
              <w:numPr>
                <w:ilvl w:val="0"/>
                <w:numId w:val="114"/>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whether the cashed amount has been deposited to</w:t>
            </w:r>
          </w:p>
          <w:p w14:paraId="336F045E" w14:textId="77777777" w:rsidR="00BA081D" w:rsidRDefault="00D119E4">
            <w:pPr>
              <w:pStyle w:val="ListParagraph"/>
              <w:numPr>
                <w:ilvl w:val="0"/>
                <w:numId w:val="114"/>
              </w:numPr>
              <w:spacing w:after="0" w:line="240" w:lineRule="auto"/>
              <w:jc w:val="both"/>
              <w:rPr>
                <w:rFonts w:ascii="Amasis MT Pro" w:hAnsi="Amasis MT Pro" w:cs="Times New Roman"/>
                <w:sz w:val="24"/>
                <w:szCs w:val="24"/>
              </w:rPr>
            </w:pPr>
            <w:r>
              <w:rPr>
                <w:rFonts w:ascii="Amasis MT Pro" w:hAnsi="Amasis MT Pro" w:cs="Times New Roman"/>
                <w:sz w:val="24"/>
                <w:szCs w:val="24"/>
              </w:rPr>
              <w:t>the bank via the statement/extract.</w:t>
            </w:r>
          </w:p>
          <w:p w14:paraId="45075F58" w14:textId="77777777" w:rsidR="00BA081D" w:rsidRDefault="00D119E4">
            <w:pPr>
              <w:pStyle w:val="ListParagraph"/>
              <w:numPr>
                <w:ilvl w:val="0"/>
                <w:numId w:val="114"/>
              </w:numPr>
              <w:spacing w:after="0" w:line="240" w:lineRule="auto"/>
              <w:jc w:val="both"/>
              <w:rPr>
                <w:rFonts w:ascii="Amasis MT Pro" w:hAnsi="Amasis MT Pro" w:cs="Times New Roman"/>
                <w:sz w:val="24"/>
                <w:szCs w:val="24"/>
              </w:rPr>
            </w:pPr>
            <w:r>
              <w:rPr>
                <w:rFonts w:ascii="Amasis MT Pro" w:hAnsi="Amasis MT Pro" w:cs="Times New Roman"/>
                <w:sz w:val="24"/>
                <w:szCs w:val="24"/>
              </w:rPr>
              <w:t>Validates and returns the bundle to the accountant for archiving.</w:t>
            </w:r>
          </w:p>
          <w:p w14:paraId="46E17A9A" w14:textId="77777777" w:rsidR="00BA081D" w:rsidRDefault="00BA081D">
            <w:pPr>
              <w:spacing w:after="0" w:line="240" w:lineRule="auto"/>
              <w:jc w:val="both"/>
              <w:rPr>
                <w:rFonts w:ascii="Amasis MT Pro" w:hAnsi="Amasis MT Pro" w:cs="Times New Roman"/>
                <w:sz w:val="24"/>
                <w:szCs w:val="24"/>
              </w:rPr>
            </w:pPr>
          </w:p>
        </w:tc>
        <w:tc>
          <w:tcPr>
            <w:tcW w:w="2892" w:type="dxa"/>
          </w:tcPr>
          <w:p w14:paraId="5329324C" w14:textId="77777777" w:rsidR="00BA081D" w:rsidRDefault="00D119E4">
            <w:pPr>
              <w:pStyle w:val="ListParagraph"/>
              <w:numPr>
                <w:ilvl w:val="0"/>
                <w:numId w:val="114"/>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Bank statement </w:t>
            </w:r>
          </w:p>
          <w:p w14:paraId="6E7B6AF8" w14:textId="77777777" w:rsidR="00BA081D" w:rsidRDefault="00D119E4">
            <w:pPr>
              <w:pStyle w:val="ListParagraph"/>
              <w:numPr>
                <w:ilvl w:val="0"/>
                <w:numId w:val="114"/>
              </w:numPr>
              <w:spacing w:after="0" w:line="240" w:lineRule="auto"/>
              <w:jc w:val="both"/>
              <w:rPr>
                <w:rFonts w:ascii="Amasis MT Pro" w:hAnsi="Amasis MT Pro" w:cs="Times New Roman"/>
                <w:sz w:val="24"/>
                <w:szCs w:val="24"/>
              </w:rPr>
            </w:pPr>
            <w:r>
              <w:rPr>
                <w:rFonts w:ascii="Amasis MT Pro" w:hAnsi="Amasis MT Pro" w:cs="Times New Roman"/>
                <w:sz w:val="24"/>
                <w:szCs w:val="24"/>
              </w:rPr>
              <w:t>Bank History</w:t>
            </w:r>
          </w:p>
        </w:tc>
      </w:tr>
    </w:tbl>
    <w:p w14:paraId="5CD31E1A" w14:textId="77777777" w:rsidR="00BA081D" w:rsidRDefault="00BA081D">
      <w:pPr>
        <w:spacing w:line="240" w:lineRule="auto"/>
        <w:jc w:val="both"/>
        <w:rPr>
          <w:rFonts w:ascii="Times New Roman" w:hAnsi="Times New Roman" w:cs="Times New Roman"/>
          <w:sz w:val="24"/>
          <w:szCs w:val="24"/>
          <w:lang w:val="zh-CN"/>
        </w:rPr>
      </w:pPr>
    </w:p>
    <w:p w14:paraId="2A36B240" w14:textId="77777777" w:rsidR="00BA081D" w:rsidRDefault="00D119E4">
      <w:pPr>
        <w:spacing w:line="240" w:lineRule="auto"/>
        <w:jc w:val="both"/>
        <w:rPr>
          <w:rFonts w:ascii="Amasis MT Pro" w:hAnsi="Amasis MT Pro" w:cs="Times New Roman"/>
          <w:sz w:val="24"/>
          <w:szCs w:val="24"/>
        </w:rPr>
      </w:pPr>
      <w:r>
        <w:rPr>
          <w:rFonts w:ascii="Amasis MT Pro" w:hAnsi="Amasis MT Pro" w:cs="Times New Roman"/>
          <w:i/>
          <w:iCs/>
          <w:sz w:val="24"/>
          <w:szCs w:val="24"/>
          <w:u w:val="single"/>
        </w:rPr>
        <w:t>Note</w:t>
      </w:r>
      <w:r>
        <w:rPr>
          <w:rFonts w:ascii="Amasis MT Pro" w:hAnsi="Amasis MT Pro" w:cs="Times New Roman"/>
          <w:sz w:val="24"/>
          <w:szCs w:val="24"/>
        </w:rPr>
        <w:t>:</w:t>
      </w:r>
    </w:p>
    <w:p w14:paraId="0F60FCD2" w14:textId="77777777" w:rsidR="00BA081D" w:rsidRDefault="00D119E4">
      <w:pPr>
        <w:spacing w:line="240" w:lineRule="auto"/>
        <w:jc w:val="both"/>
        <w:rPr>
          <w:rFonts w:ascii="Amasis MT Pro" w:hAnsi="Amasis MT Pro" w:cs="Times New Roman"/>
          <w:sz w:val="24"/>
          <w:szCs w:val="24"/>
        </w:rPr>
      </w:pPr>
      <w:r>
        <w:rPr>
          <w:rFonts w:ascii="Amasis MT Pro" w:hAnsi="Amasis MT Pro" w:cs="Times New Roman"/>
          <w:sz w:val="24"/>
          <w:szCs w:val="24"/>
        </w:rPr>
        <w:t xml:space="preserve">The Cashier, Accountant, Director Finance and everyone in Finance must adhere to the (Generally Accepted) Accounting Principles (GAAP). </w:t>
      </w:r>
    </w:p>
    <w:p w14:paraId="16CFC747" w14:textId="77777777" w:rsidR="00BA081D" w:rsidRDefault="00D119E4">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3C1CB11B" w14:textId="77777777" w:rsidR="00BA081D" w:rsidRDefault="00D119E4">
      <w:pPr>
        <w:spacing w:line="240" w:lineRule="auto"/>
        <w:jc w:val="both"/>
        <w:rPr>
          <w:rFonts w:ascii="Amasis MT Pro" w:hAnsi="Amasis MT Pro" w:cs="Times New Roman"/>
          <w:b/>
          <w:color w:val="C0504D" w:themeColor="accent2"/>
          <w:sz w:val="24"/>
          <w:szCs w:val="24"/>
        </w:rPr>
      </w:pPr>
      <w:r>
        <w:rPr>
          <w:rFonts w:ascii="Amasis MT Pro" w:hAnsi="Amasis MT Pro" w:cs="Times New Roman"/>
          <w:b/>
          <w:color w:val="C0504D" w:themeColor="accent2"/>
          <w:sz w:val="24"/>
          <w:szCs w:val="24"/>
        </w:rPr>
        <w:lastRenderedPageBreak/>
        <w:t>8.3 Basic accounting principles</w:t>
      </w:r>
    </w:p>
    <w:p w14:paraId="33C32922" w14:textId="77777777" w:rsidR="00BA081D" w:rsidRDefault="00D119E4">
      <w:pPr>
        <w:spacing w:line="240" w:lineRule="auto"/>
        <w:jc w:val="both"/>
        <w:rPr>
          <w:rFonts w:ascii="Amasis MT Pro" w:hAnsi="Amasis MT Pro" w:cs="Times New Roman"/>
          <w:b/>
          <w:i/>
          <w:iCs/>
          <w:sz w:val="24"/>
          <w:szCs w:val="24"/>
        </w:rPr>
      </w:pPr>
      <w:r>
        <w:rPr>
          <w:rFonts w:ascii="Amasis MT Pro" w:hAnsi="Amasis MT Pro" w:cs="Times New Roman"/>
          <w:b/>
          <w:i/>
          <w:iCs/>
          <w:sz w:val="24"/>
          <w:szCs w:val="24"/>
        </w:rPr>
        <w:t>8.3.1 Accrual Principle</w:t>
      </w:r>
    </w:p>
    <w:p w14:paraId="610DCC66"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It is also known as accrual accounting. The effects of transactions and other events are recognized on an accrual basis, i.e., when the transactions or events occur, not when the related cash flows occur. They are presented in the financial statements of the periods to which they relate.</w:t>
      </w:r>
    </w:p>
    <w:p w14:paraId="69675718" w14:textId="77777777" w:rsidR="00BA081D" w:rsidRDefault="00BA081D">
      <w:pPr>
        <w:spacing w:after="0" w:line="240" w:lineRule="auto"/>
        <w:jc w:val="both"/>
        <w:rPr>
          <w:rFonts w:ascii="Amasis MT Pro" w:hAnsi="Amasis MT Pro" w:cs="Times New Roman"/>
          <w:sz w:val="24"/>
          <w:szCs w:val="24"/>
        </w:rPr>
      </w:pPr>
    </w:p>
    <w:p w14:paraId="3C851F17"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The financial information thus established informs users not only of past transactions that have resulted in cash flows, but also of obligations and other events that are likely to result in future receipts/collections and payments.</w:t>
      </w:r>
    </w:p>
    <w:p w14:paraId="5A069A5C" w14:textId="77777777" w:rsidR="00BA081D" w:rsidRDefault="00BA081D">
      <w:pPr>
        <w:spacing w:after="0" w:line="240" w:lineRule="auto"/>
        <w:jc w:val="both"/>
        <w:rPr>
          <w:rFonts w:ascii="Amasis MT Pro" w:hAnsi="Amasis MT Pro" w:cs="Times New Roman"/>
          <w:sz w:val="24"/>
          <w:szCs w:val="24"/>
        </w:rPr>
      </w:pPr>
    </w:p>
    <w:p w14:paraId="4A5C8F91" w14:textId="77777777" w:rsidR="00BA081D" w:rsidRDefault="00D119E4">
      <w:pPr>
        <w:spacing w:line="240" w:lineRule="auto"/>
        <w:jc w:val="both"/>
        <w:rPr>
          <w:rFonts w:ascii="Amasis MT Pro" w:hAnsi="Amasis MT Pro" w:cs="Times New Roman"/>
          <w:b/>
          <w:i/>
          <w:iCs/>
          <w:sz w:val="24"/>
          <w:szCs w:val="24"/>
        </w:rPr>
      </w:pPr>
      <w:r>
        <w:rPr>
          <w:rFonts w:ascii="Amasis MT Pro" w:hAnsi="Amasis MT Pro" w:cs="Times New Roman"/>
          <w:b/>
          <w:i/>
          <w:iCs/>
          <w:sz w:val="24"/>
          <w:szCs w:val="24"/>
        </w:rPr>
        <w:t>8.3.2 Going concern (Continuity Principle)</w:t>
      </w:r>
    </w:p>
    <w:p w14:paraId="5BFC86D7"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The financial statements are drawn up on a going concern basis, </w:t>
      </w:r>
      <w:proofErr w:type="spellStart"/>
      <w:r>
        <w:rPr>
          <w:rFonts w:ascii="Amasis MT Pro" w:hAnsi="Amasis MT Pro" w:cs="Times New Roman"/>
          <w:sz w:val="24"/>
          <w:szCs w:val="24"/>
        </w:rPr>
        <w:t>i.e</w:t>
      </w:r>
      <w:proofErr w:type="spellEnd"/>
      <w:r>
        <w:rPr>
          <w:rFonts w:ascii="Amasis MT Pro" w:hAnsi="Amasis MT Pro" w:cs="Times New Roman"/>
          <w:sz w:val="24"/>
          <w:szCs w:val="24"/>
        </w:rPr>
        <w:t xml:space="preserve"> assuming that the Office will continue to operate for the foreseeable future, unless events or decisions that have occurred prior to the date of publication of the accounts make liquidation or cessation of operations probable in the near future.</w:t>
      </w:r>
    </w:p>
    <w:p w14:paraId="01CDC5CB"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Where the financial statements are not prepared on this basis, the going concern uncertainties are disclosed and justified, and the basis on which they are so is specified.</w:t>
      </w:r>
    </w:p>
    <w:p w14:paraId="4E29AE7F" w14:textId="77777777" w:rsidR="00BA081D" w:rsidRDefault="00BA081D">
      <w:pPr>
        <w:spacing w:after="0" w:line="240" w:lineRule="auto"/>
        <w:jc w:val="both"/>
        <w:rPr>
          <w:rFonts w:ascii="Amasis MT Pro" w:hAnsi="Amasis MT Pro" w:cs="Times New Roman"/>
          <w:sz w:val="24"/>
          <w:szCs w:val="24"/>
        </w:rPr>
      </w:pPr>
    </w:p>
    <w:tbl>
      <w:tblPr>
        <w:tblStyle w:val="TableGrid"/>
        <w:tblW w:w="0" w:type="auto"/>
        <w:tblLook w:val="04A0" w:firstRow="1" w:lastRow="0" w:firstColumn="1" w:lastColumn="0" w:noHBand="0" w:noVBand="1"/>
      </w:tblPr>
      <w:tblGrid>
        <w:gridCol w:w="2067"/>
        <w:gridCol w:w="4438"/>
        <w:gridCol w:w="2845"/>
      </w:tblGrid>
      <w:tr w:rsidR="00BA081D" w14:paraId="2ADD9226" w14:textId="77777777">
        <w:trPr>
          <w:trHeight w:val="390"/>
        </w:trPr>
        <w:tc>
          <w:tcPr>
            <w:tcW w:w="9576" w:type="dxa"/>
            <w:gridSpan w:val="3"/>
            <w:shd w:val="clear" w:color="auto" w:fill="548DD4" w:themeFill="text2" w:themeFillTint="99"/>
          </w:tcPr>
          <w:p w14:paraId="30182F5B" w14:textId="77777777" w:rsidR="00BA081D" w:rsidRDefault="00D119E4">
            <w:pPr>
              <w:spacing w:after="0" w:line="240" w:lineRule="auto"/>
              <w:jc w:val="both"/>
              <w:rPr>
                <w:rFonts w:ascii="Amasis MT Pro" w:hAnsi="Amasis MT Pro" w:cs="Times New Roman"/>
                <w:b/>
                <w:bCs/>
                <w:color w:val="FFFFFF" w:themeColor="background1"/>
                <w:sz w:val="24"/>
                <w:szCs w:val="24"/>
              </w:rPr>
            </w:pPr>
            <w:r>
              <w:rPr>
                <w:rFonts w:ascii="Amasis MT Pro" w:hAnsi="Amasis MT Pro" w:cs="Times New Roman"/>
                <w:b/>
                <w:bCs/>
                <w:color w:val="FFFFFF" w:themeColor="background1"/>
                <w:sz w:val="24"/>
                <w:szCs w:val="24"/>
              </w:rPr>
              <w:t>Annual closure</w:t>
            </w:r>
          </w:p>
        </w:tc>
      </w:tr>
      <w:tr w:rsidR="00BA081D" w14:paraId="0AB5908B" w14:textId="77777777">
        <w:tc>
          <w:tcPr>
            <w:tcW w:w="2093" w:type="dxa"/>
          </w:tcPr>
          <w:p w14:paraId="113C785A"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Stakeholders</w:t>
            </w:r>
          </w:p>
        </w:tc>
        <w:tc>
          <w:tcPr>
            <w:tcW w:w="4536" w:type="dxa"/>
          </w:tcPr>
          <w:p w14:paraId="57E1BF2E"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Tasks</w:t>
            </w:r>
          </w:p>
        </w:tc>
        <w:tc>
          <w:tcPr>
            <w:tcW w:w="2947" w:type="dxa"/>
          </w:tcPr>
          <w:p w14:paraId="0A70212E" w14:textId="77777777" w:rsidR="00BA081D" w:rsidRDefault="00D119E4">
            <w:pPr>
              <w:spacing w:after="0" w:line="240" w:lineRule="auto"/>
              <w:jc w:val="both"/>
              <w:rPr>
                <w:rFonts w:ascii="Amasis MT Pro" w:hAnsi="Amasis MT Pro" w:cs="Times New Roman"/>
                <w:b/>
                <w:bCs/>
                <w:sz w:val="24"/>
                <w:szCs w:val="24"/>
              </w:rPr>
            </w:pPr>
            <w:r>
              <w:rPr>
                <w:rFonts w:ascii="Amasis MT Pro" w:hAnsi="Amasis MT Pro" w:cs="Times New Roman"/>
                <w:b/>
                <w:bCs/>
                <w:sz w:val="24"/>
                <w:szCs w:val="24"/>
              </w:rPr>
              <w:t>Tools</w:t>
            </w:r>
          </w:p>
        </w:tc>
      </w:tr>
      <w:tr w:rsidR="00BA081D" w14:paraId="6FB4B30D" w14:textId="77777777">
        <w:tc>
          <w:tcPr>
            <w:tcW w:w="2093" w:type="dxa"/>
          </w:tcPr>
          <w:p w14:paraId="7276EC20"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Accountant</w:t>
            </w:r>
          </w:p>
        </w:tc>
        <w:tc>
          <w:tcPr>
            <w:tcW w:w="4536" w:type="dxa"/>
          </w:tcPr>
          <w:p w14:paraId="574D7A57" w14:textId="77777777" w:rsidR="00BA081D" w:rsidRDefault="00D119E4">
            <w:pPr>
              <w:pStyle w:val="ListParagraph"/>
              <w:numPr>
                <w:ilvl w:val="0"/>
                <w:numId w:val="115"/>
              </w:numPr>
              <w:spacing w:after="0" w:line="240" w:lineRule="auto"/>
              <w:jc w:val="both"/>
              <w:rPr>
                <w:rFonts w:ascii="Amasis MT Pro" w:hAnsi="Amasis MT Pro" w:cs="Times New Roman"/>
                <w:sz w:val="24"/>
                <w:szCs w:val="24"/>
              </w:rPr>
            </w:pPr>
            <w:r>
              <w:rPr>
                <w:rFonts w:ascii="Amasis MT Pro" w:hAnsi="Amasis MT Pro" w:cs="Times New Roman"/>
                <w:sz w:val="24"/>
                <w:szCs w:val="24"/>
              </w:rPr>
              <w:t>Draws up the accounting closing and periodic closing schedule that he/she submits to the Head of the Finance Department for validation.</w:t>
            </w:r>
          </w:p>
          <w:p w14:paraId="525B390A" w14:textId="77777777" w:rsidR="00BA081D" w:rsidRDefault="00D119E4">
            <w:pPr>
              <w:pStyle w:val="ListParagraph"/>
              <w:numPr>
                <w:ilvl w:val="0"/>
                <w:numId w:val="115"/>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Also draws up the work program which he attaches to the schedule for validation.</w:t>
            </w:r>
          </w:p>
          <w:p w14:paraId="10A821E2" w14:textId="77777777" w:rsidR="00BA081D" w:rsidRDefault="00D119E4">
            <w:pPr>
              <w:pStyle w:val="ListParagraph"/>
              <w:numPr>
                <w:ilvl w:val="0"/>
                <w:numId w:val="115"/>
              </w:numPr>
              <w:spacing w:after="0" w:line="240" w:lineRule="auto"/>
              <w:jc w:val="both"/>
              <w:rPr>
                <w:rFonts w:ascii="Amasis MT Pro" w:hAnsi="Amasis MT Pro" w:cs="Times New Roman"/>
                <w:sz w:val="24"/>
                <w:szCs w:val="24"/>
              </w:rPr>
            </w:pPr>
            <w:r>
              <w:rPr>
                <w:rFonts w:ascii="Amasis MT Pro" w:hAnsi="Amasis MT Pro" w:cs="Times New Roman"/>
                <w:sz w:val="24"/>
                <w:szCs w:val="24"/>
              </w:rPr>
              <w:t>Also defines in the schedule all the actors involved in the account closing work.</w:t>
            </w:r>
          </w:p>
        </w:tc>
        <w:tc>
          <w:tcPr>
            <w:tcW w:w="2947" w:type="dxa"/>
          </w:tcPr>
          <w:p w14:paraId="1D288823"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Accounting closing and</w:t>
            </w:r>
          </w:p>
          <w:p w14:paraId="36FB608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periodic closing schedule</w:t>
            </w:r>
          </w:p>
          <w:p w14:paraId="64B4307A" w14:textId="77777777" w:rsidR="00BA081D" w:rsidRDefault="00BA081D">
            <w:pPr>
              <w:spacing w:after="0" w:line="240" w:lineRule="auto"/>
              <w:jc w:val="both"/>
              <w:rPr>
                <w:rFonts w:ascii="Amasis MT Pro" w:hAnsi="Amasis MT Pro" w:cs="Times New Roman"/>
                <w:sz w:val="24"/>
                <w:szCs w:val="24"/>
              </w:rPr>
            </w:pPr>
          </w:p>
        </w:tc>
      </w:tr>
      <w:tr w:rsidR="00BA081D" w14:paraId="68D4CF12" w14:textId="77777777">
        <w:tc>
          <w:tcPr>
            <w:tcW w:w="2093" w:type="dxa"/>
          </w:tcPr>
          <w:p w14:paraId="0245E7CC"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Head of Finance</w:t>
            </w:r>
          </w:p>
        </w:tc>
        <w:tc>
          <w:tcPr>
            <w:tcW w:w="4536" w:type="dxa"/>
          </w:tcPr>
          <w:p w14:paraId="4EDA2A24" w14:textId="77777777" w:rsidR="00BA081D" w:rsidRDefault="00D119E4">
            <w:pPr>
              <w:pStyle w:val="ListParagraph"/>
              <w:numPr>
                <w:ilvl w:val="0"/>
                <w:numId w:val="116"/>
              </w:numPr>
              <w:spacing w:after="0" w:line="240" w:lineRule="auto"/>
              <w:ind w:left="360"/>
              <w:jc w:val="both"/>
              <w:rPr>
                <w:rFonts w:ascii="Amasis MT Pro" w:hAnsi="Amasis MT Pro" w:cs="Times New Roman"/>
                <w:sz w:val="24"/>
                <w:szCs w:val="24"/>
              </w:rPr>
            </w:pPr>
            <w:r>
              <w:rPr>
                <w:rFonts w:ascii="Amasis MT Pro" w:hAnsi="Amasis MT Pro" w:cs="Times New Roman"/>
                <w:sz w:val="24"/>
                <w:szCs w:val="24"/>
              </w:rPr>
              <w:t>Checks the schedule.</w:t>
            </w:r>
          </w:p>
          <w:p w14:paraId="228F874A" w14:textId="77777777" w:rsidR="00BA081D" w:rsidRDefault="00D119E4">
            <w:pPr>
              <w:pStyle w:val="ListParagraph"/>
              <w:numPr>
                <w:ilvl w:val="0"/>
                <w:numId w:val="116"/>
              </w:numPr>
              <w:spacing w:after="0" w:line="240" w:lineRule="auto"/>
              <w:ind w:left="360"/>
              <w:jc w:val="both"/>
              <w:rPr>
                <w:rFonts w:ascii="Amasis MT Pro" w:hAnsi="Amasis MT Pro" w:cs="Times New Roman"/>
                <w:sz w:val="24"/>
                <w:szCs w:val="24"/>
              </w:rPr>
            </w:pPr>
            <w:r>
              <w:rPr>
                <w:rFonts w:ascii="Amasis MT Pro" w:hAnsi="Amasis MT Pro" w:cs="Times New Roman"/>
                <w:sz w:val="24"/>
                <w:szCs w:val="24"/>
              </w:rPr>
              <w:t>Checks the feasibility and consistency of the schedule.</w:t>
            </w:r>
          </w:p>
          <w:p w14:paraId="7745F50D" w14:textId="77777777" w:rsidR="00BA081D" w:rsidRDefault="00D119E4">
            <w:pPr>
              <w:pStyle w:val="ListParagraph"/>
              <w:numPr>
                <w:ilvl w:val="0"/>
                <w:numId w:val="116"/>
              </w:numPr>
              <w:spacing w:after="0" w:line="240" w:lineRule="auto"/>
              <w:ind w:left="360"/>
              <w:jc w:val="both"/>
              <w:rPr>
                <w:rFonts w:ascii="Amasis MT Pro" w:hAnsi="Amasis MT Pro" w:cs="Times New Roman"/>
                <w:sz w:val="24"/>
                <w:szCs w:val="24"/>
              </w:rPr>
            </w:pPr>
            <w:r>
              <w:rPr>
                <w:rFonts w:ascii="Amasis MT Pro" w:hAnsi="Amasis MT Pro" w:cs="Times New Roman"/>
                <w:sz w:val="24"/>
                <w:szCs w:val="24"/>
              </w:rPr>
              <w:t>Provides his/her observations, validates the schedule and transmits it to the accountant.</w:t>
            </w:r>
          </w:p>
          <w:p w14:paraId="51D6E563" w14:textId="77777777" w:rsidR="00BA081D" w:rsidRDefault="00D119E4">
            <w:pPr>
              <w:pStyle w:val="ListParagraph"/>
              <w:numPr>
                <w:ilvl w:val="0"/>
                <w:numId w:val="116"/>
              </w:numPr>
              <w:spacing w:after="0" w:line="240" w:lineRule="auto"/>
              <w:ind w:left="360"/>
              <w:jc w:val="both"/>
              <w:rPr>
                <w:rFonts w:ascii="Amasis MT Pro" w:hAnsi="Amasis MT Pro" w:cs="Times New Roman"/>
                <w:sz w:val="24"/>
                <w:szCs w:val="24"/>
              </w:rPr>
            </w:pPr>
            <w:r>
              <w:rPr>
                <w:rFonts w:ascii="Amasis MT Pro" w:hAnsi="Amasis MT Pro" w:cs="Times New Roman"/>
                <w:sz w:val="24"/>
                <w:szCs w:val="24"/>
              </w:rPr>
              <w:t>Organizes a kick-off meeting with all employees in/of the accounting section.</w:t>
            </w:r>
          </w:p>
          <w:p w14:paraId="3C2AF5EF" w14:textId="77777777" w:rsidR="00BA081D" w:rsidRDefault="00BA081D">
            <w:pPr>
              <w:spacing w:after="0" w:line="240" w:lineRule="auto"/>
              <w:jc w:val="both"/>
              <w:rPr>
                <w:rFonts w:ascii="Amasis MT Pro" w:hAnsi="Amasis MT Pro" w:cs="Times New Roman"/>
                <w:sz w:val="24"/>
                <w:szCs w:val="24"/>
              </w:rPr>
            </w:pPr>
          </w:p>
          <w:p w14:paraId="5729AC09" w14:textId="77777777" w:rsidR="00BA081D" w:rsidRDefault="00BA081D">
            <w:pPr>
              <w:spacing w:after="0" w:line="240" w:lineRule="auto"/>
              <w:jc w:val="both"/>
              <w:rPr>
                <w:rFonts w:ascii="Amasis MT Pro" w:hAnsi="Amasis MT Pro" w:cs="Times New Roman"/>
                <w:sz w:val="24"/>
                <w:szCs w:val="24"/>
              </w:rPr>
            </w:pPr>
          </w:p>
        </w:tc>
        <w:tc>
          <w:tcPr>
            <w:tcW w:w="2947" w:type="dxa"/>
          </w:tcPr>
          <w:p w14:paraId="74B9C9C8"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Accounting closing and</w:t>
            </w:r>
          </w:p>
          <w:p w14:paraId="167EE8CE"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periodic closing schedule</w:t>
            </w:r>
          </w:p>
          <w:p w14:paraId="1DB5F716" w14:textId="77777777" w:rsidR="00BA081D" w:rsidRDefault="00BA081D">
            <w:pPr>
              <w:spacing w:after="0" w:line="240" w:lineRule="auto"/>
              <w:jc w:val="both"/>
              <w:rPr>
                <w:rFonts w:ascii="Amasis MT Pro" w:hAnsi="Amasis MT Pro" w:cs="Times New Roman"/>
                <w:sz w:val="24"/>
                <w:szCs w:val="24"/>
              </w:rPr>
            </w:pPr>
          </w:p>
        </w:tc>
      </w:tr>
      <w:tr w:rsidR="00BA081D" w14:paraId="543DD69D" w14:textId="77777777">
        <w:tc>
          <w:tcPr>
            <w:tcW w:w="2093" w:type="dxa"/>
          </w:tcPr>
          <w:p w14:paraId="4718DBB3"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Accountant</w:t>
            </w:r>
          </w:p>
        </w:tc>
        <w:tc>
          <w:tcPr>
            <w:tcW w:w="4536" w:type="dxa"/>
          </w:tcPr>
          <w:p w14:paraId="1FB14D07" w14:textId="77777777" w:rsidR="00BA081D" w:rsidRDefault="00D119E4">
            <w:pPr>
              <w:pStyle w:val="ListParagraph"/>
              <w:numPr>
                <w:ilvl w:val="0"/>
                <w:numId w:val="117"/>
              </w:numPr>
              <w:spacing w:after="0" w:line="240" w:lineRule="auto"/>
              <w:jc w:val="both"/>
              <w:rPr>
                <w:rFonts w:ascii="Amasis MT Pro" w:hAnsi="Amasis MT Pro" w:cs="Times New Roman"/>
                <w:sz w:val="24"/>
                <w:szCs w:val="24"/>
              </w:rPr>
            </w:pPr>
            <w:r>
              <w:rPr>
                <w:rFonts w:ascii="Amasis MT Pro" w:hAnsi="Amasis MT Pro" w:cs="Times New Roman"/>
                <w:sz w:val="24"/>
                <w:szCs w:val="24"/>
              </w:rPr>
              <w:t>Execute the work according to schedule.</w:t>
            </w:r>
          </w:p>
          <w:p w14:paraId="6FE4C7B4" w14:textId="77777777" w:rsidR="00BA081D" w:rsidRDefault="00D119E4">
            <w:pPr>
              <w:pStyle w:val="ListParagraph"/>
              <w:numPr>
                <w:ilvl w:val="0"/>
                <w:numId w:val="117"/>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the consistency and relevance of the work.</w:t>
            </w:r>
          </w:p>
          <w:p w14:paraId="36CE2D24" w14:textId="77777777" w:rsidR="00BA081D" w:rsidRDefault="00D119E4">
            <w:pPr>
              <w:pStyle w:val="ListParagraph"/>
              <w:numPr>
                <w:ilvl w:val="0"/>
                <w:numId w:val="117"/>
              </w:numPr>
              <w:spacing w:after="0" w:line="240" w:lineRule="auto"/>
              <w:jc w:val="both"/>
              <w:rPr>
                <w:rFonts w:ascii="Amasis MT Pro" w:hAnsi="Amasis MT Pro" w:cs="Times New Roman"/>
                <w:sz w:val="24"/>
                <w:szCs w:val="24"/>
              </w:rPr>
            </w:pPr>
            <w:r>
              <w:rPr>
                <w:rFonts w:ascii="Amasis MT Pro" w:hAnsi="Amasis MT Pro" w:cs="Times New Roman"/>
                <w:sz w:val="24"/>
                <w:szCs w:val="24"/>
              </w:rPr>
              <w:t>Materializes/Materials his/her review on the worksheets.</w:t>
            </w:r>
          </w:p>
          <w:p w14:paraId="1EA69586" w14:textId="77777777" w:rsidR="00BA081D" w:rsidRDefault="00D119E4">
            <w:pPr>
              <w:pStyle w:val="ListParagraph"/>
              <w:numPr>
                <w:ilvl w:val="0"/>
                <w:numId w:val="117"/>
              </w:numPr>
              <w:spacing w:after="0" w:line="240" w:lineRule="auto"/>
              <w:jc w:val="both"/>
              <w:rPr>
                <w:rFonts w:ascii="Amasis MT Pro" w:hAnsi="Amasis MT Pro" w:cs="Times New Roman"/>
                <w:sz w:val="24"/>
                <w:szCs w:val="24"/>
              </w:rPr>
            </w:pPr>
            <w:r>
              <w:rPr>
                <w:rFonts w:ascii="Amasis MT Pro" w:hAnsi="Amasis MT Pro" w:cs="Times New Roman"/>
                <w:sz w:val="24"/>
                <w:szCs w:val="24"/>
              </w:rPr>
              <w:t>Ensures the completeness of the work in accordance with the schedule.</w:t>
            </w:r>
          </w:p>
          <w:p w14:paraId="77C2E82E" w14:textId="77777777" w:rsidR="00BA081D" w:rsidRDefault="00D119E4">
            <w:pPr>
              <w:pStyle w:val="ListParagraph"/>
              <w:numPr>
                <w:ilvl w:val="0"/>
                <w:numId w:val="117"/>
              </w:numPr>
              <w:spacing w:after="0" w:line="240" w:lineRule="auto"/>
              <w:jc w:val="both"/>
              <w:rPr>
                <w:rFonts w:ascii="Amasis MT Pro" w:hAnsi="Amasis MT Pro" w:cs="Times New Roman"/>
                <w:sz w:val="24"/>
                <w:szCs w:val="24"/>
              </w:rPr>
            </w:pPr>
            <w:r>
              <w:rPr>
                <w:rFonts w:ascii="Amasis MT Pro" w:hAnsi="Amasis MT Pro" w:cs="Times New Roman"/>
                <w:sz w:val="24"/>
                <w:szCs w:val="24"/>
              </w:rPr>
              <w:t>Submits the reviewed work to the Head of Finance.</w:t>
            </w:r>
          </w:p>
        </w:tc>
        <w:tc>
          <w:tcPr>
            <w:tcW w:w="2947" w:type="dxa"/>
          </w:tcPr>
          <w:p w14:paraId="0B5216E3"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Worksheets</w:t>
            </w:r>
          </w:p>
          <w:p w14:paraId="6744C4C6" w14:textId="77777777" w:rsidR="00BA081D" w:rsidRDefault="00BA081D">
            <w:pPr>
              <w:spacing w:after="0" w:line="240" w:lineRule="auto"/>
              <w:jc w:val="both"/>
              <w:rPr>
                <w:rFonts w:ascii="Amasis MT Pro" w:hAnsi="Amasis MT Pro" w:cs="Times New Roman"/>
                <w:sz w:val="24"/>
                <w:szCs w:val="24"/>
              </w:rPr>
            </w:pPr>
          </w:p>
        </w:tc>
      </w:tr>
      <w:tr w:rsidR="00BA081D" w14:paraId="105484E7" w14:textId="77777777">
        <w:tc>
          <w:tcPr>
            <w:tcW w:w="2093" w:type="dxa"/>
          </w:tcPr>
          <w:p w14:paraId="635F3A72"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w:t>
            </w:r>
          </w:p>
        </w:tc>
        <w:tc>
          <w:tcPr>
            <w:tcW w:w="4536" w:type="dxa"/>
          </w:tcPr>
          <w:p w14:paraId="57521974" w14:textId="77777777" w:rsidR="00BA081D" w:rsidRDefault="00D119E4">
            <w:pPr>
              <w:pStyle w:val="ListParagraph"/>
              <w:numPr>
                <w:ilvl w:val="0"/>
                <w:numId w:val="118"/>
              </w:numPr>
              <w:spacing w:after="0" w:line="240" w:lineRule="auto"/>
              <w:jc w:val="both"/>
              <w:rPr>
                <w:rFonts w:ascii="Amasis MT Pro" w:hAnsi="Amasis MT Pro" w:cs="Times New Roman"/>
                <w:sz w:val="24"/>
                <w:szCs w:val="24"/>
              </w:rPr>
            </w:pPr>
            <w:r>
              <w:rPr>
                <w:rFonts w:ascii="Amasis MT Pro" w:hAnsi="Amasis MT Pro" w:cs="Times New Roman"/>
                <w:sz w:val="24"/>
                <w:szCs w:val="24"/>
              </w:rPr>
              <w:t>Takes note of the Account closing file.</w:t>
            </w:r>
          </w:p>
          <w:p w14:paraId="03A76284" w14:textId="77777777" w:rsidR="00BA081D" w:rsidRDefault="00D119E4">
            <w:pPr>
              <w:pStyle w:val="ListParagraph"/>
              <w:numPr>
                <w:ilvl w:val="0"/>
                <w:numId w:val="118"/>
              </w:num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Performs a work consistency check.</w:t>
            </w:r>
          </w:p>
          <w:p w14:paraId="477B2098" w14:textId="77777777" w:rsidR="00BA081D" w:rsidRDefault="00D119E4">
            <w:pPr>
              <w:pStyle w:val="ListParagraph"/>
              <w:numPr>
                <w:ilvl w:val="0"/>
                <w:numId w:val="118"/>
              </w:numPr>
              <w:spacing w:after="0" w:line="240" w:lineRule="auto"/>
              <w:jc w:val="both"/>
              <w:rPr>
                <w:rFonts w:ascii="Amasis MT Pro" w:hAnsi="Amasis MT Pro" w:cs="Times New Roman"/>
                <w:sz w:val="24"/>
                <w:szCs w:val="24"/>
              </w:rPr>
            </w:pPr>
            <w:r>
              <w:rPr>
                <w:rFonts w:ascii="Amasis MT Pro" w:hAnsi="Amasis MT Pro" w:cs="Times New Roman"/>
                <w:sz w:val="24"/>
                <w:szCs w:val="24"/>
              </w:rPr>
              <w:t>In the absence of any observations, validates the closure file and the provisional balance.</w:t>
            </w:r>
          </w:p>
          <w:p w14:paraId="599E3B5D" w14:textId="77777777" w:rsidR="00BA081D" w:rsidRDefault="00D119E4">
            <w:pPr>
              <w:pStyle w:val="ListParagraph"/>
              <w:numPr>
                <w:ilvl w:val="0"/>
                <w:numId w:val="118"/>
              </w:numPr>
              <w:spacing w:after="0" w:line="240" w:lineRule="auto"/>
              <w:jc w:val="both"/>
              <w:rPr>
                <w:rFonts w:ascii="Amasis MT Pro" w:hAnsi="Amasis MT Pro" w:cs="Times New Roman"/>
                <w:sz w:val="24"/>
                <w:szCs w:val="24"/>
              </w:rPr>
            </w:pPr>
            <w:r>
              <w:rPr>
                <w:rFonts w:ascii="Amasis MT Pro" w:hAnsi="Amasis MT Pro" w:cs="Times New Roman"/>
                <w:sz w:val="24"/>
                <w:szCs w:val="24"/>
              </w:rPr>
              <w:t>Also signs the account closing file.</w:t>
            </w:r>
          </w:p>
          <w:p w14:paraId="265837F4" w14:textId="77777777" w:rsidR="00BA081D" w:rsidRDefault="00D119E4">
            <w:pPr>
              <w:pStyle w:val="ListParagraph"/>
              <w:numPr>
                <w:ilvl w:val="0"/>
                <w:numId w:val="118"/>
              </w:numPr>
              <w:spacing w:after="0" w:line="240" w:lineRule="auto"/>
              <w:jc w:val="both"/>
              <w:rPr>
                <w:rFonts w:ascii="Amasis MT Pro" w:hAnsi="Amasis MT Pro" w:cs="Times New Roman"/>
                <w:sz w:val="24"/>
                <w:szCs w:val="24"/>
              </w:rPr>
            </w:pPr>
            <w:r>
              <w:rPr>
                <w:rFonts w:ascii="Amasis MT Pro" w:hAnsi="Amasis MT Pro" w:cs="Times New Roman"/>
                <w:sz w:val="24"/>
                <w:szCs w:val="24"/>
              </w:rPr>
              <w:t>Returns the validated file to the Accounting for archiving.</w:t>
            </w:r>
          </w:p>
        </w:tc>
        <w:tc>
          <w:tcPr>
            <w:tcW w:w="2947" w:type="dxa"/>
          </w:tcPr>
          <w:p w14:paraId="216744F7"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Account closing file</w:t>
            </w:r>
          </w:p>
          <w:p w14:paraId="11CD697C" w14:textId="77777777" w:rsidR="00BA081D" w:rsidRDefault="00BA081D">
            <w:pPr>
              <w:spacing w:after="0" w:line="240" w:lineRule="auto"/>
              <w:jc w:val="both"/>
              <w:rPr>
                <w:rFonts w:ascii="Amasis MT Pro" w:hAnsi="Amasis MT Pro" w:cs="Times New Roman"/>
                <w:sz w:val="24"/>
                <w:szCs w:val="24"/>
              </w:rPr>
            </w:pPr>
          </w:p>
        </w:tc>
      </w:tr>
      <w:tr w:rsidR="00BA081D" w14:paraId="72C44367" w14:textId="77777777">
        <w:tc>
          <w:tcPr>
            <w:tcW w:w="2093" w:type="dxa"/>
          </w:tcPr>
          <w:p w14:paraId="157B5701"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Accountant</w:t>
            </w:r>
          </w:p>
        </w:tc>
        <w:tc>
          <w:tcPr>
            <w:tcW w:w="4536" w:type="dxa"/>
          </w:tcPr>
          <w:p w14:paraId="37C586F9" w14:textId="77777777" w:rsidR="00BA081D" w:rsidRDefault="00D119E4">
            <w:pPr>
              <w:pStyle w:val="ListParagraph"/>
              <w:numPr>
                <w:ilvl w:val="0"/>
                <w:numId w:val="119"/>
              </w:numPr>
              <w:spacing w:after="0" w:line="240" w:lineRule="auto"/>
              <w:jc w:val="both"/>
              <w:rPr>
                <w:rFonts w:ascii="Amasis MT Pro" w:hAnsi="Amasis MT Pro" w:cs="Times New Roman"/>
                <w:sz w:val="24"/>
                <w:szCs w:val="24"/>
              </w:rPr>
            </w:pPr>
            <w:r>
              <w:rPr>
                <w:rFonts w:ascii="Amasis MT Pro" w:hAnsi="Amasis MT Pro" w:cs="Times New Roman"/>
                <w:sz w:val="24"/>
                <w:szCs w:val="24"/>
              </w:rPr>
              <w:t>Proceed with the archiving of the closing file in the workbook for (filing cabinet of the) accounts closing work.</w:t>
            </w:r>
          </w:p>
          <w:p w14:paraId="2FD7CE7B" w14:textId="77777777" w:rsidR="00BA081D" w:rsidRDefault="00D119E4">
            <w:pPr>
              <w:pStyle w:val="ListParagraph"/>
              <w:numPr>
                <w:ilvl w:val="0"/>
                <w:numId w:val="119"/>
              </w:numPr>
              <w:spacing w:after="0" w:line="240" w:lineRule="auto"/>
              <w:jc w:val="both"/>
              <w:rPr>
                <w:rFonts w:ascii="Amasis MT Pro" w:hAnsi="Amasis MT Pro" w:cs="Times New Roman"/>
                <w:sz w:val="24"/>
                <w:szCs w:val="24"/>
              </w:rPr>
            </w:pPr>
            <w:r>
              <w:rPr>
                <w:rFonts w:ascii="Amasis MT Pro" w:hAnsi="Amasis MT Pro" w:cs="Times New Roman"/>
                <w:sz w:val="24"/>
                <w:szCs w:val="24"/>
              </w:rPr>
              <w:t>As part of the annual closing, prepares the financial statements.</w:t>
            </w:r>
          </w:p>
          <w:p w14:paraId="05191E3A" w14:textId="77777777" w:rsidR="00BA081D" w:rsidRDefault="00D119E4">
            <w:pPr>
              <w:pStyle w:val="ListParagraph"/>
              <w:numPr>
                <w:ilvl w:val="0"/>
                <w:numId w:val="119"/>
              </w:numPr>
              <w:spacing w:after="0" w:line="240" w:lineRule="auto"/>
              <w:jc w:val="both"/>
              <w:rPr>
                <w:rFonts w:ascii="Amasis MT Pro" w:hAnsi="Amasis MT Pro" w:cs="Times New Roman"/>
                <w:sz w:val="24"/>
                <w:szCs w:val="24"/>
              </w:rPr>
            </w:pPr>
            <w:r>
              <w:rPr>
                <w:rFonts w:ascii="Amasis MT Pro" w:hAnsi="Amasis MT Pro" w:cs="Times New Roman"/>
                <w:sz w:val="24"/>
                <w:szCs w:val="24"/>
              </w:rPr>
              <w:t>Submits the financial statements to the Head of Finance for validation.</w:t>
            </w:r>
          </w:p>
        </w:tc>
        <w:tc>
          <w:tcPr>
            <w:tcW w:w="2947" w:type="dxa"/>
          </w:tcPr>
          <w:p w14:paraId="2FA94CDF"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Financial Statements</w:t>
            </w:r>
          </w:p>
          <w:p w14:paraId="0CF6CA87" w14:textId="77777777" w:rsidR="00BA081D" w:rsidRDefault="00BA081D">
            <w:pPr>
              <w:spacing w:after="0" w:line="240" w:lineRule="auto"/>
              <w:jc w:val="both"/>
              <w:rPr>
                <w:rFonts w:ascii="Amasis MT Pro" w:hAnsi="Amasis MT Pro" w:cs="Times New Roman"/>
                <w:sz w:val="24"/>
                <w:szCs w:val="24"/>
              </w:rPr>
            </w:pPr>
          </w:p>
        </w:tc>
      </w:tr>
      <w:tr w:rsidR="00BA081D" w14:paraId="67B3C383" w14:textId="77777777">
        <w:tc>
          <w:tcPr>
            <w:tcW w:w="2093" w:type="dxa"/>
          </w:tcPr>
          <w:p w14:paraId="6E5AC69E"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Head of Finance</w:t>
            </w:r>
          </w:p>
        </w:tc>
        <w:tc>
          <w:tcPr>
            <w:tcW w:w="4536" w:type="dxa"/>
          </w:tcPr>
          <w:p w14:paraId="2B829383" w14:textId="77777777" w:rsidR="00BA081D" w:rsidRDefault="00D119E4">
            <w:pPr>
              <w:pStyle w:val="ListParagraph"/>
              <w:numPr>
                <w:ilvl w:val="0"/>
                <w:numId w:val="120"/>
              </w:numPr>
              <w:spacing w:after="0" w:line="240" w:lineRule="auto"/>
              <w:jc w:val="both"/>
              <w:rPr>
                <w:rFonts w:ascii="Amasis MT Pro" w:hAnsi="Amasis MT Pro" w:cs="Times New Roman"/>
                <w:sz w:val="24"/>
                <w:szCs w:val="24"/>
              </w:rPr>
            </w:pPr>
            <w:r>
              <w:rPr>
                <w:rFonts w:ascii="Amasis MT Pro" w:hAnsi="Amasis MT Pro" w:cs="Times New Roman"/>
                <w:sz w:val="24"/>
                <w:szCs w:val="24"/>
              </w:rPr>
              <w:t>Checks the correctness and reliability of the financial statements.</w:t>
            </w:r>
          </w:p>
          <w:p w14:paraId="4B61C2A9" w14:textId="77777777" w:rsidR="00BA081D" w:rsidRDefault="00D119E4">
            <w:pPr>
              <w:pStyle w:val="ListParagraph"/>
              <w:numPr>
                <w:ilvl w:val="0"/>
                <w:numId w:val="120"/>
              </w:numPr>
              <w:spacing w:after="0" w:line="240" w:lineRule="auto"/>
              <w:jc w:val="both"/>
              <w:rPr>
                <w:rFonts w:ascii="Amasis MT Pro" w:hAnsi="Amasis MT Pro" w:cs="Times New Roman"/>
                <w:sz w:val="24"/>
                <w:szCs w:val="24"/>
              </w:rPr>
            </w:pPr>
            <w:r>
              <w:rPr>
                <w:rFonts w:ascii="Amasis MT Pro" w:hAnsi="Amasis MT Pro" w:cs="Times New Roman"/>
                <w:sz w:val="24"/>
                <w:szCs w:val="24"/>
              </w:rPr>
              <w:t>In the absence of observations, validates and transmits it to the External Auditor (EA) for validation.</w:t>
            </w:r>
          </w:p>
          <w:p w14:paraId="00759E79" w14:textId="77777777" w:rsidR="00BA081D" w:rsidRDefault="00D119E4">
            <w:pPr>
              <w:pStyle w:val="ListParagraph"/>
              <w:numPr>
                <w:ilvl w:val="0"/>
                <w:numId w:val="120"/>
              </w:numPr>
              <w:spacing w:after="0" w:line="240" w:lineRule="auto"/>
              <w:jc w:val="both"/>
              <w:rPr>
                <w:rFonts w:ascii="Amasis MT Pro" w:hAnsi="Amasis MT Pro" w:cs="Times New Roman"/>
                <w:sz w:val="24"/>
                <w:szCs w:val="24"/>
              </w:rPr>
            </w:pPr>
            <w:r>
              <w:rPr>
                <w:rFonts w:ascii="Amasis MT Pro" w:hAnsi="Amasis MT Pro" w:cs="Times New Roman"/>
                <w:sz w:val="24"/>
                <w:szCs w:val="24"/>
              </w:rPr>
              <w:t xml:space="preserve">Transmits the financial statements validated by the ED </w:t>
            </w:r>
            <w:r>
              <w:rPr>
                <w:rFonts w:ascii="Amasis MT Pro" w:hAnsi="Amasis MT Pro" w:cs="Times New Roman"/>
                <w:sz w:val="24"/>
                <w:szCs w:val="24"/>
              </w:rPr>
              <w:lastRenderedPageBreak/>
              <w:t>to the Chairman who submits them to the Board.</w:t>
            </w:r>
          </w:p>
        </w:tc>
        <w:tc>
          <w:tcPr>
            <w:tcW w:w="2947" w:type="dxa"/>
          </w:tcPr>
          <w:p w14:paraId="3B4D299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lastRenderedPageBreak/>
              <w:t>Financial Statements</w:t>
            </w:r>
          </w:p>
          <w:p w14:paraId="1A41C1C8" w14:textId="77777777" w:rsidR="00BA081D" w:rsidRDefault="00BA081D">
            <w:pPr>
              <w:spacing w:after="0" w:line="240" w:lineRule="auto"/>
              <w:jc w:val="both"/>
              <w:rPr>
                <w:rFonts w:ascii="Amasis MT Pro" w:hAnsi="Amasis MT Pro" w:cs="Times New Roman"/>
                <w:sz w:val="24"/>
                <w:szCs w:val="24"/>
              </w:rPr>
            </w:pPr>
          </w:p>
        </w:tc>
      </w:tr>
    </w:tbl>
    <w:p w14:paraId="766058B8" w14:textId="77777777" w:rsidR="00BA081D" w:rsidRDefault="00BA081D">
      <w:pPr>
        <w:spacing w:line="240" w:lineRule="auto"/>
        <w:jc w:val="both"/>
        <w:rPr>
          <w:rFonts w:ascii="Amasis MT Pro" w:hAnsi="Amasis MT Pro" w:cs="Times New Roman"/>
          <w:sz w:val="24"/>
          <w:szCs w:val="24"/>
        </w:rPr>
      </w:pPr>
    </w:p>
    <w:p w14:paraId="69388CC4" w14:textId="77777777" w:rsidR="00BA081D" w:rsidRDefault="00D119E4">
      <w:pPr>
        <w:spacing w:line="240" w:lineRule="auto"/>
        <w:jc w:val="both"/>
        <w:rPr>
          <w:rFonts w:ascii="Amasis MT Pro" w:hAnsi="Amasis MT Pro" w:cs="Times New Roman"/>
          <w:b/>
          <w:bCs/>
          <w:i/>
          <w:iCs/>
          <w:sz w:val="24"/>
          <w:szCs w:val="24"/>
        </w:rPr>
      </w:pPr>
      <w:r>
        <w:rPr>
          <w:rFonts w:ascii="Amasis MT Pro" w:hAnsi="Amasis MT Pro" w:cs="Times New Roman"/>
          <w:b/>
          <w:bCs/>
          <w:i/>
          <w:iCs/>
          <w:sz w:val="24"/>
          <w:szCs w:val="24"/>
        </w:rPr>
        <w:t xml:space="preserve">Notes: </w:t>
      </w:r>
    </w:p>
    <w:p w14:paraId="397D3A35" w14:textId="77777777" w:rsidR="00BA081D" w:rsidRDefault="00D119E4">
      <w:pPr>
        <w:spacing w:line="240" w:lineRule="auto"/>
        <w:jc w:val="both"/>
        <w:rPr>
          <w:rFonts w:ascii="Amasis MT Pro" w:hAnsi="Amasis MT Pro" w:cs="Times New Roman"/>
          <w:sz w:val="24"/>
          <w:szCs w:val="24"/>
        </w:rPr>
      </w:pPr>
      <w:r>
        <w:rPr>
          <w:rFonts w:ascii="Amasis MT Pro" w:hAnsi="Amasis MT Pro" w:cs="Times New Roman"/>
          <w:sz w:val="24"/>
          <w:szCs w:val="24"/>
        </w:rPr>
        <w:t>Any matter regarding mission and sitting allowances shall be catered for by reference to the PSF Financial Policies and Procedures Manual.</w:t>
      </w:r>
    </w:p>
    <w:p w14:paraId="142ED886" w14:textId="77777777" w:rsidR="00BA081D" w:rsidRDefault="00D119E4">
      <w:pPr>
        <w:spacing w:line="240" w:lineRule="auto"/>
        <w:jc w:val="both"/>
        <w:rPr>
          <w:rFonts w:ascii="Amasis MT Pro" w:eastAsia="SimSun" w:hAnsi="Amasis MT Pro" w:cs="Times New Roman"/>
          <w:sz w:val="24"/>
          <w:szCs w:val="24"/>
          <w:lang w:val="zh-CN" w:eastAsia="zh-CN"/>
        </w:rPr>
      </w:pPr>
      <w:r>
        <w:rPr>
          <w:rFonts w:ascii="Amasis MT Pro" w:hAnsi="Amasis MT Pro" w:cs="Times New Roman"/>
          <w:sz w:val="24"/>
          <w:szCs w:val="24"/>
        </w:rPr>
        <w:t>RWVCA being an entity under PSF shall take reference of the  PSF Financial Policies and Procedures Manual</w:t>
      </w:r>
      <w:r>
        <w:rPr>
          <w:rFonts w:ascii="Amasis MT Pro" w:hAnsi="Amasis MT Pro" w:cs="Times New Roman"/>
          <w:vanish/>
          <w:sz w:val="24"/>
          <w:szCs w:val="24"/>
          <w:lang w:val="zh-CN"/>
        </w:rPr>
        <w:t>Top of Form</w:t>
      </w:r>
    </w:p>
    <w:p w14:paraId="64355B47" w14:textId="77777777" w:rsidR="00BA081D" w:rsidRDefault="00BA081D">
      <w:pPr>
        <w:spacing w:line="240" w:lineRule="auto"/>
        <w:jc w:val="both"/>
        <w:rPr>
          <w:rFonts w:ascii="Amasis MT Pro" w:eastAsia="SimSun" w:hAnsi="Amasis MT Pro" w:cs="Times New Roman"/>
          <w:sz w:val="24"/>
          <w:szCs w:val="24"/>
          <w:lang w:eastAsia="zh-CN"/>
        </w:rPr>
      </w:pPr>
    </w:p>
    <w:p w14:paraId="6DFBA162" w14:textId="77777777" w:rsidR="00BA081D" w:rsidRDefault="00D119E4">
      <w:pPr>
        <w:spacing w:after="0" w:line="240" w:lineRule="auto"/>
        <w:rPr>
          <w:rFonts w:ascii="Times New Roman" w:eastAsiaTheme="majorEastAsia" w:hAnsi="Times New Roman" w:cs="Times New Roman"/>
          <w:b/>
          <w:bCs/>
          <w:sz w:val="28"/>
          <w:szCs w:val="28"/>
        </w:rPr>
      </w:pPr>
      <w:r>
        <w:rPr>
          <w:rFonts w:ascii="Times New Roman" w:hAnsi="Times New Roman" w:cs="Times New Roman"/>
        </w:rPr>
        <w:br w:type="page"/>
      </w:r>
    </w:p>
    <w:p w14:paraId="696B30B3" w14:textId="77777777" w:rsidR="00BA081D" w:rsidRDefault="00D119E4">
      <w:pPr>
        <w:pStyle w:val="Heading1"/>
        <w:spacing w:before="0" w:line="240" w:lineRule="auto"/>
        <w:jc w:val="both"/>
        <w:rPr>
          <w:rFonts w:ascii="Amasis MT Pro" w:hAnsi="Amasis MT Pro" w:cs="Times New Roman"/>
          <w:color w:val="auto"/>
        </w:rPr>
      </w:pPr>
      <w:bookmarkStart w:id="49" w:name="_Toc187865344"/>
      <w:r>
        <w:rPr>
          <w:rFonts w:ascii="Amasis MT Pro" w:hAnsi="Amasis MT Pro" w:cs="Times New Roman"/>
          <w:color w:val="auto"/>
        </w:rPr>
        <w:lastRenderedPageBreak/>
        <w:t>CHAPTER 9: ADMINISTRATION</w:t>
      </w:r>
      <w:bookmarkEnd w:id="49"/>
    </w:p>
    <w:p w14:paraId="503825DB" w14:textId="77777777" w:rsidR="00BA081D" w:rsidRDefault="00BA081D">
      <w:pPr>
        <w:jc w:val="both"/>
        <w:rPr>
          <w:highlight w:val="yellow"/>
        </w:rPr>
      </w:pPr>
    </w:p>
    <w:p w14:paraId="151132CE" w14:textId="77777777" w:rsidR="00BA081D" w:rsidRDefault="00D119E4">
      <w:pPr>
        <w:spacing w:after="0"/>
        <w:rPr>
          <w:rFonts w:ascii="Amasis MT Pro" w:hAnsi="Amasis MT Pro" w:cs="Times New Roman"/>
          <w:b/>
          <w:i/>
          <w:color w:val="C0504D" w:themeColor="accent2"/>
          <w:sz w:val="24"/>
          <w:szCs w:val="24"/>
        </w:rPr>
      </w:pPr>
      <w:r>
        <w:rPr>
          <w:rStyle w:val="Strong"/>
          <w:rFonts w:ascii="Amasis MT Pro" w:hAnsi="Amasis MT Pro" w:cs="Times New Roman"/>
          <w:color w:val="C0504D" w:themeColor="accent2"/>
          <w:sz w:val="24"/>
          <w:szCs w:val="24"/>
        </w:rPr>
        <w:t>9.1 Office Management</w:t>
      </w:r>
    </w:p>
    <w:p w14:paraId="4FD6C00F" w14:textId="3FC8A9F3" w:rsidR="00BA081D" w:rsidRDefault="00D119E4" w:rsidP="006F63DD">
      <w:pPr>
        <w:pStyle w:val="ListParagraph"/>
        <w:numPr>
          <w:ilvl w:val="0"/>
          <w:numId w:val="121"/>
        </w:numPr>
        <w:spacing w:after="0" w:line="240" w:lineRule="auto"/>
        <w:jc w:val="both"/>
        <w:rPr>
          <w:rFonts w:ascii="Amasis MT Pro" w:hAnsi="Amasis MT Pro" w:cs="Times New Roman"/>
          <w:sz w:val="24"/>
          <w:szCs w:val="24"/>
        </w:rPr>
      </w:pPr>
      <w:r>
        <w:rPr>
          <w:rFonts w:ascii="Amasis MT Pro" w:hAnsi="Amasis MT Pro" w:cs="Times New Roman"/>
          <w:sz w:val="24"/>
          <w:szCs w:val="24"/>
        </w:rPr>
        <w:t>Office Management: Ensure a smooth operation of the office. This includes managing office supplies, maintaining office equipment, and ensuring a safe and clean work environment.</w:t>
      </w:r>
      <w:ins w:id="50" w:author="HR-M.Olga" w:date="2026-02-11T16:28:00Z">
        <w:r w:rsidR="006F63DD">
          <w:rPr>
            <w:rFonts w:ascii="Amasis MT Pro" w:hAnsi="Amasis MT Pro" w:cs="Times New Roman"/>
            <w:sz w:val="24"/>
            <w:szCs w:val="24"/>
          </w:rPr>
          <w:t xml:space="preserve"> </w:t>
        </w:r>
        <w:r w:rsidR="006F63DD" w:rsidRPr="006F63DD">
          <w:rPr>
            <w:rFonts w:ascii="Amasis MT Pro" w:hAnsi="Amasis MT Pro" w:cs="Times New Roman"/>
            <w:sz w:val="24"/>
            <w:szCs w:val="24"/>
          </w:rPr>
          <w:t>The Executive Director, holds primary responsibility for the efficient functioning of all office management aspects.</w:t>
        </w:r>
      </w:ins>
    </w:p>
    <w:p w14:paraId="7C92D444" w14:textId="40A963FB" w:rsidR="00BA081D" w:rsidRDefault="00D119E4" w:rsidP="006F63DD">
      <w:pPr>
        <w:pStyle w:val="ListParagraph"/>
        <w:numPr>
          <w:ilvl w:val="0"/>
          <w:numId w:val="121"/>
        </w:numPr>
        <w:spacing w:after="0" w:line="240" w:lineRule="auto"/>
        <w:jc w:val="both"/>
        <w:rPr>
          <w:rFonts w:ascii="Amasis MT Pro" w:hAnsi="Amasis MT Pro" w:cs="Times New Roman"/>
          <w:sz w:val="24"/>
          <w:szCs w:val="24"/>
        </w:rPr>
      </w:pPr>
      <w:r>
        <w:rPr>
          <w:rFonts w:ascii="Amasis MT Pro" w:hAnsi="Amasis MT Pro" w:cs="Times New Roman"/>
          <w:sz w:val="24"/>
          <w:szCs w:val="24"/>
        </w:rPr>
        <w:t>Record Keeping: All important documents should be safely stored and easily accessible. This includes financial records, employee records, and Member records.</w:t>
      </w:r>
      <w:ins w:id="51" w:author="HR-M.Olga" w:date="2026-02-11T16:29:00Z">
        <w:r w:rsidR="006F63DD">
          <w:rPr>
            <w:rFonts w:ascii="Amasis MT Pro" w:hAnsi="Amasis MT Pro" w:cs="Times New Roman"/>
            <w:sz w:val="24"/>
            <w:szCs w:val="24"/>
          </w:rPr>
          <w:t xml:space="preserve"> P</w:t>
        </w:r>
        <w:r w:rsidR="006F63DD" w:rsidRPr="006F63DD">
          <w:rPr>
            <w:rFonts w:ascii="Amasis MT Pro" w:hAnsi="Amasis MT Pro" w:cs="Times New Roman"/>
            <w:sz w:val="24"/>
            <w:szCs w:val="24"/>
          </w:rPr>
          <w:t>articular emphasis is placed on the secure storage and regular backup of all digital data, mirroring the requirements for financial data protection to ensure data integrity and business continuity</w:t>
        </w:r>
      </w:ins>
    </w:p>
    <w:p w14:paraId="27E62639" w14:textId="77777777" w:rsidR="00BA081D" w:rsidRDefault="00D119E4">
      <w:pPr>
        <w:pStyle w:val="ListParagraph"/>
        <w:numPr>
          <w:ilvl w:val="0"/>
          <w:numId w:val="121"/>
        </w:numPr>
        <w:spacing w:after="0" w:line="240" w:lineRule="auto"/>
        <w:jc w:val="both"/>
        <w:rPr>
          <w:rFonts w:ascii="Amasis MT Pro" w:hAnsi="Amasis MT Pro" w:cs="Times New Roman"/>
          <w:sz w:val="24"/>
          <w:szCs w:val="24"/>
        </w:rPr>
      </w:pPr>
      <w:r>
        <w:rPr>
          <w:rFonts w:ascii="Amasis MT Pro" w:hAnsi="Amasis MT Pro" w:cs="Times New Roman"/>
          <w:sz w:val="24"/>
          <w:szCs w:val="24"/>
        </w:rPr>
        <w:t>Reporting and Documentation: Regular reports should be prepared to keep all stakeholders informed about RWVCA's operations.</w:t>
      </w:r>
    </w:p>
    <w:p w14:paraId="43551360" w14:textId="77777777" w:rsidR="00BA081D" w:rsidRDefault="00BA081D">
      <w:pPr>
        <w:pStyle w:val="ListParagraph"/>
        <w:spacing w:after="0" w:line="240" w:lineRule="auto"/>
        <w:jc w:val="both"/>
        <w:rPr>
          <w:rFonts w:ascii="Amasis MT Pro" w:hAnsi="Amasis MT Pro" w:cs="Times New Roman"/>
          <w:sz w:val="24"/>
          <w:szCs w:val="24"/>
        </w:rPr>
      </w:pPr>
    </w:p>
    <w:p w14:paraId="31D52C55" w14:textId="77777777" w:rsidR="00BA081D" w:rsidRDefault="00D119E4">
      <w:pPr>
        <w:pStyle w:val="NormalWeb"/>
        <w:spacing w:after="0" w:line="240" w:lineRule="auto"/>
        <w:jc w:val="both"/>
        <w:rPr>
          <w:rFonts w:ascii="Amasis MT Pro" w:hAnsi="Amasis MT Pro"/>
          <w:i/>
          <w:iCs/>
        </w:rPr>
      </w:pPr>
      <w:r>
        <w:rPr>
          <w:rFonts w:ascii="Amasis MT Pro" w:hAnsi="Amasis MT Pro"/>
          <w:b/>
          <w:bCs/>
          <w:i/>
          <w:iCs/>
          <w:u w:val="single"/>
        </w:rPr>
        <w:t>Note</w:t>
      </w:r>
      <w:r>
        <w:rPr>
          <w:rFonts w:ascii="Amasis MT Pro" w:hAnsi="Amasis MT Pro"/>
        </w:rPr>
        <w:t>: Since the ‘</w:t>
      </w:r>
      <w:r>
        <w:rPr>
          <w:rFonts w:ascii="Amasis MT Pro" w:hAnsi="Amasis MT Pro"/>
          <w:i/>
          <w:iCs/>
        </w:rPr>
        <w:t>Administration function’</w:t>
      </w:r>
      <w:r>
        <w:rPr>
          <w:rFonts w:ascii="Amasis MT Pro" w:hAnsi="Amasis MT Pro"/>
        </w:rPr>
        <w:t xml:space="preserve"> usually concerns all the ‘</w:t>
      </w:r>
      <w:r>
        <w:rPr>
          <w:rFonts w:ascii="Amasis MT Pro" w:hAnsi="Amasis MT Pro"/>
          <w:i/>
          <w:iCs/>
        </w:rPr>
        <w:t>support services’</w:t>
      </w:r>
      <w:r>
        <w:rPr>
          <w:rFonts w:ascii="Amasis MT Pro" w:hAnsi="Amasis MT Pro"/>
        </w:rPr>
        <w:t xml:space="preserve">; most of the procedures hereunder are described in the section of </w:t>
      </w:r>
      <w:r>
        <w:rPr>
          <w:rFonts w:ascii="Amasis MT Pro" w:hAnsi="Amasis MT Pro"/>
          <w:i/>
          <w:iCs/>
        </w:rPr>
        <w:t>Logistics, HR, Customer support, Procurement and Finance.</w:t>
      </w:r>
    </w:p>
    <w:p w14:paraId="5A128647" w14:textId="77777777" w:rsidR="00BA081D" w:rsidRDefault="00BA081D">
      <w:pPr>
        <w:pStyle w:val="NormalWeb"/>
        <w:spacing w:after="0" w:line="240" w:lineRule="auto"/>
        <w:jc w:val="both"/>
        <w:rPr>
          <w:rFonts w:ascii="Amasis MT Pro" w:hAnsi="Amasis MT Pro"/>
        </w:rPr>
      </w:pPr>
    </w:p>
    <w:p w14:paraId="13B643FD" w14:textId="77777777" w:rsidR="00BA081D" w:rsidRDefault="00D119E4">
      <w:pPr>
        <w:jc w:val="both"/>
        <w:rPr>
          <w:rFonts w:ascii="Amasis MT Pro" w:hAnsi="Amasis MT Pro"/>
          <w:color w:val="C0504D" w:themeColor="accent2"/>
          <w:sz w:val="24"/>
          <w:szCs w:val="24"/>
        </w:rPr>
      </w:pPr>
      <w:r>
        <w:rPr>
          <w:rStyle w:val="Strong"/>
          <w:rFonts w:ascii="Amasis MT Pro" w:hAnsi="Amasis MT Pro"/>
          <w:bCs w:val="0"/>
          <w:color w:val="C0504D" w:themeColor="accent2"/>
          <w:sz w:val="24"/>
          <w:szCs w:val="24"/>
        </w:rPr>
        <w:t>9.2 Standard Procedures for RWVCA Office Administration</w:t>
      </w:r>
    </w:p>
    <w:p w14:paraId="525AED7E"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9.2.</w:t>
      </w:r>
      <w:r>
        <w:rPr>
          <w:rFonts w:ascii="Amasis MT Pro" w:hAnsi="Amasis MT Pro" w:cs="Times New Roman"/>
          <w:b/>
          <w:bCs/>
          <w:i/>
          <w:iCs/>
          <w:sz w:val="24"/>
          <w:szCs w:val="24"/>
          <w:lang w:val="zh-CN"/>
        </w:rPr>
        <w:t>1 Office Opening and Closing</w:t>
      </w:r>
    </w:p>
    <w:p w14:paraId="0555D78A" w14:textId="77777777" w:rsidR="00BA081D" w:rsidRDefault="00D119E4">
      <w:pPr>
        <w:numPr>
          <w:ilvl w:val="0"/>
          <w:numId w:val="122"/>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Designate specific times for office opening and closing. Ensure that designated personnel are responsible for securely opening and closing the office.</w:t>
      </w:r>
    </w:p>
    <w:p w14:paraId="493A77AA" w14:textId="77777777" w:rsidR="00BA081D" w:rsidRDefault="00D119E4">
      <w:pPr>
        <w:numPr>
          <w:ilvl w:val="0"/>
          <w:numId w:val="122"/>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 xml:space="preserve">Maintain a logbook </w:t>
      </w:r>
      <w:r>
        <w:rPr>
          <w:rFonts w:ascii="Amasis MT Pro" w:hAnsi="Amasis MT Pro" w:cs="Times New Roman"/>
          <w:sz w:val="24"/>
          <w:szCs w:val="24"/>
        </w:rPr>
        <w:t xml:space="preserve">or finger print machine </w:t>
      </w:r>
      <w:r>
        <w:rPr>
          <w:rFonts w:ascii="Amasis MT Pro" w:hAnsi="Amasis MT Pro" w:cs="Times New Roman"/>
          <w:sz w:val="24"/>
          <w:szCs w:val="24"/>
          <w:lang w:val="zh-CN"/>
        </w:rPr>
        <w:t>to record the opening and closing times.</w:t>
      </w:r>
    </w:p>
    <w:p w14:paraId="630D86E1"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18FC4294"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lastRenderedPageBreak/>
        <w:t>9.</w:t>
      </w:r>
      <w:r>
        <w:rPr>
          <w:rFonts w:ascii="Amasis MT Pro" w:hAnsi="Amasis MT Pro" w:cs="Times New Roman"/>
          <w:b/>
          <w:bCs/>
          <w:i/>
          <w:iCs/>
          <w:sz w:val="24"/>
          <w:szCs w:val="24"/>
          <w:lang w:val="zh-CN"/>
        </w:rPr>
        <w:t>2.</w:t>
      </w:r>
      <w:r>
        <w:rPr>
          <w:rFonts w:ascii="Amasis MT Pro" w:hAnsi="Amasis MT Pro" w:cs="Times New Roman"/>
          <w:b/>
          <w:bCs/>
          <w:i/>
          <w:iCs/>
          <w:sz w:val="24"/>
          <w:szCs w:val="24"/>
        </w:rPr>
        <w:t xml:space="preserve">2 </w:t>
      </w:r>
      <w:r>
        <w:rPr>
          <w:rFonts w:ascii="Amasis MT Pro" w:hAnsi="Amasis MT Pro" w:cs="Times New Roman"/>
          <w:b/>
          <w:bCs/>
          <w:i/>
          <w:iCs/>
          <w:sz w:val="24"/>
          <w:szCs w:val="24"/>
          <w:lang w:val="zh-CN"/>
        </w:rPr>
        <w:t>Daily Task List</w:t>
      </w:r>
    </w:p>
    <w:p w14:paraId="2092DD44" w14:textId="77777777" w:rsidR="00BA081D" w:rsidRDefault="00D119E4">
      <w:pPr>
        <w:numPr>
          <w:ilvl w:val="0"/>
          <w:numId w:val="123"/>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Each department or staff member should have a clear list of tasks to be accomplished daily. This ensures that all essential functions are carried out and can be checked off at the end of the day.</w:t>
      </w:r>
    </w:p>
    <w:p w14:paraId="3D3F47B4"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3FAEA19A"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9.2.</w:t>
      </w:r>
      <w:r>
        <w:rPr>
          <w:rFonts w:ascii="Amasis MT Pro" w:hAnsi="Amasis MT Pro" w:cs="Times New Roman"/>
          <w:b/>
          <w:bCs/>
          <w:i/>
          <w:iCs/>
          <w:sz w:val="24"/>
          <w:szCs w:val="24"/>
          <w:lang w:val="zh-CN"/>
        </w:rPr>
        <w:t>3 Mail and Correspondence</w:t>
      </w:r>
    </w:p>
    <w:p w14:paraId="297A694A" w14:textId="77777777" w:rsidR="00BA081D" w:rsidRDefault="00D119E4">
      <w:pPr>
        <w:numPr>
          <w:ilvl w:val="0"/>
          <w:numId w:val="124"/>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Designate personnel to handle incoming and outgoing mail.</w:t>
      </w:r>
    </w:p>
    <w:p w14:paraId="5825F547" w14:textId="77777777" w:rsidR="00BA081D" w:rsidRDefault="00D119E4">
      <w:pPr>
        <w:numPr>
          <w:ilvl w:val="0"/>
          <w:numId w:val="124"/>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Implement a logging system to track important correspondence, especially for official or legal documents.</w:t>
      </w:r>
    </w:p>
    <w:p w14:paraId="433F83E1"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76B31578"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9.2.</w:t>
      </w:r>
      <w:r>
        <w:rPr>
          <w:rFonts w:ascii="Amasis MT Pro" w:hAnsi="Amasis MT Pro" w:cs="Times New Roman"/>
          <w:b/>
          <w:bCs/>
          <w:i/>
          <w:iCs/>
          <w:sz w:val="24"/>
          <w:szCs w:val="24"/>
          <w:lang w:val="zh-CN"/>
        </w:rPr>
        <w:t>4 File Management</w:t>
      </w:r>
    </w:p>
    <w:p w14:paraId="4F4B886A" w14:textId="77777777" w:rsidR="00BA081D" w:rsidRDefault="00D119E4">
      <w:pPr>
        <w:numPr>
          <w:ilvl w:val="0"/>
          <w:numId w:val="125"/>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Maintain a robust filing system, both digital and physical.</w:t>
      </w:r>
    </w:p>
    <w:p w14:paraId="7E6F66C6" w14:textId="054C7672" w:rsidR="006F63DD" w:rsidRDefault="006F63DD" w:rsidP="0042275F">
      <w:pPr>
        <w:numPr>
          <w:ilvl w:val="0"/>
          <w:numId w:val="125"/>
        </w:numPr>
        <w:spacing w:after="0" w:line="240" w:lineRule="auto"/>
        <w:jc w:val="both"/>
        <w:rPr>
          <w:rFonts w:ascii="Amasis MT Pro" w:hAnsi="Amasis MT Pro" w:cs="Times New Roman"/>
          <w:sz w:val="24"/>
          <w:szCs w:val="24"/>
          <w:lang w:val="zh-CN"/>
        </w:rPr>
      </w:pPr>
      <w:ins w:id="52" w:author="HR-M.Olga" w:date="2026-02-11T16:31:00Z">
        <w:r w:rsidRPr="006F63DD">
          <w:rPr>
            <w:rFonts w:ascii="Amasis MT Pro" w:hAnsi="Amasis MT Pro" w:cs="Times New Roman"/>
            <w:sz w:val="24"/>
            <w:szCs w:val="24"/>
            <w:lang w:val="zh-CN"/>
          </w:rPr>
          <w:t>Regularly and systematically back up all digital files to secure, off-site locations or cloud storage with appropriate encryption</w:t>
        </w:r>
        <w:r>
          <w:rPr>
            <w:rFonts w:ascii="Amasis MT Pro" w:hAnsi="Amasis MT Pro" w:cs="Times New Roman"/>
            <w:sz w:val="24"/>
            <w:szCs w:val="24"/>
            <w:lang w:val="en-GB"/>
          </w:rPr>
          <w:t xml:space="preserve">. </w:t>
        </w:r>
      </w:ins>
      <w:del w:id="53" w:author="HR-M.Olga" w:date="2026-02-11T16:32:00Z">
        <w:r w:rsidR="00D119E4" w:rsidDel="0042275F">
          <w:rPr>
            <w:rFonts w:ascii="Amasis MT Pro" w:hAnsi="Amasis MT Pro" w:cs="Times New Roman"/>
            <w:sz w:val="24"/>
            <w:szCs w:val="24"/>
            <w:lang w:val="zh-CN"/>
          </w:rPr>
          <w:delText>Regularly back up digital files and store them securely.</w:delText>
        </w:r>
      </w:del>
      <w:ins w:id="54" w:author="HR-M.Olga" w:date="2026-02-11T16:31:00Z">
        <w:r w:rsidRPr="006F63DD">
          <w:rPr>
            <w:rFonts w:ascii="Amasis MT Pro" w:hAnsi="Amasis MT Pro" w:cs="Times New Roman"/>
            <w:sz w:val="24"/>
            <w:szCs w:val="24"/>
            <w:lang w:val="zh-CN"/>
          </w:rPr>
          <w:t>This is a critical control measure to prevent data loss, aligning with best practices for financial data protection.</w:t>
        </w:r>
      </w:ins>
    </w:p>
    <w:p w14:paraId="385BA2A8" w14:textId="77777777" w:rsidR="00BA081D" w:rsidRDefault="00D119E4">
      <w:pPr>
        <w:numPr>
          <w:ilvl w:val="0"/>
          <w:numId w:val="125"/>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Ensure physical files are kept in a secure location, with access restricted to authorized personnel.</w:t>
      </w:r>
      <w:r>
        <w:rPr>
          <w:rFonts w:ascii="Amasis MT Pro" w:hAnsi="Amasis MT Pro" w:cs="Times New Roman"/>
          <w:sz w:val="24"/>
          <w:szCs w:val="24"/>
        </w:rPr>
        <w:t xml:space="preserve"> Each department shall keep records appropriately and the secretariat will serve as a reference. Either hard or soft copies will be kept.</w:t>
      </w:r>
    </w:p>
    <w:p w14:paraId="2E7BDE53"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610CE114"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9.2.</w:t>
      </w:r>
      <w:r>
        <w:rPr>
          <w:rFonts w:ascii="Amasis MT Pro" w:hAnsi="Amasis MT Pro" w:cs="Times New Roman"/>
          <w:b/>
          <w:bCs/>
          <w:i/>
          <w:iCs/>
          <w:sz w:val="24"/>
          <w:szCs w:val="24"/>
          <w:lang w:val="zh-CN"/>
        </w:rPr>
        <w:t>5 Inventory and Supplies</w:t>
      </w:r>
    </w:p>
    <w:p w14:paraId="4623AEAE" w14:textId="77777777" w:rsidR="00BA081D" w:rsidRDefault="00D119E4">
      <w:pPr>
        <w:numPr>
          <w:ilvl w:val="0"/>
          <w:numId w:val="126"/>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Conduct regular checks of office supplies and maintain an inventory list.</w:t>
      </w:r>
    </w:p>
    <w:p w14:paraId="61F1310F" w14:textId="77777777" w:rsidR="00BA081D" w:rsidRDefault="00D119E4">
      <w:pPr>
        <w:numPr>
          <w:ilvl w:val="0"/>
          <w:numId w:val="126"/>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Set reorder points for essential items to ensure the office never runs out of necessary supplies.</w:t>
      </w:r>
    </w:p>
    <w:p w14:paraId="7CF40335" w14:textId="77777777" w:rsidR="00BA081D" w:rsidRDefault="00D119E4">
      <w:pPr>
        <w:spacing w:after="0" w:line="240" w:lineRule="auto"/>
        <w:rPr>
          <w:rFonts w:ascii="Amasis MT Pro" w:hAnsi="Amasis MT Pro" w:cs="Times New Roman"/>
          <w:sz w:val="24"/>
          <w:szCs w:val="24"/>
          <w:lang w:val="zh-CN"/>
        </w:rPr>
      </w:pPr>
      <w:r>
        <w:rPr>
          <w:rFonts w:ascii="Amasis MT Pro" w:hAnsi="Amasis MT Pro" w:cs="Times New Roman"/>
          <w:sz w:val="24"/>
          <w:szCs w:val="24"/>
          <w:lang w:val="zh-CN"/>
        </w:rPr>
        <w:br w:type="page"/>
      </w:r>
    </w:p>
    <w:p w14:paraId="382C04A3"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lastRenderedPageBreak/>
        <w:t>9.2.</w:t>
      </w:r>
      <w:r>
        <w:rPr>
          <w:rFonts w:ascii="Amasis MT Pro" w:hAnsi="Amasis MT Pro" w:cs="Times New Roman"/>
          <w:b/>
          <w:bCs/>
          <w:i/>
          <w:iCs/>
          <w:sz w:val="24"/>
          <w:szCs w:val="24"/>
          <w:lang w:val="zh-CN"/>
        </w:rPr>
        <w:t>6 Maintenance and Cleanliness</w:t>
      </w:r>
    </w:p>
    <w:p w14:paraId="0BBAA8C6" w14:textId="77777777" w:rsidR="00BA081D" w:rsidRDefault="00D119E4">
      <w:pPr>
        <w:numPr>
          <w:ilvl w:val="0"/>
          <w:numId w:val="127"/>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Schedule regular cleaning of the office.</w:t>
      </w:r>
    </w:p>
    <w:p w14:paraId="12E97951" w14:textId="77777777" w:rsidR="00BA081D" w:rsidRDefault="00D119E4">
      <w:pPr>
        <w:numPr>
          <w:ilvl w:val="0"/>
          <w:numId w:val="127"/>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Ensure that any maintenance issues, such as faulty equipment or fixtures, are addressed promptly.</w:t>
      </w:r>
    </w:p>
    <w:p w14:paraId="21DFD38C"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22C36167"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9.2.</w:t>
      </w:r>
      <w:r>
        <w:rPr>
          <w:rFonts w:ascii="Amasis MT Pro" w:hAnsi="Amasis MT Pro" w:cs="Times New Roman"/>
          <w:b/>
          <w:bCs/>
          <w:i/>
          <w:iCs/>
          <w:sz w:val="24"/>
          <w:szCs w:val="24"/>
          <w:lang w:val="zh-CN"/>
        </w:rPr>
        <w:t>7 Meetings and Appointments</w:t>
      </w:r>
    </w:p>
    <w:p w14:paraId="3C7C6118" w14:textId="77777777" w:rsidR="00BA081D" w:rsidRDefault="00D119E4">
      <w:pPr>
        <w:numPr>
          <w:ilvl w:val="0"/>
          <w:numId w:val="12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Maintain a centralized calendar or scheduling system for meetings and appointments.</w:t>
      </w:r>
    </w:p>
    <w:p w14:paraId="0AA5A3CC" w14:textId="77777777" w:rsidR="00BA081D" w:rsidRDefault="00D119E4">
      <w:pPr>
        <w:numPr>
          <w:ilvl w:val="0"/>
          <w:numId w:val="12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Ensure meeting rooms are equipped with necessary items like projectors, whiteboards, and stationery.</w:t>
      </w:r>
    </w:p>
    <w:p w14:paraId="0F8986EE"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2A0A0652"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9.2.</w:t>
      </w:r>
      <w:r>
        <w:rPr>
          <w:rFonts w:ascii="Amasis MT Pro" w:hAnsi="Amasis MT Pro" w:cs="Times New Roman"/>
          <w:b/>
          <w:bCs/>
          <w:i/>
          <w:iCs/>
          <w:sz w:val="24"/>
          <w:szCs w:val="24"/>
          <w:lang w:val="zh-CN"/>
        </w:rPr>
        <w:t>8 Staff Attendance and Time Management</w:t>
      </w:r>
    </w:p>
    <w:p w14:paraId="5DA1318F" w14:textId="77777777" w:rsidR="00BA081D" w:rsidRDefault="00D119E4">
      <w:pPr>
        <w:numPr>
          <w:ilvl w:val="0"/>
          <w:numId w:val="129"/>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Implement an attendance system for staff to log their in and out times.</w:t>
      </w:r>
    </w:p>
    <w:p w14:paraId="0BF71684" w14:textId="77777777" w:rsidR="00BA081D" w:rsidRDefault="00D119E4">
      <w:pPr>
        <w:numPr>
          <w:ilvl w:val="0"/>
          <w:numId w:val="129"/>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Monitor attendance patterns and address any chronic lateness or absence issues.</w:t>
      </w:r>
    </w:p>
    <w:p w14:paraId="21277815" w14:textId="77777777" w:rsidR="00BA081D" w:rsidRDefault="00D119E4">
      <w:pPr>
        <w:numPr>
          <w:ilvl w:val="0"/>
          <w:numId w:val="129"/>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eastAsia="zh-CN"/>
        </w:rPr>
        <w:t xml:space="preserve">The HR will closely monitor the staff behavior in this regard and propose </w:t>
      </w:r>
      <w:proofErr w:type="spellStart"/>
      <w:r>
        <w:rPr>
          <w:rFonts w:ascii="Amasis MT Pro" w:hAnsi="Amasis MT Pro" w:cs="Times New Roman"/>
          <w:sz w:val="24"/>
          <w:szCs w:val="24"/>
          <w:lang w:eastAsia="zh-CN"/>
        </w:rPr>
        <w:t>dsciplinary</w:t>
      </w:r>
      <w:proofErr w:type="spellEnd"/>
      <w:r>
        <w:rPr>
          <w:rFonts w:ascii="Amasis MT Pro" w:hAnsi="Amasis MT Pro" w:cs="Times New Roman"/>
          <w:sz w:val="24"/>
          <w:szCs w:val="24"/>
          <w:lang w:eastAsia="zh-CN"/>
        </w:rPr>
        <w:t xml:space="preserve"> action accordingly (Ref. HR procedures).</w:t>
      </w:r>
    </w:p>
    <w:p w14:paraId="023684F7"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0097A837"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9.2.</w:t>
      </w:r>
      <w:r>
        <w:rPr>
          <w:rFonts w:ascii="Amasis MT Pro" w:hAnsi="Amasis MT Pro" w:cs="Times New Roman"/>
          <w:b/>
          <w:bCs/>
          <w:i/>
          <w:iCs/>
          <w:sz w:val="24"/>
          <w:szCs w:val="24"/>
          <w:lang w:val="zh-CN"/>
        </w:rPr>
        <w:t>9 Communication</w:t>
      </w:r>
    </w:p>
    <w:p w14:paraId="551CE71A" w14:textId="77777777" w:rsidR="00BA081D" w:rsidRDefault="00D119E4">
      <w:pPr>
        <w:numPr>
          <w:ilvl w:val="0"/>
          <w:numId w:val="130"/>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Hold regular staff meetings to update team members on organizational news, updates, or changes.</w:t>
      </w:r>
    </w:p>
    <w:p w14:paraId="50DAA5DB" w14:textId="77777777" w:rsidR="00BA081D" w:rsidRDefault="00D119E4">
      <w:pPr>
        <w:numPr>
          <w:ilvl w:val="0"/>
          <w:numId w:val="130"/>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Implement an internal communication tool or platform to facilitate easy communication among team members.</w:t>
      </w:r>
    </w:p>
    <w:p w14:paraId="6F19B259"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47DC00D5"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9.2.</w:t>
      </w:r>
      <w:r>
        <w:rPr>
          <w:rFonts w:ascii="Amasis MT Pro" w:hAnsi="Amasis MT Pro" w:cs="Times New Roman"/>
          <w:b/>
          <w:bCs/>
          <w:i/>
          <w:iCs/>
          <w:sz w:val="24"/>
          <w:szCs w:val="24"/>
          <w:lang w:val="zh-CN"/>
        </w:rPr>
        <w:t>10 Emergency Protocols</w:t>
      </w:r>
    </w:p>
    <w:p w14:paraId="5E18D8FF" w14:textId="77777777" w:rsidR="00BA081D" w:rsidRDefault="00D119E4">
      <w:pPr>
        <w:numPr>
          <w:ilvl w:val="0"/>
          <w:numId w:val="131"/>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Develop and communicate emergency procedures, such as what to do in the case of a fire or other emergencies.</w:t>
      </w:r>
    </w:p>
    <w:p w14:paraId="7A49A4DF" w14:textId="77777777" w:rsidR="00BA081D" w:rsidRDefault="00D119E4">
      <w:pPr>
        <w:numPr>
          <w:ilvl w:val="0"/>
          <w:numId w:val="131"/>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Regularly test and drill these procedures with staff to ensure everyone is familiar with them.</w:t>
      </w:r>
    </w:p>
    <w:p w14:paraId="7646F0FA"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1A978B4D"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lastRenderedPageBreak/>
        <w:t>9.2.</w:t>
      </w:r>
      <w:r>
        <w:rPr>
          <w:rFonts w:ascii="Amasis MT Pro" w:hAnsi="Amasis MT Pro" w:cs="Times New Roman"/>
          <w:b/>
          <w:bCs/>
          <w:i/>
          <w:iCs/>
          <w:sz w:val="24"/>
          <w:szCs w:val="24"/>
          <w:lang w:val="zh-CN"/>
        </w:rPr>
        <w:t>11 Feedback and Improvement</w:t>
      </w:r>
    </w:p>
    <w:p w14:paraId="42C7D2C7" w14:textId="77777777" w:rsidR="00BA081D" w:rsidRDefault="00D119E4">
      <w:pPr>
        <w:numPr>
          <w:ilvl w:val="0"/>
          <w:numId w:val="132"/>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Provide channels for staff to give feedback on office administration processes.</w:t>
      </w:r>
      <w:r>
        <w:rPr>
          <w:rFonts w:ascii="Amasis MT Pro" w:hAnsi="Amasis MT Pro" w:cs="Times New Roman"/>
          <w:sz w:val="24"/>
          <w:szCs w:val="24"/>
        </w:rPr>
        <w:t xml:space="preserve"> Channels include emails, telephone, memo and letters.</w:t>
      </w:r>
    </w:p>
    <w:p w14:paraId="06EDF2EA" w14:textId="77777777" w:rsidR="00BA081D" w:rsidRDefault="00D119E4">
      <w:pPr>
        <w:numPr>
          <w:ilvl w:val="0"/>
          <w:numId w:val="132"/>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Regularly review and update administrative procedures based on feedback and changing organizational needs.</w:t>
      </w:r>
    </w:p>
    <w:p w14:paraId="718CAD95"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3CEC1E45"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9.2.</w:t>
      </w:r>
      <w:r>
        <w:rPr>
          <w:rFonts w:ascii="Amasis MT Pro" w:hAnsi="Amasis MT Pro" w:cs="Times New Roman"/>
          <w:b/>
          <w:bCs/>
          <w:i/>
          <w:iCs/>
          <w:sz w:val="24"/>
          <w:szCs w:val="24"/>
          <w:lang w:val="zh-CN"/>
        </w:rPr>
        <w:t>12 Training</w:t>
      </w:r>
    </w:p>
    <w:p w14:paraId="495221B2" w14:textId="77777777" w:rsidR="00BA081D" w:rsidRDefault="00D119E4">
      <w:pPr>
        <w:numPr>
          <w:ilvl w:val="0"/>
          <w:numId w:val="133"/>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Offer regular training sessions for staff on office systems, software, and best practices. This ensures that everyone is up-to-date and using resources efficiently.</w:t>
      </w:r>
    </w:p>
    <w:p w14:paraId="6EE38154"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28E5614A"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9.2.</w:t>
      </w:r>
      <w:r>
        <w:rPr>
          <w:rFonts w:ascii="Amasis MT Pro" w:hAnsi="Amasis MT Pro" w:cs="Times New Roman"/>
          <w:b/>
          <w:bCs/>
          <w:i/>
          <w:iCs/>
          <w:sz w:val="24"/>
          <w:szCs w:val="24"/>
          <w:lang w:val="zh-CN"/>
        </w:rPr>
        <w:t>13</w:t>
      </w:r>
      <w:r>
        <w:rPr>
          <w:rFonts w:ascii="Amasis MT Pro" w:hAnsi="Amasis MT Pro" w:cs="Times New Roman"/>
          <w:b/>
          <w:bCs/>
          <w:i/>
          <w:iCs/>
          <w:sz w:val="24"/>
          <w:szCs w:val="24"/>
        </w:rPr>
        <w:t xml:space="preserve"> </w:t>
      </w:r>
      <w:r>
        <w:rPr>
          <w:rFonts w:ascii="Amasis MT Pro" w:hAnsi="Amasis MT Pro" w:cs="Times New Roman"/>
          <w:b/>
          <w:bCs/>
          <w:i/>
          <w:iCs/>
          <w:sz w:val="24"/>
          <w:szCs w:val="24"/>
          <w:lang w:val="zh-CN"/>
        </w:rPr>
        <w:t>Confidentiality and Data Protection</w:t>
      </w:r>
    </w:p>
    <w:p w14:paraId="02D20B69" w14:textId="68F651E8" w:rsidR="00BA081D" w:rsidRPr="0042275F" w:rsidRDefault="00D119E4">
      <w:pPr>
        <w:numPr>
          <w:ilvl w:val="0"/>
          <w:numId w:val="134"/>
        </w:numPr>
        <w:spacing w:after="0" w:line="240" w:lineRule="auto"/>
        <w:jc w:val="both"/>
        <w:rPr>
          <w:ins w:id="55" w:author="HR-M.Olga" w:date="2026-02-11T16:33:00Z"/>
          <w:rFonts w:ascii="Amasis MT Pro" w:hAnsi="Amasis MT Pro" w:cs="Times New Roman"/>
          <w:sz w:val="24"/>
          <w:szCs w:val="24"/>
          <w:lang w:val="zh-CN"/>
          <w:rPrChange w:id="56" w:author="HR-M.Olga" w:date="2026-02-11T16:33:00Z">
            <w:rPr>
              <w:ins w:id="57" w:author="HR-M.Olga" w:date="2026-02-11T16:33:00Z"/>
              <w:rFonts w:ascii="Amasis MT Pro" w:eastAsia="SimSun" w:hAnsi="Amasis MT Pro" w:cs="Times New Roman"/>
              <w:sz w:val="24"/>
              <w:szCs w:val="24"/>
              <w:lang w:val="zh-CN" w:eastAsia="zh-CN"/>
            </w:rPr>
          </w:rPrChange>
        </w:rPr>
      </w:pPr>
      <w:r>
        <w:rPr>
          <w:rFonts w:ascii="Amasis MT Pro" w:hAnsi="Amasis MT Pro" w:cs="Times New Roman"/>
          <w:sz w:val="24"/>
          <w:szCs w:val="24"/>
          <w:lang w:val="zh-CN"/>
        </w:rPr>
        <w:t>Ensure that sensitive information, both digital and physical, is stored securely.</w:t>
      </w:r>
    </w:p>
    <w:p w14:paraId="4CB13095" w14:textId="71440D05" w:rsidR="0042275F" w:rsidRDefault="0042275F" w:rsidP="0042275F">
      <w:pPr>
        <w:numPr>
          <w:ilvl w:val="0"/>
          <w:numId w:val="134"/>
        </w:numPr>
        <w:spacing w:after="0" w:line="240" w:lineRule="auto"/>
        <w:jc w:val="both"/>
        <w:rPr>
          <w:rFonts w:ascii="Amasis MT Pro" w:hAnsi="Amasis MT Pro" w:cs="Times New Roman"/>
          <w:sz w:val="24"/>
          <w:szCs w:val="24"/>
          <w:lang w:val="zh-CN"/>
        </w:rPr>
      </w:pPr>
      <w:ins w:id="58" w:author="HR-M.Olga" w:date="2026-02-11T16:33:00Z">
        <w:r w:rsidRPr="0042275F">
          <w:rPr>
            <w:rFonts w:ascii="Amasis MT Pro" w:hAnsi="Amasis MT Pro" w:cs="Times New Roman"/>
            <w:sz w:val="24"/>
            <w:szCs w:val="24"/>
            <w:lang w:val="zh-CN"/>
          </w:rPr>
          <w:t>Implement comprehensive data protection protocols, including mandatory regular backups of all critical digital data, robust cybersecurity measures (e.g., antivirus, firewalls, encryption), and clear data retention and destruction policies.</w:t>
        </w:r>
      </w:ins>
    </w:p>
    <w:p w14:paraId="4F0C5F1C" w14:textId="77777777" w:rsidR="00BA081D" w:rsidRDefault="00D119E4">
      <w:pPr>
        <w:numPr>
          <w:ilvl w:val="0"/>
          <w:numId w:val="134"/>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Train staff on data protection principles and ensure compliance with any relevant regulations or laws.</w:t>
      </w:r>
    </w:p>
    <w:p w14:paraId="28A99635" w14:textId="77777777" w:rsidR="00BA081D" w:rsidRDefault="00D119E4">
      <w:pPr>
        <w:spacing w:after="0" w:line="240" w:lineRule="auto"/>
        <w:rPr>
          <w:rFonts w:ascii="Amasis MT Pro" w:hAnsi="Amasis MT Pro" w:cs="Times New Roman"/>
          <w:sz w:val="24"/>
          <w:szCs w:val="24"/>
          <w:lang w:val="zh-CN"/>
        </w:rPr>
      </w:pPr>
      <w:r>
        <w:rPr>
          <w:rFonts w:ascii="Amasis MT Pro" w:hAnsi="Amasis MT Pro" w:cs="Times New Roman"/>
          <w:sz w:val="24"/>
          <w:szCs w:val="24"/>
          <w:lang w:val="zh-CN"/>
        </w:rPr>
        <w:br w:type="page"/>
      </w:r>
    </w:p>
    <w:p w14:paraId="0CF4425A" w14:textId="77777777" w:rsidR="00BA081D" w:rsidRDefault="00D119E4">
      <w:pPr>
        <w:pStyle w:val="Heading1"/>
        <w:spacing w:before="0" w:line="240" w:lineRule="auto"/>
        <w:jc w:val="both"/>
        <w:rPr>
          <w:rFonts w:ascii="Amasis MT Pro" w:hAnsi="Amasis MT Pro" w:cs="Times New Roman"/>
          <w:color w:val="auto"/>
        </w:rPr>
      </w:pPr>
      <w:bookmarkStart w:id="59" w:name="_Toc187865345"/>
      <w:r>
        <w:rPr>
          <w:rFonts w:ascii="Amasis MT Pro" w:hAnsi="Amasis MT Pro" w:cs="Times New Roman"/>
          <w:color w:val="auto"/>
        </w:rPr>
        <w:lastRenderedPageBreak/>
        <w:t>CHAPTER 10: HUMAN RESOURCES</w:t>
      </w:r>
      <w:bookmarkEnd w:id="59"/>
    </w:p>
    <w:p w14:paraId="11A23B08" w14:textId="77777777" w:rsidR="00BA081D" w:rsidRDefault="00BA081D">
      <w:pPr>
        <w:spacing w:line="240" w:lineRule="auto"/>
        <w:rPr>
          <w:rFonts w:ascii="Amasis MT Pro" w:hAnsi="Amasis MT Pro"/>
          <w:sz w:val="24"/>
          <w:szCs w:val="24"/>
        </w:rPr>
      </w:pPr>
    </w:p>
    <w:p w14:paraId="17BF6E90" w14:textId="77777777" w:rsidR="00BA081D" w:rsidRDefault="00D119E4">
      <w:pPr>
        <w:spacing w:after="0"/>
        <w:rPr>
          <w:rFonts w:ascii="Amasis MT Pro" w:eastAsia="Times New Roman" w:hAnsi="Amasis MT Pro" w:cs="Times New Roman"/>
          <w:b/>
          <w:bCs/>
          <w:color w:val="C0504D" w:themeColor="accent2"/>
          <w:sz w:val="24"/>
          <w:szCs w:val="24"/>
        </w:rPr>
      </w:pPr>
      <w:r>
        <w:rPr>
          <w:rFonts w:ascii="Amasis MT Pro" w:eastAsia="Times New Roman" w:hAnsi="Amasis MT Pro" w:cs="Times New Roman"/>
          <w:b/>
          <w:bCs/>
          <w:color w:val="C0504D" w:themeColor="accent2"/>
          <w:sz w:val="24"/>
          <w:szCs w:val="24"/>
        </w:rPr>
        <w:t>10.1 Overview of Human Resource Management</w:t>
      </w:r>
    </w:p>
    <w:p w14:paraId="260136D2"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The primary aim of </w:t>
      </w:r>
      <w:r>
        <w:rPr>
          <w:rFonts w:ascii="Amasis MT Pro" w:eastAsia="Times New Roman" w:hAnsi="Amasis MT Pro" w:cs="Times New Roman"/>
          <w:b/>
          <w:bCs/>
          <w:sz w:val="24"/>
          <w:szCs w:val="24"/>
        </w:rPr>
        <w:t>Human Resource Management (HRM)</w:t>
      </w:r>
      <w:r>
        <w:rPr>
          <w:rFonts w:ascii="Amasis MT Pro" w:eastAsia="Times New Roman" w:hAnsi="Amasis MT Pro" w:cs="Times New Roman"/>
          <w:sz w:val="24"/>
          <w:szCs w:val="24"/>
        </w:rPr>
        <w:t xml:space="preserve"> at RWVCA is to ensure organizational success through effective management of personnel. HRM supports staff and coordinators, providing guidelines and resources for managing human resources effectively. Key objectives include:</w:t>
      </w:r>
    </w:p>
    <w:p w14:paraId="17A0EC16" w14:textId="77777777" w:rsidR="00BA081D" w:rsidRDefault="00D119E4">
      <w:pPr>
        <w:numPr>
          <w:ilvl w:val="0"/>
          <w:numId w:val="135"/>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i/>
          <w:iCs/>
          <w:sz w:val="24"/>
          <w:szCs w:val="24"/>
        </w:rPr>
        <w:t>Reference for Day-to-Day Management</w:t>
      </w:r>
      <w:r>
        <w:rPr>
          <w:rFonts w:ascii="Amasis MT Pro" w:eastAsia="Times New Roman" w:hAnsi="Amasis MT Pro" w:cs="Times New Roman"/>
          <w:i/>
          <w:iCs/>
          <w:sz w:val="24"/>
          <w:szCs w:val="24"/>
        </w:rPr>
        <w:t>:</w:t>
      </w:r>
      <w:r>
        <w:rPr>
          <w:rFonts w:ascii="Amasis MT Pro" w:eastAsia="Times New Roman" w:hAnsi="Amasis MT Pro" w:cs="Times New Roman"/>
          <w:sz w:val="24"/>
          <w:szCs w:val="24"/>
        </w:rPr>
        <w:t xml:space="preserve"> Serve as a guide for daily HR operations.</w:t>
      </w:r>
    </w:p>
    <w:p w14:paraId="138DBAA6" w14:textId="77777777" w:rsidR="00BA081D" w:rsidRDefault="00D119E4">
      <w:pPr>
        <w:numPr>
          <w:ilvl w:val="0"/>
          <w:numId w:val="135"/>
        </w:numPr>
        <w:spacing w:before="100" w:beforeAutospacing="1"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i/>
          <w:iCs/>
          <w:sz w:val="24"/>
          <w:szCs w:val="24"/>
        </w:rPr>
        <w:t>Support Coordinators</w:t>
      </w:r>
      <w:r>
        <w:rPr>
          <w:rFonts w:ascii="Amasis MT Pro" w:eastAsia="Times New Roman" w:hAnsi="Amasis MT Pro" w:cs="Times New Roman"/>
          <w:i/>
          <w:iCs/>
          <w:sz w:val="24"/>
          <w:szCs w:val="24"/>
        </w:rPr>
        <w:t>:</w:t>
      </w:r>
      <w:r>
        <w:rPr>
          <w:rFonts w:ascii="Amasis MT Pro" w:eastAsia="Times New Roman" w:hAnsi="Amasis MT Pro" w:cs="Times New Roman"/>
          <w:sz w:val="24"/>
          <w:szCs w:val="24"/>
        </w:rPr>
        <w:t xml:space="preserve"> Aid coordinators in effective HR management.</w:t>
      </w:r>
    </w:p>
    <w:p w14:paraId="3F3E1DB0" w14:textId="77777777" w:rsidR="00BA081D" w:rsidRDefault="00D119E4">
      <w:pPr>
        <w:numPr>
          <w:ilvl w:val="0"/>
          <w:numId w:val="135"/>
        </w:numPr>
        <w:spacing w:before="100" w:beforeAutospacing="1"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i/>
          <w:iCs/>
          <w:sz w:val="24"/>
          <w:szCs w:val="24"/>
        </w:rPr>
        <w:t>Training of New Employees</w:t>
      </w:r>
      <w:r>
        <w:rPr>
          <w:rFonts w:ascii="Amasis MT Pro" w:eastAsia="Times New Roman" w:hAnsi="Amasis MT Pro" w:cs="Times New Roman"/>
          <w:i/>
          <w:iCs/>
          <w:sz w:val="24"/>
          <w:szCs w:val="24"/>
        </w:rPr>
        <w:t>:</w:t>
      </w:r>
      <w:r>
        <w:rPr>
          <w:rFonts w:ascii="Amasis MT Pro" w:eastAsia="Times New Roman" w:hAnsi="Amasis MT Pro" w:cs="Times New Roman"/>
          <w:sz w:val="24"/>
          <w:szCs w:val="24"/>
        </w:rPr>
        <w:t xml:space="preserve"> Assist in the training and onboarding process.</w:t>
      </w:r>
    </w:p>
    <w:p w14:paraId="4D05C94B" w14:textId="01068225" w:rsidR="00BA081D" w:rsidRDefault="00D119E4" w:rsidP="00C010DB">
      <w:pPr>
        <w:numPr>
          <w:ilvl w:val="0"/>
          <w:numId w:val="13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i/>
          <w:iCs/>
          <w:sz w:val="24"/>
          <w:szCs w:val="24"/>
        </w:rPr>
        <w:t>Provide HR Guidelines and Forms</w:t>
      </w:r>
      <w:r>
        <w:rPr>
          <w:rFonts w:ascii="Amasis MT Pro" w:eastAsia="Times New Roman" w:hAnsi="Amasis MT Pro" w:cs="Times New Roman"/>
          <w:sz w:val="24"/>
          <w:szCs w:val="24"/>
        </w:rPr>
        <w:t>: Ensure clear HR procedures are in place.</w:t>
      </w:r>
      <w:ins w:id="60" w:author="HR-M.Olga" w:date="2026-02-11T16:33:00Z">
        <w:r w:rsidR="00C010DB">
          <w:rPr>
            <w:rFonts w:ascii="Amasis MT Pro" w:eastAsia="Times New Roman" w:hAnsi="Amasis MT Pro" w:cs="Times New Roman"/>
            <w:sz w:val="24"/>
            <w:szCs w:val="24"/>
          </w:rPr>
          <w:t xml:space="preserve"> </w:t>
        </w:r>
        <w:r w:rsidR="00C010DB" w:rsidRPr="00C010DB">
          <w:rPr>
            <w:rFonts w:ascii="Amasis MT Pro" w:eastAsia="Times New Roman" w:hAnsi="Amasis MT Pro" w:cs="Times New Roman"/>
            <w:sz w:val="24"/>
            <w:szCs w:val="24"/>
          </w:rPr>
          <w:t>All HR records, particularly sensitive employee data, will be securely managed and regularly backed up in compliance with data protection policies.</w:t>
        </w:r>
      </w:ins>
    </w:p>
    <w:p w14:paraId="720832B6" w14:textId="77777777" w:rsidR="00BA081D" w:rsidRDefault="00D119E4">
      <w:pPr>
        <w:numPr>
          <w:ilvl w:val="0"/>
          <w:numId w:val="13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i/>
          <w:iCs/>
          <w:sz w:val="24"/>
          <w:szCs w:val="24"/>
        </w:rPr>
        <w:t>Increase Staff Performance and Efficiency</w:t>
      </w:r>
      <w:r>
        <w:rPr>
          <w:rFonts w:ascii="Amasis MT Pro" w:eastAsia="Times New Roman" w:hAnsi="Amasis MT Pro" w:cs="Times New Roman"/>
          <w:sz w:val="24"/>
          <w:szCs w:val="24"/>
        </w:rPr>
        <w:t>: Promote staff productivity and efficiency.</w:t>
      </w:r>
    </w:p>
    <w:p w14:paraId="3F8E629C" w14:textId="77777777" w:rsidR="00BA081D" w:rsidRDefault="00D119E4">
      <w:pPr>
        <w:numPr>
          <w:ilvl w:val="0"/>
          <w:numId w:val="13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i/>
          <w:iCs/>
          <w:sz w:val="24"/>
          <w:szCs w:val="24"/>
        </w:rPr>
        <w:t>Ensure Fair Hiring Processes</w:t>
      </w:r>
      <w:r>
        <w:rPr>
          <w:rFonts w:ascii="Amasis MT Pro" w:eastAsia="Times New Roman" w:hAnsi="Amasis MT Pro" w:cs="Times New Roman"/>
          <w:sz w:val="24"/>
          <w:szCs w:val="24"/>
        </w:rPr>
        <w:t>: Conduct transparent recruitment and onboarding.</w:t>
      </w:r>
    </w:p>
    <w:p w14:paraId="5469C320" w14:textId="77777777" w:rsidR="00BA081D" w:rsidRDefault="00D119E4">
      <w:pPr>
        <w:spacing w:after="0"/>
        <w:rPr>
          <w:rFonts w:ascii="Amasis MT Pro" w:eastAsia="Times New Roman" w:hAnsi="Amasis MT Pro" w:cs="Times New Roman"/>
          <w:b/>
          <w:bCs/>
          <w:color w:val="C0504D" w:themeColor="accent2"/>
          <w:sz w:val="24"/>
          <w:szCs w:val="24"/>
        </w:rPr>
      </w:pPr>
      <w:r>
        <w:rPr>
          <w:rFonts w:ascii="Amasis MT Pro" w:eastAsia="Times New Roman" w:hAnsi="Amasis MT Pro" w:cs="Times New Roman"/>
          <w:b/>
          <w:bCs/>
          <w:color w:val="C0504D" w:themeColor="accent2"/>
          <w:sz w:val="24"/>
          <w:szCs w:val="24"/>
        </w:rPr>
        <w:t>10.2 Standard Procedure for RWVCA Human Resource Management</w:t>
      </w:r>
    </w:p>
    <w:p w14:paraId="786F9543" w14:textId="54F3C289" w:rsidR="00BA081D" w:rsidRDefault="00D119E4">
      <w:pPr>
        <w:spacing w:after="0" w:line="240" w:lineRule="auto"/>
        <w:jc w:val="both"/>
        <w:rPr>
          <w:ins w:id="61" w:author="HP" w:date="2026-02-11T11:14:00Z"/>
          <w:rFonts w:ascii="Amasis MT Pro" w:hAnsi="Amasis MT Pro" w:cs="Times New Roman"/>
          <w:b/>
          <w:bCs/>
          <w:i/>
          <w:iCs/>
          <w:sz w:val="24"/>
          <w:szCs w:val="24"/>
        </w:rPr>
      </w:pPr>
      <w:r>
        <w:rPr>
          <w:rFonts w:ascii="Amasis MT Pro" w:hAnsi="Amasis MT Pro" w:cs="Times New Roman"/>
          <w:b/>
          <w:bCs/>
          <w:i/>
          <w:iCs/>
          <w:sz w:val="24"/>
          <w:szCs w:val="24"/>
        </w:rPr>
        <w:t>10.2.</w:t>
      </w:r>
      <w:r>
        <w:rPr>
          <w:rFonts w:ascii="Amasis MT Pro" w:hAnsi="Amasis MT Pro" w:cs="Times New Roman"/>
          <w:b/>
          <w:bCs/>
          <w:i/>
          <w:iCs/>
          <w:sz w:val="24"/>
          <w:szCs w:val="24"/>
          <w:lang w:val="zh-CN"/>
        </w:rPr>
        <w:t>1.</w:t>
      </w:r>
      <w:ins w:id="62" w:author="HR-M.Olga" w:date="2026-02-12T09:56:00Z">
        <w:r w:rsidR="0049331E">
          <w:rPr>
            <w:rFonts w:ascii="Amasis MT Pro" w:hAnsi="Amasis MT Pro" w:cs="Times New Roman"/>
            <w:b/>
            <w:bCs/>
            <w:i/>
            <w:iCs/>
            <w:sz w:val="24"/>
            <w:szCs w:val="24"/>
            <w:lang w:val="en-GB"/>
          </w:rPr>
          <w:t>1</w:t>
        </w:r>
      </w:ins>
      <w:r>
        <w:rPr>
          <w:rFonts w:ascii="Amasis MT Pro" w:hAnsi="Amasis MT Pro" w:cs="Times New Roman"/>
          <w:b/>
          <w:bCs/>
          <w:i/>
          <w:iCs/>
          <w:sz w:val="24"/>
          <w:szCs w:val="24"/>
          <w:lang w:val="zh-CN"/>
        </w:rPr>
        <w:t xml:space="preserve"> Recruitment</w:t>
      </w:r>
      <w:r>
        <w:rPr>
          <w:rFonts w:ascii="Amasis MT Pro" w:hAnsi="Amasis MT Pro" w:cs="Times New Roman"/>
          <w:b/>
          <w:bCs/>
          <w:i/>
          <w:iCs/>
          <w:sz w:val="24"/>
          <w:szCs w:val="24"/>
        </w:rPr>
        <w:t xml:space="preserve"> </w:t>
      </w:r>
      <w:commentRangeStart w:id="63"/>
      <w:r>
        <w:rPr>
          <w:rFonts w:ascii="Amasis MT Pro" w:hAnsi="Amasis MT Pro" w:cs="Times New Roman"/>
          <w:b/>
          <w:bCs/>
          <w:i/>
          <w:iCs/>
          <w:sz w:val="24"/>
          <w:szCs w:val="24"/>
        </w:rPr>
        <w:t>process</w:t>
      </w:r>
      <w:commentRangeEnd w:id="63"/>
      <w:r w:rsidR="00CF72DA">
        <w:rPr>
          <w:rStyle w:val="CommentReference"/>
        </w:rPr>
        <w:commentReference w:id="63"/>
      </w:r>
    </w:p>
    <w:p w14:paraId="11BBD7DA" w14:textId="77777777" w:rsidR="00CF72DA" w:rsidRDefault="00CF72DA">
      <w:pPr>
        <w:spacing w:after="0" w:line="240" w:lineRule="auto"/>
        <w:jc w:val="both"/>
        <w:rPr>
          <w:rFonts w:ascii="Amasis MT Pro" w:hAnsi="Amasis MT Pro" w:cs="Times New Roman"/>
          <w:i/>
          <w:iCs/>
          <w:sz w:val="24"/>
          <w:szCs w:val="24"/>
          <w:lang w:val="zh-CN"/>
        </w:rPr>
      </w:pPr>
    </w:p>
    <w:p w14:paraId="6BBE2818" w14:textId="77777777" w:rsidR="00BA081D" w:rsidRDefault="00D119E4">
      <w:pPr>
        <w:numPr>
          <w:ilvl w:val="0"/>
          <w:numId w:val="136"/>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Identify staffing needs based on organizational goals and departmental requirements.</w:t>
      </w:r>
    </w:p>
    <w:p w14:paraId="79150B30" w14:textId="77777777" w:rsidR="00BA081D" w:rsidRDefault="00D119E4">
      <w:pPr>
        <w:numPr>
          <w:ilvl w:val="0"/>
          <w:numId w:val="136"/>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Advertise job openings on relevant platforms, ensuring that job descriptions are clear and comprehensive.</w:t>
      </w:r>
    </w:p>
    <w:p w14:paraId="375B34FD" w14:textId="77777777" w:rsidR="00BA081D" w:rsidRDefault="00D119E4">
      <w:pPr>
        <w:numPr>
          <w:ilvl w:val="0"/>
          <w:numId w:val="136"/>
        </w:numPr>
        <w:spacing w:after="0" w:line="240" w:lineRule="auto"/>
        <w:jc w:val="both"/>
        <w:rPr>
          <w:rFonts w:ascii="Amasis MT Pro" w:hAnsi="Amasis MT Pro" w:cs="Times New Roman"/>
          <w:sz w:val="24"/>
          <w:szCs w:val="24"/>
          <w:lang w:val="zh-CN"/>
        </w:rPr>
      </w:pPr>
      <w:r>
        <w:rPr>
          <w:rFonts w:ascii="Amasis MT Pro" w:hAnsi="Amasis MT Pro"/>
          <w:sz w:val="24"/>
          <w:szCs w:val="24"/>
        </w:rPr>
        <w:lastRenderedPageBreak/>
        <w:t>Analyze the candidate’s application and CV to establish his/her education background, employment history skills</w:t>
      </w:r>
    </w:p>
    <w:p w14:paraId="410C8DD3" w14:textId="77777777" w:rsidR="00BA081D" w:rsidRDefault="00D119E4">
      <w:pPr>
        <w:numPr>
          <w:ilvl w:val="0"/>
          <w:numId w:val="136"/>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Conduct interviews, background checks, and reference checks for shortlisted candidates</w:t>
      </w:r>
      <w:r>
        <w:rPr>
          <w:rFonts w:ascii="Amasis MT Pro" w:hAnsi="Amasis MT Pro" w:cs="Times New Roman"/>
          <w:sz w:val="24"/>
          <w:szCs w:val="24"/>
        </w:rPr>
        <w:t>;</w:t>
      </w:r>
    </w:p>
    <w:p w14:paraId="19A9AF2C" w14:textId="77777777" w:rsidR="00BA081D" w:rsidRDefault="00D119E4">
      <w:pPr>
        <w:numPr>
          <w:ilvl w:val="0"/>
          <w:numId w:val="136"/>
        </w:numPr>
        <w:spacing w:after="0" w:line="240" w:lineRule="auto"/>
        <w:jc w:val="both"/>
        <w:rPr>
          <w:rFonts w:ascii="Amasis MT Pro" w:hAnsi="Amasis MT Pro" w:cs="Times New Roman"/>
          <w:sz w:val="24"/>
          <w:szCs w:val="24"/>
          <w:lang w:val="zh-CN"/>
        </w:rPr>
      </w:pPr>
      <w:r>
        <w:rPr>
          <w:rFonts w:ascii="Amasis MT Pro" w:hAnsi="Amasis MT Pro"/>
          <w:sz w:val="24"/>
          <w:szCs w:val="24"/>
        </w:rPr>
        <w:t xml:space="preserve">Contact the candidate’s referees, supervisors, </w:t>
      </w:r>
      <w:proofErr w:type="spellStart"/>
      <w:r>
        <w:rPr>
          <w:rFonts w:ascii="Amasis MT Pro" w:hAnsi="Amasis MT Pro"/>
          <w:sz w:val="24"/>
          <w:szCs w:val="24"/>
        </w:rPr>
        <w:t>etc</w:t>
      </w:r>
      <w:proofErr w:type="spellEnd"/>
      <w:r>
        <w:rPr>
          <w:rFonts w:ascii="Amasis MT Pro" w:hAnsi="Amasis MT Pro"/>
          <w:sz w:val="24"/>
          <w:szCs w:val="24"/>
        </w:rPr>
        <w:t xml:space="preserve"> about the candidate’s background either by phone, or sending them forms to fill via emails</w:t>
      </w:r>
    </w:p>
    <w:p w14:paraId="1DB1E475" w14:textId="77777777" w:rsidR="00BA081D" w:rsidRDefault="00D119E4">
      <w:pPr>
        <w:numPr>
          <w:ilvl w:val="0"/>
          <w:numId w:val="136"/>
        </w:numPr>
        <w:spacing w:after="0" w:line="240" w:lineRule="auto"/>
        <w:jc w:val="both"/>
        <w:rPr>
          <w:rFonts w:ascii="Amasis MT Pro" w:hAnsi="Amasis MT Pro" w:cs="Times New Roman"/>
          <w:sz w:val="24"/>
          <w:szCs w:val="24"/>
          <w:lang w:val="zh-CN"/>
        </w:rPr>
      </w:pPr>
      <w:r>
        <w:rPr>
          <w:rFonts w:ascii="Amasis MT Pro" w:eastAsia="Calibri" w:hAnsi="Amasis MT Pro"/>
          <w:color w:val="000000"/>
          <w:sz w:val="24"/>
          <w:szCs w:val="24"/>
          <w:lang w:val="en-GB"/>
        </w:rPr>
        <w:t xml:space="preserve">Preparing the appointment documents including letter of appointment and </w:t>
      </w:r>
      <w:r>
        <w:rPr>
          <w:rFonts w:ascii="Amasis MT Pro" w:eastAsia="Calibri" w:hAnsi="Amasis MT Pro"/>
          <w:color w:val="000000"/>
          <w:sz w:val="24"/>
          <w:szCs w:val="24"/>
        </w:rPr>
        <w:t>contract</w:t>
      </w:r>
    </w:p>
    <w:p w14:paraId="4C961C31" w14:textId="77777777" w:rsidR="00BA081D" w:rsidRDefault="00D119E4">
      <w:pPr>
        <w:numPr>
          <w:ilvl w:val="0"/>
          <w:numId w:val="136"/>
        </w:numPr>
        <w:spacing w:after="0" w:line="240" w:lineRule="auto"/>
        <w:jc w:val="both"/>
        <w:rPr>
          <w:rFonts w:ascii="Amasis MT Pro" w:hAnsi="Amasis MT Pro" w:cs="Times New Roman"/>
          <w:sz w:val="24"/>
          <w:szCs w:val="24"/>
          <w:lang w:val="zh-CN"/>
        </w:rPr>
      </w:pPr>
      <w:r>
        <w:rPr>
          <w:rFonts w:ascii="Amasis MT Pro" w:hAnsi="Amasis MT Pro"/>
          <w:sz w:val="24"/>
          <w:szCs w:val="24"/>
        </w:rPr>
        <w:t>Invite the candidate to negotiate the contract.</w:t>
      </w:r>
    </w:p>
    <w:p w14:paraId="35C46CC7" w14:textId="77777777" w:rsidR="00BA081D" w:rsidRDefault="00D119E4">
      <w:pPr>
        <w:numPr>
          <w:ilvl w:val="0"/>
          <w:numId w:val="136"/>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Offer employment contracts, ensuring they are compliant with local labor laws</w:t>
      </w:r>
      <w:r>
        <w:rPr>
          <w:rFonts w:ascii="Amasis MT Pro" w:hAnsi="Amasis MT Pro" w:cs="Times New Roman"/>
          <w:sz w:val="24"/>
          <w:szCs w:val="24"/>
        </w:rPr>
        <w:t xml:space="preserve">; </w:t>
      </w:r>
    </w:p>
    <w:p w14:paraId="4B8DD420" w14:textId="7600FCE0" w:rsidR="00BA081D" w:rsidRDefault="00D119E4">
      <w:pPr>
        <w:numPr>
          <w:ilvl w:val="0"/>
          <w:numId w:val="136"/>
        </w:numPr>
        <w:spacing w:after="0" w:line="240" w:lineRule="auto"/>
        <w:jc w:val="both"/>
        <w:rPr>
          <w:rFonts w:ascii="Amasis MT Pro" w:hAnsi="Amasis MT Pro" w:cs="Times New Roman"/>
          <w:sz w:val="24"/>
          <w:szCs w:val="24"/>
          <w:lang w:val="zh-CN"/>
        </w:rPr>
      </w:pPr>
      <w:commentRangeStart w:id="64"/>
      <w:r>
        <w:rPr>
          <w:rFonts w:ascii="Amasis MT Pro" w:hAnsi="Amasis MT Pro" w:cs="Times New Roman"/>
          <w:sz w:val="24"/>
          <w:szCs w:val="24"/>
        </w:rPr>
        <w:t>Probation period of three months</w:t>
      </w:r>
      <w:del w:id="65" w:author="HR-M.Olga" w:date="2026-02-12T09:56:00Z">
        <w:r w:rsidDel="0049331E">
          <w:rPr>
            <w:rFonts w:ascii="Amasis MT Pro" w:hAnsi="Amasis MT Pro" w:cs="Times New Roman"/>
            <w:sz w:val="24"/>
            <w:szCs w:val="24"/>
          </w:rPr>
          <w:delText>.</w:delText>
        </w:r>
        <w:commentRangeEnd w:id="64"/>
        <w:r w:rsidR="0092403F" w:rsidDel="0049331E">
          <w:rPr>
            <w:rStyle w:val="CommentReference"/>
          </w:rPr>
          <w:commentReference w:id="64"/>
        </w:r>
      </w:del>
      <w:ins w:id="66" w:author="HR-M.Olga" w:date="2026-02-12T09:56:00Z">
        <w:r w:rsidR="0049331E">
          <w:rPr>
            <w:rFonts w:ascii="Amasis MT Pro" w:hAnsi="Amasis MT Pro" w:cs="Times New Roman"/>
            <w:sz w:val="24"/>
            <w:szCs w:val="24"/>
          </w:rPr>
          <w:t xml:space="preserve"> That should be extended to six months</w:t>
        </w:r>
      </w:ins>
      <w:bookmarkStart w:id="67" w:name="_GoBack"/>
      <w:bookmarkEnd w:id="67"/>
    </w:p>
    <w:p w14:paraId="1B0FB48E" w14:textId="77777777" w:rsidR="00BA081D" w:rsidRDefault="00D119E4">
      <w:pPr>
        <w:numPr>
          <w:ilvl w:val="0"/>
          <w:numId w:val="136"/>
        </w:numPr>
        <w:spacing w:after="0" w:line="240" w:lineRule="auto"/>
        <w:jc w:val="both"/>
        <w:rPr>
          <w:rFonts w:ascii="Amasis MT Pro" w:hAnsi="Amasis MT Pro" w:cs="Times New Roman"/>
          <w:sz w:val="24"/>
          <w:szCs w:val="24"/>
          <w:lang w:val="zh-CN"/>
        </w:rPr>
      </w:pPr>
      <w:r>
        <w:rPr>
          <w:rFonts w:ascii="Amasis MT Pro" w:eastAsia="Calibri" w:hAnsi="Amasis MT Pro"/>
          <w:color w:val="000000"/>
          <w:sz w:val="24"/>
          <w:szCs w:val="24"/>
          <w:lang w:val="en-GB"/>
        </w:rPr>
        <w:t xml:space="preserve">Issuing </w:t>
      </w:r>
      <w:r>
        <w:rPr>
          <w:rFonts w:ascii="Amasis MT Pro" w:eastAsia="Calibri" w:hAnsi="Amasis MT Pro"/>
          <w:color w:val="000000"/>
          <w:sz w:val="24"/>
          <w:szCs w:val="24"/>
        </w:rPr>
        <w:t xml:space="preserve">on time the </w:t>
      </w:r>
      <w:r>
        <w:rPr>
          <w:rFonts w:ascii="Amasis MT Pro" w:eastAsia="Calibri" w:hAnsi="Amasis MT Pro"/>
          <w:color w:val="000000"/>
          <w:sz w:val="24"/>
          <w:szCs w:val="24"/>
          <w:lang w:val="en-GB"/>
        </w:rPr>
        <w:t>letter of Confirmation to the Performing staff</w:t>
      </w:r>
      <w:r>
        <w:rPr>
          <w:rFonts w:ascii="Amasis MT Pro" w:eastAsia="Calibri" w:hAnsi="Amasis MT Pro"/>
          <w:color w:val="000000"/>
          <w:sz w:val="24"/>
          <w:szCs w:val="24"/>
        </w:rPr>
        <w:t xml:space="preserve">. </w:t>
      </w:r>
    </w:p>
    <w:p w14:paraId="448E78C3" w14:textId="77777777" w:rsidR="00BA081D" w:rsidRDefault="00D119E4">
      <w:pPr>
        <w:numPr>
          <w:ilvl w:val="0"/>
          <w:numId w:val="136"/>
        </w:numPr>
        <w:spacing w:after="0" w:line="240" w:lineRule="auto"/>
        <w:jc w:val="both"/>
        <w:rPr>
          <w:rFonts w:ascii="Amasis MT Pro" w:hAnsi="Amasis MT Pro" w:cs="Times New Roman"/>
          <w:sz w:val="24"/>
          <w:szCs w:val="24"/>
          <w:lang w:val="zh-CN"/>
        </w:rPr>
      </w:pPr>
      <w:r>
        <w:rPr>
          <w:rFonts w:ascii="Amasis MT Pro" w:hAnsi="Amasis MT Pro"/>
          <w:sz w:val="24"/>
          <w:szCs w:val="24"/>
        </w:rPr>
        <w:t>Set up a file of new employee and put all correspondence or paperwork as it accumulates.</w:t>
      </w:r>
    </w:p>
    <w:p w14:paraId="28BBAE21" w14:textId="77777777" w:rsidR="00BA081D" w:rsidRDefault="00D119E4">
      <w:pPr>
        <w:numPr>
          <w:ilvl w:val="0"/>
          <w:numId w:val="136"/>
        </w:numPr>
        <w:spacing w:after="0" w:line="240" w:lineRule="auto"/>
        <w:jc w:val="both"/>
        <w:rPr>
          <w:rFonts w:ascii="Amasis MT Pro" w:hAnsi="Amasis MT Pro" w:cs="Times New Roman"/>
          <w:sz w:val="24"/>
          <w:szCs w:val="24"/>
          <w:lang w:val="zh-CN"/>
        </w:rPr>
      </w:pPr>
      <w:r>
        <w:rPr>
          <w:rFonts w:ascii="Amasis MT Pro" w:eastAsia="Calibri" w:hAnsi="Amasis MT Pro"/>
          <w:color w:val="000000"/>
          <w:sz w:val="24"/>
          <w:szCs w:val="24"/>
        </w:rPr>
        <w:t>Provide necessary trainings, c</w:t>
      </w:r>
      <w:proofErr w:type="spellStart"/>
      <w:r>
        <w:rPr>
          <w:rFonts w:ascii="Amasis MT Pro" w:eastAsia="Calibri" w:hAnsi="Amasis MT Pro"/>
          <w:color w:val="000000"/>
          <w:sz w:val="24"/>
          <w:szCs w:val="24"/>
          <w:lang w:val="en-GB"/>
        </w:rPr>
        <w:t>areer</w:t>
      </w:r>
      <w:proofErr w:type="spellEnd"/>
      <w:r>
        <w:rPr>
          <w:rFonts w:ascii="Amasis MT Pro" w:eastAsia="Calibri" w:hAnsi="Amasis MT Pro"/>
          <w:color w:val="000000"/>
          <w:sz w:val="24"/>
          <w:szCs w:val="24"/>
          <w:lang w:val="en-GB"/>
        </w:rPr>
        <w:t xml:space="preserve"> progression and </w:t>
      </w:r>
      <w:commentRangeStart w:id="68"/>
      <w:r>
        <w:rPr>
          <w:rFonts w:ascii="Amasis MT Pro" w:eastAsia="Calibri" w:hAnsi="Amasis MT Pro"/>
          <w:color w:val="000000"/>
          <w:sz w:val="24"/>
          <w:szCs w:val="24"/>
          <w:lang w:val="en-GB"/>
        </w:rPr>
        <w:t>development</w:t>
      </w:r>
      <w:commentRangeEnd w:id="68"/>
      <w:r w:rsidR="00E9748C">
        <w:rPr>
          <w:rStyle w:val="CommentReference"/>
        </w:rPr>
        <w:commentReference w:id="68"/>
      </w:r>
      <w:r>
        <w:rPr>
          <w:rFonts w:ascii="Amasis MT Pro" w:eastAsia="Calibri" w:hAnsi="Amasis MT Pro"/>
          <w:color w:val="000000"/>
          <w:sz w:val="24"/>
          <w:szCs w:val="24"/>
          <w:lang w:val="en-GB"/>
        </w:rPr>
        <w:t>.</w:t>
      </w:r>
    </w:p>
    <w:p w14:paraId="4313E0EF"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6CA90C76"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10.2.</w:t>
      </w:r>
      <w:r>
        <w:rPr>
          <w:rFonts w:ascii="Amasis MT Pro" w:hAnsi="Amasis MT Pro" w:cs="Times New Roman"/>
          <w:b/>
          <w:bCs/>
          <w:i/>
          <w:iCs/>
          <w:sz w:val="24"/>
          <w:szCs w:val="24"/>
          <w:lang w:val="zh-CN"/>
        </w:rPr>
        <w:t>2 Onboarding</w:t>
      </w:r>
    </w:p>
    <w:p w14:paraId="2C4FEA54" w14:textId="77777777" w:rsidR="00BA081D" w:rsidRDefault="00D119E4">
      <w:pPr>
        <w:numPr>
          <w:ilvl w:val="0"/>
          <w:numId w:val="137"/>
        </w:numPr>
        <w:tabs>
          <w:tab w:val="left" w:pos="720"/>
        </w:tabs>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Provide new employees with orientation programs to introduce them to the organization's culture, values, and operations.</w:t>
      </w:r>
    </w:p>
    <w:p w14:paraId="10DD5BE1" w14:textId="77777777" w:rsidR="00BA081D" w:rsidRDefault="00D119E4">
      <w:pPr>
        <w:numPr>
          <w:ilvl w:val="0"/>
          <w:numId w:val="137"/>
        </w:numPr>
        <w:tabs>
          <w:tab w:val="left" w:pos="720"/>
        </w:tabs>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Assign mentors or buddies to assist new hires in their initial days.</w:t>
      </w:r>
    </w:p>
    <w:p w14:paraId="171A8588" w14:textId="77777777" w:rsidR="00BA081D" w:rsidRDefault="00D119E4">
      <w:pPr>
        <w:spacing w:after="0" w:line="240" w:lineRule="auto"/>
        <w:rPr>
          <w:rFonts w:ascii="Amasis MT Pro" w:hAnsi="Amasis MT Pro" w:cs="Times New Roman"/>
          <w:b/>
          <w:bCs/>
          <w:i/>
          <w:iCs/>
          <w:sz w:val="24"/>
          <w:szCs w:val="24"/>
        </w:rPr>
      </w:pPr>
      <w:r>
        <w:rPr>
          <w:rFonts w:ascii="Amasis MT Pro" w:hAnsi="Amasis MT Pro" w:cs="Times New Roman"/>
          <w:b/>
          <w:bCs/>
          <w:i/>
          <w:iCs/>
          <w:sz w:val="24"/>
          <w:szCs w:val="24"/>
        </w:rPr>
        <w:br w:type="page"/>
      </w:r>
    </w:p>
    <w:p w14:paraId="2D3B8714" w14:textId="77777777" w:rsidR="00094466" w:rsidRDefault="00094466">
      <w:pPr>
        <w:spacing w:after="0" w:line="240" w:lineRule="auto"/>
        <w:jc w:val="both"/>
        <w:rPr>
          <w:ins w:id="69" w:author="HP" w:date="2026-02-11T11:49:00Z"/>
          <w:rFonts w:ascii="Amasis MT Pro" w:hAnsi="Amasis MT Pro" w:cs="Times New Roman"/>
          <w:b/>
          <w:bCs/>
          <w:i/>
          <w:iCs/>
          <w:sz w:val="24"/>
          <w:szCs w:val="24"/>
        </w:rPr>
      </w:pPr>
    </w:p>
    <w:p w14:paraId="6F52AA8A" w14:textId="77777777" w:rsidR="00094466" w:rsidRDefault="00094466">
      <w:pPr>
        <w:spacing w:after="0" w:line="240" w:lineRule="auto"/>
        <w:jc w:val="both"/>
        <w:rPr>
          <w:ins w:id="70" w:author="HP" w:date="2026-02-11T11:49:00Z"/>
          <w:rFonts w:ascii="Amasis MT Pro" w:hAnsi="Amasis MT Pro" w:cs="Times New Roman"/>
          <w:b/>
          <w:bCs/>
          <w:i/>
          <w:iCs/>
          <w:sz w:val="24"/>
          <w:szCs w:val="24"/>
        </w:rPr>
      </w:pPr>
    </w:p>
    <w:p w14:paraId="6F816E1F" w14:textId="634BD5B7" w:rsidR="00BA081D" w:rsidRDefault="00D119E4">
      <w:pPr>
        <w:spacing w:after="0" w:line="240" w:lineRule="auto"/>
        <w:jc w:val="both"/>
        <w:rPr>
          <w:rFonts w:ascii="Amasis MT Pro" w:hAnsi="Amasis MT Pro" w:cs="Times New Roman"/>
          <w:b/>
          <w:bCs/>
          <w:i/>
          <w:iCs/>
          <w:sz w:val="24"/>
          <w:szCs w:val="24"/>
        </w:rPr>
      </w:pPr>
      <w:commentRangeStart w:id="71"/>
      <w:r>
        <w:rPr>
          <w:rFonts w:ascii="Amasis MT Pro" w:hAnsi="Amasis MT Pro" w:cs="Times New Roman"/>
          <w:b/>
          <w:bCs/>
          <w:i/>
          <w:iCs/>
          <w:sz w:val="24"/>
          <w:szCs w:val="24"/>
        </w:rPr>
        <w:t>10</w:t>
      </w:r>
      <w:commentRangeEnd w:id="71"/>
      <w:r w:rsidR="00094466">
        <w:rPr>
          <w:rStyle w:val="CommentReference"/>
        </w:rPr>
        <w:commentReference w:id="71"/>
      </w:r>
      <w:r>
        <w:rPr>
          <w:rFonts w:ascii="Amasis MT Pro" w:hAnsi="Amasis MT Pro" w:cs="Times New Roman"/>
          <w:b/>
          <w:bCs/>
          <w:i/>
          <w:iCs/>
          <w:sz w:val="24"/>
          <w:szCs w:val="24"/>
        </w:rPr>
        <w:t>.2.</w:t>
      </w:r>
      <w:r>
        <w:rPr>
          <w:rFonts w:ascii="Amasis MT Pro" w:hAnsi="Amasis MT Pro" w:cs="Times New Roman"/>
          <w:b/>
          <w:bCs/>
          <w:i/>
          <w:iCs/>
          <w:sz w:val="24"/>
          <w:szCs w:val="24"/>
          <w:lang w:val="zh-CN"/>
        </w:rPr>
        <w:t>3 Training and Development</w:t>
      </w:r>
    </w:p>
    <w:p w14:paraId="536A928C" w14:textId="77777777" w:rsidR="00BA081D" w:rsidRDefault="00D119E4">
      <w:pPr>
        <w:pStyle w:val="ListParagraph"/>
        <w:numPr>
          <w:ilvl w:val="0"/>
          <w:numId w:val="13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Assess the training needs of employees regularly.</w:t>
      </w:r>
    </w:p>
    <w:p w14:paraId="3A84E54B" w14:textId="77777777" w:rsidR="00BA081D" w:rsidRDefault="00D119E4">
      <w:pPr>
        <w:pStyle w:val="ListParagraph"/>
        <w:numPr>
          <w:ilvl w:val="0"/>
          <w:numId w:val="13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Provide opportunities for skill development, including workshops, courses, and seminars.</w:t>
      </w:r>
    </w:p>
    <w:p w14:paraId="175D3F52" w14:textId="77777777" w:rsidR="00BA081D" w:rsidRDefault="00D119E4">
      <w:pPr>
        <w:pStyle w:val="ListParagraph"/>
        <w:numPr>
          <w:ilvl w:val="0"/>
          <w:numId w:val="13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Encourage employees to pursue certifications and further education related to their roles.</w:t>
      </w:r>
    </w:p>
    <w:p w14:paraId="6F52F4CB"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5C85FEF0"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10.2.</w:t>
      </w:r>
      <w:r>
        <w:rPr>
          <w:rFonts w:ascii="Amasis MT Pro" w:hAnsi="Amasis MT Pro" w:cs="Times New Roman"/>
          <w:b/>
          <w:bCs/>
          <w:i/>
          <w:iCs/>
          <w:sz w:val="24"/>
          <w:szCs w:val="24"/>
          <w:lang w:val="zh-CN"/>
        </w:rPr>
        <w:t>4 Performance Evaluation</w:t>
      </w:r>
    </w:p>
    <w:p w14:paraId="1B922C4F" w14:textId="77777777" w:rsidR="00BA081D" w:rsidRDefault="00D119E4">
      <w:pPr>
        <w:pStyle w:val="ListParagraph"/>
        <w:numPr>
          <w:ilvl w:val="0"/>
          <w:numId w:val="139"/>
        </w:numPr>
        <w:tabs>
          <w:tab w:val="left" w:pos="720"/>
        </w:tabs>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Conduct regular performance reviews to provide feedback, identify areas of improvement, and recognize outstanding work.</w:t>
      </w:r>
    </w:p>
    <w:p w14:paraId="51BA947C" w14:textId="77777777" w:rsidR="00BA081D" w:rsidRDefault="00D119E4">
      <w:pPr>
        <w:pStyle w:val="ListParagraph"/>
        <w:numPr>
          <w:ilvl w:val="0"/>
          <w:numId w:val="139"/>
        </w:numPr>
        <w:tabs>
          <w:tab w:val="left" w:pos="720"/>
        </w:tabs>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Set clear performance metrics and objectives for each role.</w:t>
      </w:r>
    </w:p>
    <w:p w14:paraId="7DDF4551"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79732052"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10.2.</w:t>
      </w:r>
      <w:r>
        <w:rPr>
          <w:rFonts w:ascii="Amasis MT Pro" w:hAnsi="Amasis MT Pro" w:cs="Times New Roman"/>
          <w:b/>
          <w:bCs/>
          <w:i/>
          <w:iCs/>
          <w:sz w:val="24"/>
          <w:szCs w:val="24"/>
          <w:lang w:val="zh-CN"/>
        </w:rPr>
        <w:t>5 Compensation and Benefits</w:t>
      </w:r>
    </w:p>
    <w:p w14:paraId="50ABD935" w14:textId="77777777" w:rsidR="00BA081D" w:rsidRDefault="00D119E4">
      <w:pPr>
        <w:numPr>
          <w:ilvl w:val="0"/>
          <w:numId w:val="140"/>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Review compensation packages annually, ensuring they are competitive and in line with the industry standard.</w:t>
      </w:r>
    </w:p>
    <w:p w14:paraId="6BB8A3FD" w14:textId="77777777" w:rsidR="00BA081D" w:rsidRDefault="00D119E4">
      <w:pPr>
        <w:numPr>
          <w:ilvl w:val="0"/>
          <w:numId w:val="140"/>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Offer benefits such as health insurance, retirement plans, and other incentives to retain and attract talent.</w:t>
      </w:r>
    </w:p>
    <w:p w14:paraId="257803AB"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08317A30"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10.2.</w:t>
      </w:r>
      <w:r>
        <w:rPr>
          <w:rFonts w:ascii="Amasis MT Pro" w:hAnsi="Amasis MT Pro" w:cs="Times New Roman"/>
          <w:b/>
          <w:bCs/>
          <w:i/>
          <w:iCs/>
          <w:sz w:val="24"/>
          <w:szCs w:val="24"/>
          <w:lang w:val="zh-CN"/>
        </w:rPr>
        <w:t>6 Employee Relations</w:t>
      </w:r>
    </w:p>
    <w:p w14:paraId="6D29265A" w14:textId="77777777" w:rsidR="00BA081D" w:rsidRDefault="00D119E4">
      <w:pPr>
        <w:pStyle w:val="ListParagraph"/>
        <w:numPr>
          <w:ilvl w:val="0"/>
          <w:numId w:val="141"/>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Foster open communication, ensuring that employees feel comfortable sharing feedback, concerns, or suggestions.</w:t>
      </w:r>
    </w:p>
    <w:p w14:paraId="5EB13D42" w14:textId="77777777" w:rsidR="00BA081D" w:rsidRDefault="00D119E4">
      <w:pPr>
        <w:pStyle w:val="ListParagraph"/>
        <w:numPr>
          <w:ilvl w:val="0"/>
          <w:numId w:val="141"/>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Address workplace conflicts promptly and impartially.</w:t>
      </w:r>
    </w:p>
    <w:p w14:paraId="508802D7" w14:textId="6513C742" w:rsidR="00BA081D" w:rsidRDefault="00BA081D">
      <w:pPr>
        <w:tabs>
          <w:tab w:val="left" w:pos="720"/>
        </w:tabs>
        <w:spacing w:after="0" w:line="240" w:lineRule="auto"/>
        <w:ind w:left="720"/>
        <w:jc w:val="both"/>
        <w:rPr>
          <w:ins w:id="72" w:author="HP" w:date="2026-02-11T12:09:00Z"/>
          <w:rFonts w:ascii="Amasis MT Pro" w:eastAsia="SimSun" w:hAnsi="Amasis MT Pro" w:cs="Times New Roman"/>
          <w:sz w:val="24"/>
          <w:szCs w:val="24"/>
          <w:lang w:val="zh-CN" w:eastAsia="zh-CN"/>
        </w:rPr>
      </w:pPr>
    </w:p>
    <w:p w14:paraId="42D008AA" w14:textId="69ABB0CB" w:rsidR="00363559" w:rsidRDefault="00363559">
      <w:pPr>
        <w:tabs>
          <w:tab w:val="left" w:pos="720"/>
        </w:tabs>
        <w:spacing w:after="0" w:line="240" w:lineRule="auto"/>
        <w:ind w:left="720"/>
        <w:jc w:val="both"/>
        <w:rPr>
          <w:ins w:id="73" w:author="HP" w:date="2026-02-11T12:09:00Z"/>
          <w:rFonts w:ascii="Amasis MT Pro" w:eastAsia="SimSun" w:hAnsi="Amasis MT Pro" w:cs="Times New Roman"/>
          <w:sz w:val="24"/>
          <w:szCs w:val="24"/>
          <w:lang w:val="zh-CN" w:eastAsia="zh-CN"/>
        </w:rPr>
      </w:pPr>
    </w:p>
    <w:p w14:paraId="7AAA5640" w14:textId="355B5D0B" w:rsidR="00363559" w:rsidRDefault="00363559">
      <w:pPr>
        <w:tabs>
          <w:tab w:val="left" w:pos="720"/>
        </w:tabs>
        <w:spacing w:after="0" w:line="240" w:lineRule="auto"/>
        <w:ind w:left="720"/>
        <w:jc w:val="both"/>
        <w:rPr>
          <w:ins w:id="74" w:author="HP" w:date="2026-02-11T12:09:00Z"/>
          <w:rFonts w:ascii="Amasis MT Pro" w:eastAsia="SimSun" w:hAnsi="Amasis MT Pro" w:cs="Times New Roman"/>
          <w:sz w:val="24"/>
          <w:szCs w:val="24"/>
          <w:lang w:val="zh-CN" w:eastAsia="zh-CN"/>
        </w:rPr>
      </w:pPr>
    </w:p>
    <w:p w14:paraId="0D0D47A4" w14:textId="1B9A6D59" w:rsidR="00363559" w:rsidRDefault="00363559">
      <w:pPr>
        <w:tabs>
          <w:tab w:val="left" w:pos="720"/>
        </w:tabs>
        <w:spacing w:after="0" w:line="240" w:lineRule="auto"/>
        <w:ind w:left="720"/>
        <w:jc w:val="both"/>
        <w:rPr>
          <w:ins w:id="75" w:author="HP" w:date="2026-02-11T12:09:00Z"/>
          <w:rFonts w:ascii="Amasis MT Pro" w:eastAsia="SimSun" w:hAnsi="Amasis MT Pro" w:cs="Times New Roman"/>
          <w:sz w:val="24"/>
          <w:szCs w:val="24"/>
          <w:lang w:val="zh-CN" w:eastAsia="zh-CN"/>
        </w:rPr>
      </w:pPr>
    </w:p>
    <w:p w14:paraId="0E61BB8A" w14:textId="79E5DEEE" w:rsidR="00363559" w:rsidRDefault="00363559">
      <w:pPr>
        <w:tabs>
          <w:tab w:val="left" w:pos="720"/>
        </w:tabs>
        <w:spacing w:after="0" w:line="240" w:lineRule="auto"/>
        <w:ind w:left="720"/>
        <w:jc w:val="both"/>
        <w:rPr>
          <w:ins w:id="76" w:author="HP" w:date="2026-02-11T12:09:00Z"/>
          <w:rFonts w:ascii="Amasis MT Pro" w:eastAsia="SimSun" w:hAnsi="Amasis MT Pro" w:cs="Times New Roman"/>
          <w:sz w:val="24"/>
          <w:szCs w:val="24"/>
          <w:lang w:val="zh-CN" w:eastAsia="zh-CN"/>
        </w:rPr>
      </w:pPr>
    </w:p>
    <w:p w14:paraId="02A655FD" w14:textId="2645DED4" w:rsidR="00363559" w:rsidRDefault="00363559">
      <w:pPr>
        <w:tabs>
          <w:tab w:val="left" w:pos="720"/>
        </w:tabs>
        <w:spacing w:after="0" w:line="240" w:lineRule="auto"/>
        <w:ind w:left="720"/>
        <w:jc w:val="both"/>
        <w:rPr>
          <w:ins w:id="77" w:author="HP" w:date="2026-02-11T12:09:00Z"/>
          <w:rFonts w:ascii="Amasis MT Pro" w:eastAsia="SimSun" w:hAnsi="Amasis MT Pro" w:cs="Times New Roman"/>
          <w:sz w:val="24"/>
          <w:szCs w:val="24"/>
          <w:lang w:val="zh-CN" w:eastAsia="zh-CN"/>
        </w:rPr>
      </w:pPr>
    </w:p>
    <w:p w14:paraId="618227DB" w14:textId="77777777" w:rsidR="00363559" w:rsidRPr="00363559" w:rsidRDefault="00363559">
      <w:pPr>
        <w:tabs>
          <w:tab w:val="left" w:pos="720"/>
        </w:tabs>
        <w:spacing w:after="0" w:line="240" w:lineRule="auto"/>
        <w:ind w:left="720"/>
        <w:jc w:val="both"/>
        <w:rPr>
          <w:rFonts w:ascii="Amasis MT Pro" w:eastAsia="SimSun" w:hAnsi="Amasis MT Pro" w:cs="Times New Roman"/>
          <w:sz w:val="24"/>
          <w:szCs w:val="24"/>
          <w:lang w:val="zh-CN" w:eastAsia="zh-CN"/>
          <w:rPrChange w:id="78" w:author="HP" w:date="2026-02-11T12:09:00Z">
            <w:rPr>
              <w:rFonts w:ascii="Amasis MT Pro" w:hAnsi="Amasis MT Pro" w:cs="Times New Roman"/>
              <w:sz w:val="24"/>
              <w:szCs w:val="24"/>
              <w:lang w:val="zh-CN"/>
            </w:rPr>
          </w:rPrChange>
        </w:rPr>
      </w:pPr>
    </w:p>
    <w:p w14:paraId="0CE1C13C" w14:textId="305C79CC" w:rsidR="00BA081D" w:rsidRDefault="00D119E4">
      <w:pPr>
        <w:spacing w:after="0" w:line="240" w:lineRule="auto"/>
        <w:jc w:val="both"/>
        <w:rPr>
          <w:ins w:id="79" w:author="HP" w:date="2026-02-11T12:10:00Z"/>
          <w:rFonts w:ascii="Amasis MT Pro" w:eastAsia="SimSun" w:hAnsi="Amasis MT Pro" w:cs="Times New Roman"/>
          <w:b/>
          <w:bCs/>
          <w:i/>
          <w:iCs/>
          <w:sz w:val="24"/>
          <w:szCs w:val="24"/>
          <w:lang w:val="zh-CN" w:eastAsia="zh-CN"/>
        </w:rPr>
      </w:pPr>
      <w:r>
        <w:rPr>
          <w:rFonts w:ascii="Amasis MT Pro" w:hAnsi="Amasis MT Pro" w:cs="Times New Roman"/>
          <w:b/>
          <w:bCs/>
          <w:i/>
          <w:iCs/>
          <w:sz w:val="24"/>
          <w:szCs w:val="24"/>
        </w:rPr>
        <w:t>10.2.</w:t>
      </w:r>
      <w:r>
        <w:rPr>
          <w:rFonts w:ascii="Amasis MT Pro" w:hAnsi="Amasis MT Pro" w:cs="Times New Roman"/>
          <w:b/>
          <w:bCs/>
          <w:i/>
          <w:iCs/>
          <w:sz w:val="24"/>
          <w:szCs w:val="24"/>
          <w:lang w:val="zh-CN"/>
        </w:rPr>
        <w:t xml:space="preserve">7 Leave </w:t>
      </w:r>
      <w:del w:id="80" w:author="HP" w:date="2026-02-11T12:35:00Z">
        <w:r w:rsidDel="009F5B33">
          <w:rPr>
            <w:rFonts w:ascii="Amasis MT Pro" w:hAnsi="Amasis MT Pro" w:cs="Times New Roman"/>
            <w:b/>
            <w:bCs/>
            <w:i/>
            <w:iCs/>
            <w:sz w:val="24"/>
            <w:szCs w:val="24"/>
            <w:lang w:val="zh-CN"/>
          </w:rPr>
          <w:delText xml:space="preserve">and Attendance </w:delText>
        </w:r>
      </w:del>
      <w:commentRangeStart w:id="81"/>
      <w:r>
        <w:rPr>
          <w:rFonts w:ascii="Amasis MT Pro" w:hAnsi="Amasis MT Pro" w:cs="Times New Roman"/>
          <w:b/>
          <w:bCs/>
          <w:i/>
          <w:iCs/>
          <w:sz w:val="24"/>
          <w:szCs w:val="24"/>
          <w:lang w:val="zh-CN"/>
        </w:rPr>
        <w:t>Management</w:t>
      </w:r>
      <w:commentRangeEnd w:id="81"/>
      <w:r w:rsidR="00363559">
        <w:rPr>
          <w:rStyle w:val="CommentReference"/>
        </w:rPr>
        <w:commentReference w:id="81"/>
      </w:r>
    </w:p>
    <w:p w14:paraId="60DC9CC3" w14:textId="77777777" w:rsidR="00363559" w:rsidRPr="00363559" w:rsidRDefault="00363559">
      <w:pPr>
        <w:spacing w:after="0" w:line="240" w:lineRule="auto"/>
        <w:jc w:val="both"/>
        <w:rPr>
          <w:rFonts w:ascii="Amasis MT Pro" w:eastAsia="SimSun" w:hAnsi="Amasis MT Pro" w:cs="Times New Roman"/>
          <w:i/>
          <w:iCs/>
          <w:sz w:val="24"/>
          <w:szCs w:val="24"/>
          <w:lang w:eastAsia="zh-CN"/>
          <w:rPrChange w:id="82" w:author="HP" w:date="2026-02-11T12:10:00Z">
            <w:rPr>
              <w:rFonts w:ascii="Amasis MT Pro" w:hAnsi="Amasis MT Pro" w:cs="Times New Roman"/>
              <w:i/>
              <w:iCs/>
              <w:sz w:val="24"/>
              <w:szCs w:val="24"/>
            </w:rPr>
          </w:rPrChange>
        </w:rPr>
      </w:pPr>
    </w:p>
    <w:p w14:paraId="4BBEC714" w14:textId="77777777" w:rsidR="00BA081D" w:rsidRDefault="00D119E4">
      <w:pPr>
        <w:pStyle w:val="ListParagraph"/>
        <w:numPr>
          <w:ilvl w:val="0"/>
          <w:numId w:val="142"/>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Monitor employee attendance</w:t>
      </w:r>
      <w:r>
        <w:rPr>
          <w:rFonts w:ascii="Amasis MT Pro" w:hAnsi="Amasis MT Pro" w:cs="Times New Roman"/>
          <w:sz w:val="24"/>
          <w:szCs w:val="24"/>
        </w:rPr>
        <w:t xml:space="preserve"> on a daily basis.</w:t>
      </w:r>
    </w:p>
    <w:p w14:paraId="70E83184" w14:textId="77777777" w:rsidR="00BA081D" w:rsidRDefault="00D119E4">
      <w:pPr>
        <w:pStyle w:val="ListParagraph"/>
        <w:numPr>
          <w:ilvl w:val="0"/>
          <w:numId w:val="142"/>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Address chronic absenteeism or tardiness.</w:t>
      </w:r>
    </w:p>
    <w:p w14:paraId="16C07A55" w14:textId="77777777" w:rsidR="00BA081D" w:rsidRDefault="00D119E4">
      <w:pPr>
        <w:pStyle w:val="ListParagraph"/>
        <w:numPr>
          <w:ilvl w:val="0"/>
          <w:numId w:val="142"/>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rPr>
        <w:t>E</w:t>
      </w:r>
      <w:r>
        <w:rPr>
          <w:rFonts w:ascii="Amasis MT Pro" w:hAnsi="Amasis MT Pro" w:cs="Times New Roman"/>
          <w:sz w:val="24"/>
          <w:szCs w:val="24"/>
          <w:lang w:val="zh-CN"/>
        </w:rPr>
        <w:t xml:space="preserve">nsure that leave policies are clear and adhered </w:t>
      </w:r>
      <w:commentRangeStart w:id="83"/>
      <w:r>
        <w:rPr>
          <w:rFonts w:ascii="Amasis MT Pro" w:hAnsi="Amasis MT Pro" w:cs="Times New Roman"/>
          <w:sz w:val="24"/>
          <w:szCs w:val="24"/>
          <w:lang w:val="zh-CN"/>
        </w:rPr>
        <w:t>to</w:t>
      </w:r>
      <w:commentRangeEnd w:id="83"/>
      <w:r w:rsidR="00363559">
        <w:rPr>
          <w:rStyle w:val="CommentReference"/>
        </w:rPr>
        <w:commentReference w:id="83"/>
      </w:r>
      <w:r>
        <w:rPr>
          <w:rFonts w:ascii="Amasis MT Pro" w:hAnsi="Amasis MT Pro" w:cs="Times New Roman"/>
          <w:sz w:val="24"/>
          <w:szCs w:val="24"/>
          <w:lang w:val="zh-CN"/>
        </w:rPr>
        <w:t>.</w:t>
      </w:r>
    </w:p>
    <w:p w14:paraId="7121DF93" w14:textId="6604E221" w:rsidR="00BA081D" w:rsidRDefault="00BA081D">
      <w:pPr>
        <w:spacing w:after="0" w:line="240" w:lineRule="auto"/>
        <w:jc w:val="both"/>
        <w:rPr>
          <w:ins w:id="84" w:author="HP" w:date="2026-02-11T12:35:00Z"/>
          <w:rFonts w:ascii="Amasis MT Pro" w:hAnsi="Amasis MT Pro" w:cs="Times New Roman"/>
          <w:sz w:val="24"/>
          <w:szCs w:val="24"/>
        </w:rPr>
      </w:pPr>
    </w:p>
    <w:p w14:paraId="6463EDC3" w14:textId="2A074C42" w:rsidR="009F5B33" w:rsidRDefault="009F5B33">
      <w:pPr>
        <w:spacing w:after="0" w:line="240" w:lineRule="auto"/>
        <w:jc w:val="both"/>
        <w:rPr>
          <w:ins w:id="85" w:author="HP" w:date="2026-02-11T12:35:00Z"/>
          <w:rFonts w:ascii="Amasis MT Pro" w:eastAsia="SimSun" w:hAnsi="Amasis MT Pro" w:cs="Times New Roman"/>
          <w:b/>
          <w:bCs/>
          <w:i/>
          <w:iCs/>
          <w:sz w:val="24"/>
          <w:szCs w:val="24"/>
          <w:lang w:val="zh-CN" w:eastAsia="zh-CN"/>
        </w:rPr>
      </w:pPr>
      <w:ins w:id="86" w:author="HP" w:date="2026-02-11T12:35:00Z">
        <w:r>
          <w:rPr>
            <w:rFonts w:ascii="Amasis MT Pro" w:hAnsi="Amasis MT Pro" w:cs="Times New Roman"/>
            <w:b/>
            <w:bCs/>
            <w:i/>
            <w:iCs/>
            <w:sz w:val="24"/>
            <w:szCs w:val="24"/>
          </w:rPr>
          <w:t>10.2.</w:t>
        </w:r>
        <w:r>
          <w:rPr>
            <w:rFonts w:ascii="Amasis MT Pro" w:hAnsi="Amasis MT Pro" w:cs="Times New Roman"/>
            <w:b/>
            <w:bCs/>
            <w:i/>
            <w:iCs/>
            <w:sz w:val="24"/>
            <w:szCs w:val="24"/>
            <w:lang w:val="en-GB"/>
          </w:rPr>
          <w:t xml:space="preserve">8 </w:t>
        </w:r>
        <w:r>
          <w:rPr>
            <w:rFonts w:ascii="Amasis MT Pro" w:hAnsi="Amasis MT Pro" w:cs="Times New Roman"/>
            <w:b/>
            <w:bCs/>
            <w:i/>
            <w:iCs/>
            <w:sz w:val="24"/>
            <w:szCs w:val="24"/>
            <w:lang w:val="zh-CN"/>
          </w:rPr>
          <w:t xml:space="preserve">Attendance </w:t>
        </w:r>
        <w:commentRangeStart w:id="87"/>
        <w:r>
          <w:rPr>
            <w:rFonts w:ascii="Amasis MT Pro" w:hAnsi="Amasis MT Pro" w:cs="Times New Roman"/>
            <w:b/>
            <w:bCs/>
            <w:i/>
            <w:iCs/>
            <w:sz w:val="24"/>
            <w:szCs w:val="24"/>
            <w:lang w:val="zh-CN"/>
          </w:rPr>
          <w:t>Management</w:t>
        </w:r>
        <w:commentRangeEnd w:id="87"/>
        <w:r>
          <w:rPr>
            <w:rStyle w:val="CommentReference"/>
          </w:rPr>
          <w:commentReference w:id="87"/>
        </w:r>
      </w:ins>
    </w:p>
    <w:p w14:paraId="4BC4D812" w14:textId="77777777" w:rsidR="009F5B33" w:rsidRPr="009F5B33" w:rsidRDefault="009F5B33">
      <w:pPr>
        <w:pStyle w:val="ListParagraph"/>
        <w:numPr>
          <w:ilvl w:val="0"/>
          <w:numId w:val="257"/>
        </w:numPr>
        <w:spacing w:after="0" w:line="240" w:lineRule="auto"/>
        <w:jc w:val="both"/>
        <w:rPr>
          <w:ins w:id="88" w:author="HP" w:date="2026-02-11T12:35:00Z"/>
          <w:rFonts w:ascii="Amasis MT Pro" w:eastAsia="SimSun" w:hAnsi="Amasis MT Pro" w:cs="Times New Roman"/>
          <w:b/>
          <w:bCs/>
          <w:i/>
          <w:iCs/>
          <w:sz w:val="24"/>
          <w:szCs w:val="24"/>
          <w:lang w:val="zh-CN" w:eastAsia="zh-CN"/>
          <w:rPrChange w:id="89" w:author="HP" w:date="2026-02-11T12:35:00Z">
            <w:rPr>
              <w:ins w:id="90" w:author="HP" w:date="2026-02-11T12:35:00Z"/>
              <w:lang w:val="zh-CN" w:eastAsia="zh-CN"/>
            </w:rPr>
          </w:rPrChange>
        </w:rPr>
        <w:pPrChange w:id="91" w:author="HP" w:date="2026-02-11T12:36:00Z">
          <w:pPr>
            <w:spacing w:after="0" w:line="240" w:lineRule="auto"/>
            <w:jc w:val="both"/>
          </w:pPr>
        </w:pPrChange>
      </w:pPr>
      <w:ins w:id="92" w:author="HP" w:date="2026-02-11T12:35:00Z">
        <w:r w:rsidRPr="009F5B33">
          <w:rPr>
            <w:rFonts w:ascii="Amasis MT Pro" w:eastAsia="SimSun" w:hAnsi="Amasis MT Pro" w:cs="Times New Roman"/>
            <w:b/>
            <w:bCs/>
            <w:i/>
            <w:iCs/>
            <w:sz w:val="24"/>
            <w:szCs w:val="24"/>
            <w:lang w:val="zh-CN" w:eastAsia="zh-CN"/>
            <w:rPrChange w:id="93" w:author="HP" w:date="2026-02-11T12:35:00Z">
              <w:rPr>
                <w:lang w:val="zh-CN" w:eastAsia="zh-CN"/>
              </w:rPr>
            </w:rPrChange>
          </w:rPr>
          <w:t>Employee attendance will be monitored on a daily basis to maintain accurate records and identify any patterns of concern.</w:t>
        </w:r>
      </w:ins>
    </w:p>
    <w:p w14:paraId="75054848" w14:textId="59A1F697" w:rsidR="009F5B33" w:rsidRPr="009F5B33" w:rsidRDefault="009F5B33">
      <w:pPr>
        <w:pStyle w:val="ListParagraph"/>
        <w:numPr>
          <w:ilvl w:val="0"/>
          <w:numId w:val="257"/>
        </w:numPr>
        <w:spacing w:after="0" w:line="240" w:lineRule="auto"/>
        <w:jc w:val="both"/>
        <w:rPr>
          <w:ins w:id="94" w:author="HP" w:date="2026-02-11T12:35:00Z"/>
          <w:rFonts w:ascii="Amasis MT Pro" w:eastAsia="SimSun" w:hAnsi="Amasis MT Pro" w:cs="Times New Roman"/>
          <w:b/>
          <w:bCs/>
          <w:i/>
          <w:iCs/>
          <w:sz w:val="24"/>
          <w:szCs w:val="24"/>
          <w:lang w:val="zh-CN" w:eastAsia="zh-CN"/>
          <w:rPrChange w:id="95" w:author="HP" w:date="2026-02-11T12:35:00Z">
            <w:rPr>
              <w:ins w:id="96" w:author="HP" w:date="2026-02-11T12:35:00Z"/>
              <w:lang w:val="zh-CN" w:eastAsia="zh-CN"/>
            </w:rPr>
          </w:rPrChange>
        </w:rPr>
        <w:pPrChange w:id="97" w:author="HP" w:date="2026-02-11T12:36:00Z">
          <w:pPr>
            <w:spacing w:after="0" w:line="240" w:lineRule="auto"/>
            <w:jc w:val="both"/>
          </w:pPr>
        </w:pPrChange>
      </w:pPr>
      <w:ins w:id="98" w:author="HP" w:date="2026-02-11T12:35:00Z">
        <w:r w:rsidRPr="009F5B33">
          <w:rPr>
            <w:rFonts w:ascii="Amasis MT Pro" w:eastAsia="SimSun" w:hAnsi="Amasis MT Pro" w:cs="Times New Roman"/>
            <w:b/>
            <w:bCs/>
            <w:i/>
            <w:iCs/>
            <w:sz w:val="24"/>
            <w:szCs w:val="24"/>
            <w:lang w:val="zh-CN" w:eastAsia="zh-CN"/>
            <w:rPrChange w:id="99" w:author="HP" w:date="2026-02-11T12:35:00Z">
              <w:rPr>
                <w:lang w:val="zh-CN" w:eastAsia="zh-CN"/>
              </w:rPr>
            </w:rPrChange>
          </w:rPr>
          <w:t>Instances of chronic absenteeism or habitual tardiness will be addressed promptly through established HR disciplinary procedures. These procedures will ensure fairness, consistency, and adherence to RWVCA's code of conduct and employment regulations.</w:t>
        </w:r>
      </w:ins>
    </w:p>
    <w:p w14:paraId="3ACA5A4E" w14:textId="5AA29ADB" w:rsidR="009F5B33" w:rsidRDefault="009F5B33">
      <w:pPr>
        <w:spacing w:after="0" w:line="240" w:lineRule="auto"/>
        <w:jc w:val="both"/>
        <w:rPr>
          <w:ins w:id="100" w:author="HP" w:date="2026-02-11T12:45:00Z"/>
          <w:rFonts w:ascii="Amasis MT Pro" w:eastAsia="SimSun" w:hAnsi="Amasis MT Pro" w:cs="Times New Roman"/>
          <w:sz w:val="24"/>
          <w:szCs w:val="24"/>
          <w:lang w:eastAsia="zh-CN"/>
        </w:rPr>
      </w:pPr>
    </w:p>
    <w:p w14:paraId="2B1BA4D1" w14:textId="04222CA1" w:rsidR="00DE4B22" w:rsidRDefault="00DE4B22">
      <w:pPr>
        <w:spacing w:after="0" w:line="240" w:lineRule="auto"/>
        <w:jc w:val="both"/>
        <w:rPr>
          <w:ins w:id="101" w:author="HP" w:date="2026-02-11T12:45:00Z"/>
          <w:rFonts w:ascii="Amasis MT Pro" w:eastAsia="SimSun" w:hAnsi="Amasis MT Pro" w:cs="Times New Roman"/>
          <w:sz w:val="24"/>
          <w:szCs w:val="24"/>
          <w:lang w:eastAsia="zh-CN"/>
        </w:rPr>
      </w:pPr>
    </w:p>
    <w:p w14:paraId="2E16D177" w14:textId="5244D7F0" w:rsidR="00DE4B22" w:rsidRDefault="00DE4B22">
      <w:pPr>
        <w:spacing w:after="0" w:line="240" w:lineRule="auto"/>
        <w:jc w:val="both"/>
        <w:rPr>
          <w:ins w:id="102" w:author="HP" w:date="2026-02-11T12:45:00Z"/>
          <w:rFonts w:ascii="Amasis MT Pro" w:eastAsia="SimSun" w:hAnsi="Amasis MT Pro" w:cs="Times New Roman"/>
          <w:sz w:val="24"/>
          <w:szCs w:val="24"/>
          <w:lang w:eastAsia="zh-CN"/>
        </w:rPr>
      </w:pPr>
    </w:p>
    <w:p w14:paraId="361D05A7" w14:textId="46259A76" w:rsidR="00DE4B22" w:rsidRDefault="00DE4B22">
      <w:pPr>
        <w:spacing w:after="0" w:line="240" w:lineRule="auto"/>
        <w:jc w:val="both"/>
        <w:rPr>
          <w:ins w:id="103" w:author="HP" w:date="2026-02-11T12:45:00Z"/>
          <w:rFonts w:ascii="Amasis MT Pro" w:eastAsia="SimSun" w:hAnsi="Amasis MT Pro" w:cs="Times New Roman"/>
          <w:sz w:val="24"/>
          <w:szCs w:val="24"/>
          <w:lang w:eastAsia="zh-CN"/>
        </w:rPr>
      </w:pPr>
    </w:p>
    <w:p w14:paraId="2BA36F9E" w14:textId="15EDD95E" w:rsidR="00DE4B22" w:rsidRDefault="00DE4B22">
      <w:pPr>
        <w:spacing w:after="0" w:line="240" w:lineRule="auto"/>
        <w:jc w:val="both"/>
        <w:rPr>
          <w:ins w:id="104" w:author="HP" w:date="2026-02-11T12:45:00Z"/>
          <w:rFonts w:ascii="Amasis MT Pro" w:eastAsia="SimSun" w:hAnsi="Amasis MT Pro" w:cs="Times New Roman"/>
          <w:sz w:val="24"/>
          <w:szCs w:val="24"/>
          <w:lang w:eastAsia="zh-CN"/>
        </w:rPr>
      </w:pPr>
    </w:p>
    <w:p w14:paraId="60B8AA89" w14:textId="7D6A331D" w:rsidR="00DE4B22" w:rsidRDefault="00DE4B22">
      <w:pPr>
        <w:spacing w:after="0" w:line="240" w:lineRule="auto"/>
        <w:jc w:val="both"/>
        <w:rPr>
          <w:ins w:id="105" w:author="HP" w:date="2026-02-11T12:45:00Z"/>
          <w:rFonts w:ascii="Amasis MT Pro" w:eastAsia="SimSun" w:hAnsi="Amasis MT Pro" w:cs="Times New Roman"/>
          <w:sz w:val="24"/>
          <w:szCs w:val="24"/>
          <w:lang w:eastAsia="zh-CN"/>
        </w:rPr>
      </w:pPr>
    </w:p>
    <w:p w14:paraId="6E37D1CC" w14:textId="2DC4CB1A" w:rsidR="00DE4B22" w:rsidRDefault="00DE4B22">
      <w:pPr>
        <w:spacing w:after="0" w:line="240" w:lineRule="auto"/>
        <w:jc w:val="both"/>
        <w:rPr>
          <w:ins w:id="106" w:author="HP" w:date="2026-02-11T12:45:00Z"/>
          <w:rFonts w:ascii="Amasis MT Pro" w:eastAsia="SimSun" w:hAnsi="Amasis MT Pro" w:cs="Times New Roman"/>
          <w:sz w:val="24"/>
          <w:szCs w:val="24"/>
          <w:lang w:eastAsia="zh-CN"/>
        </w:rPr>
      </w:pPr>
    </w:p>
    <w:p w14:paraId="71B0778A" w14:textId="1248379C" w:rsidR="00DE4B22" w:rsidRDefault="00DE4B22">
      <w:pPr>
        <w:spacing w:after="0" w:line="240" w:lineRule="auto"/>
        <w:jc w:val="both"/>
        <w:rPr>
          <w:ins w:id="107" w:author="HP" w:date="2026-02-11T12:45:00Z"/>
          <w:rFonts w:ascii="Amasis MT Pro" w:eastAsia="SimSun" w:hAnsi="Amasis MT Pro" w:cs="Times New Roman"/>
          <w:sz w:val="24"/>
          <w:szCs w:val="24"/>
          <w:lang w:eastAsia="zh-CN"/>
        </w:rPr>
      </w:pPr>
    </w:p>
    <w:p w14:paraId="778A0C72" w14:textId="178C57BB" w:rsidR="00DE4B22" w:rsidRDefault="00DE4B22">
      <w:pPr>
        <w:spacing w:after="0" w:line="240" w:lineRule="auto"/>
        <w:jc w:val="both"/>
        <w:rPr>
          <w:ins w:id="108" w:author="HP" w:date="2026-02-11T12:45:00Z"/>
          <w:rFonts w:ascii="Amasis MT Pro" w:eastAsia="SimSun" w:hAnsi="Amasis MT Pro" w:cs="Times New Roman"/>
          <w:sz w:val="24"/>
          <w:szCs w:val="24"/>
          <w:lang w:eastAsia="zh-CN"/>
        </w:rPr>
      </w:pPr>
    </w:p>
    <w:p w14:paraId="7E0E5D19" w14:textId="745FA94C" w:rsidR="00DE4B22" w:rsidRDefault="00DE4B22">
      <w:pPr>
        <w:spacing w:after="0" w:line="240" w:lineRule="auto"/>
        <w:jc w:val="both"/>
        <w:rPr>
          <w:ins w:id="109" w:author="HP" w:date="2026-02-11T12:45:00Z"/>
          <w:rFonts w:ascii="Amasis MT Pro" w:eastAsia="SimSun" w:hAnsi="Amasis MT Pro" w:cs="Times New Roman"/>
          <w:sz w:val="24"/>
          <w:szCs w:val="24"/>
          <w:lang w:eastAsia="zh-CN"/>
        </w:rPr>
      </w:pPr>
    </w:p>
    <w:p w14:paraId="14EECE49" w14:textId="55AE92F6" w:rsidR="00DE4B22" w:rsidRDefault="00DE4B22">
      <w:pPr>
        <w:spacing w:after="0" w:line="240" w:lineRule="auto"/>
        <w:jc w:val="both"/>
        <w:rPr>
          <w:ins w:id="110" w:author="HP" w:date="2026-02-11T12:45:00Z"/>
          <w:rFonts w:ascii="Amasis MT Pro" w:eastAsia="SimSun" w:hAnsi="Amasis MT Pro" w:cs="Times New Roman"/>
          <w:sz w:val="24"/>
          <w:szCs w:val="24"/>
          <w:lang w:eastAsia="zh-CN"/>
        </w:rPr>
      </w:pPr>
    </w:p>
    <w:p w14:paraId="2548D06B" w14:textId="049EAAE6" w:rsidR="00DE4B22" w:rsidRDefault="00DE4B22">
      <w:pPr>
        <w:spacing w:after="0" w:line="240" w:lineRule="auto"/>
        <w:jc w:val="both"/>
        <w:rPr>
          <w:ins w:id="111" w:author="HP" w:date="2026-02-11T12:45:00Z"/>
          <w:rFonts w:ascii="Amasis MT Pro" w:eastAsia="SimSun" w:hAnsi="Amasis MT Pro" w:cs="Times New Roman"/>
          <w:sz w:val="24"/>
          <w:szCs w:val="24"/>
          <w:lang w:eastAsia="zh-CN"/>
        </w:rPr>
      </w:pPr>
    </w:p>
    <w:p w14:paraId="560EF040" w14:textId="7BE39560" w:rsidR="00DE4B22" w:rsidRDefault="00DE4B22">
      <w:pPr>
        <w:spacing w:after="0" w:line="240" w:lineRule="auto"/>
        <w:jc w:val="both"/>
        <w:rPr>
          <w:ins w:id="112" w:author="HP" w:date="2026-02-11T12:45:00Z"/>
          <w:rFonts w:ascii="Amasis MT Pro" w:eastAsia="SimSun" w:hAnsi="Amasis MT Pro" w:cs="Times New Roman"/>
          <w:sz w:val="24"/>
          <w:szCs w:val="24"/>
          <w:lang w:eastAsia="zh-CN"/>
        </w:rPr>
      </w:pPr>
    </w:p>
    <w:p w14:paraId="64E68D24" w14:textId="31346984" w:rsidR="00DE4B22" w:rsidRDefault="00DE4B22">
      <w:pPr>
        <w:spacing w:after="0" w:line="240" w:lineRule="auto"/>
        <w:jc w:val="both"/>
        <w:rPr>
          <w:ins w:id="113" w:author="HP" w:date="2026-02-11T12:45:00Z"/>
          <w:rFonts w:ascii="Amasis MT Pro" w:eastAsia="SimSun" w:hAnsi="Amasis MT Pro" w:cs="Times New Roman"/>
          <w:sz w:val="24"/>
          <w:szCs w:val="24"/>
          <w:lang w:eastAsia="zh-CN"/>
        </w:rPr>
      </w:pPr>
    </w:p>
    <w:p w14:paraId="42C0BFAD" w14:textId="5E980F6D" w:rsidR="00DE4B22" w:rsidRDefault="00DE4B22">
      <w:pPr>
        <w:spacing w:after="0" w:line="240" w:lineRule="auto"/>
        <w:jc w:val="both"/>
        <w:rPr>
          <w:ins w:id="114" w:author="HP" w:date="2026-02-11T12:45:00Z"/>
          <w:rFonts w:ascii="Amasis MT Pro" w:eastAsia="SimSun" w:hAnsi="Amasis MT Pro" w:cs="Times New Roman"/>
          <w:sz w:val="24"/>
          <w:szCs w:val="24"/>
          <w:lang w:eastAsia="zh-CN"/>
        </w:rPr>
      </w:pPr>
    </w:p>
    <w:p w14:paraId="0A94B4A6" w14:textId="1D1E7A2A" w:rsidR="00DE4B22" w:rsidRDefault="00DE4B22">
      <w:pPr>
        <w:spacing w:after="0" w:line="240" w:lineRule="auto"/>
        <w:jc w:val="both"/>
        <w:rPr>
          <w:ins w:id="115" w:author="HP" w:date="2026-02-11T12:45:00Z"/>
          <w:rFonts w:ascii="Amasis MT Pro" w:eastAsia="SimSun" w:hAnsi="Amasis MT Pro" w:cs="Times New Roman"/>
          <w:sz w:val="24"/>
          <w:szCs w:val="24"/>
          <w:lang w:eastAsia="zh-CN"/>
        </w:rPr>
      </w:pPr>
    </w:p>
    <w:p w14:paraId="35415215" w14:textId="77777777" w:rsidR="00DE4B22" w:rsidRPr="009F5B33" w:rsidRDefault="00DE4B22">
      <w:pPr>
        <w:spacing w:after="0" w:line="240" w:lineRule="auto"/>
        <w:jc w:val="both"/>
        <w:rPr>
          <w:rFonts w:ascii="Amasis MT Pro" w:eastAsia="SimSun" w:hAnsi="Amasis MT Pro" w:cs="Times New Roman"/>
          <w:sz w:val="24"/>
          <w:szCs w:val="24"/>
          <w:lang w:eastAsia="zh-CN"/>
          <w:rPrChange w:id="116" w:author="HP" w:date="2026-02-11T12:35:00Z">
            <w:rPr>
              <w:rFonts w:ascii="Amasis MT Pro" w:hAnsi="Amasis MT Pro" w:cs="Times New Roman"/>
              <w:sz w:val="24"/>
              <w:szCs w:val="24"/>
            </w:rPr>
          </w:rPrChange>
        </w:rPr>
      </w:pPr>
    </w:p>
    <w:p w14:paraId="3B8AFC4B"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10.2.</w:t>
      </w:r>
      <w:r>
        <w:rPr>
          <w:rFonts w:ascii="Amasis MT Pro" w:hAnsi="Amasis MT Pro" w:cs="Times New Roman"/>
          <w:b/>
          <w:bCs/>
          <w:i/>
          <w:iCs/>
          <w:sz w:val="24"/>
          <w:szCs w:val="24"/>
          <w:lang w:val="zh-CN"/>
        </w:rPr>
        <w:t xml:space="preserve">8 Health and </w:t>
      </w:r>
      <w:commentRangeStart w:id="117"/>
      <w:r>
        <w:rPr>
          <w:rFonts w:ascii="Amasis MT Pro" w:hAnsi="Amasis MT Pro" w:cs="Times New Roman"/>
          <w:b/>
          <w:bCs/>
          <w:i/>
          <w:iCs/>
          <w:sz w:val="24"/>
          <w:szCs w:val="24"/>
          <w:lang w:val="zh-CN"/>
        </w:rPr>
        <w:t>Safety</w:t>
      </w:r>
      <w:commentRangeEnd w:id="117"/>
      <w:r w:rsidR="00B32D24">
        <w:rPr>
          <w:rStyle w:val="CommentReference"/>
        </w:rPr>
        <w:commentReference w:id="117"/>
      </w:r>
    </w:p>
    <w:p w14:paraId="5DFDA6AE" w14:textId="77777777" w:rsidR="00BA081D" w:rsidRDefault="00D119E4">
      <w:pPr>
        <w:pStyle w:val="ListParagraph"/>
        <w:numPr>
          <w:ilvl w:val="0"/>
          <w:numId w:val="143"/>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Ensure the workplace meets health and safety standards.</w:t>
      </w:r>
    </w:p>
    <w:p w14:paraId="66F04E74" w14:textId="77777777" w:rsidR="00BA081D" w:rsidRDefault="00D119E4">
      <w:pPr>
        <w:pStyle w:val="ListParagraph"/>
        <w:numPr>
          <w:ilvl w:val="0"/>
          <w:numId w:val="143"/>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Conduct regular safety drills and provide training on emergency procedures.</w:t>
      </w:r>
    </w:p>
    <w:p w14:paraId="2BFEB1E7" w14:textId="77777777" w:rsidR="00BA081D" w:rsidRDefault="00BA081D">
      <w:pPr>
        <w:pStyle w:val="ListParagraph"/>
        <w:tabs>
          <w:tab w:val="left" w:pos="720"/>
        </w:tabs>
        <w:spacing w:after="0" w:line="240" w:lineRule="auto"/>
        <w:jc w:val="both"/>
        <w:rPr>
          <w:rFonts w:ascii="Amasis MT Pro" w:hAnsi="Amasis MT Pro" w:cs="Times New Roman"/>
          <w:sz w:val="24"/>
          <w:szCs w:val="24"/>
          <w:lang w:val="zh-CN"/>
        </w:rPr>
      </w:pPr>
    </w:p>
    <w:p w14:paraId="64FBA4C3"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10.2.</w:t>
      </w:r>
      <w:r>
        <w:rPr>
          <w:rFonts w:ascii="Amasis MT Pro" w:hAnsi="Amasis MT Pro" w:cs="Times New Roman"/>
          <w:b/>
          <w:bCs/>
          <w:i/>
          <w:iCs/>
          <w:sz w:val="24"/>
          <w:szCs w:val="24"/>
          <w:lang w:val="zh-CN"/>
        </w:rPr>
        <w:t>9 Employee Engagement</w:t>
      </w:r>
    </w:p>
    <w:p w14:paraId="24ECAF5F" w14:textId="77777777" w:rsidR="00BA081D" w:rsidRDefault="00D119E4">
      <w:pPr>
        <w:pStyle w:val="ListParagraph"/>
        <w:numPr>
          <w:ilvl w:val="0"/>
          <w:numId w:val="144"/>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Organize team-building activities, workshops, and events to foster camaraderie and a positive work culture.</w:t>
      </w:r>
    </w:p>
    <w:p w14:paraId="2710A3E2" w14:textId="77777777" w:rsidR="00BA081D" w:rsidRDefault="00D119E4">
      <w:pPr>
        <w:pStyle w:val="ListParagraph"/>
        <w:numPr>
          <w:ilvl w:val="0"/>
          <w:numId w:val="144"/>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Celebrate milestones, anniversaries, and achievements to recognize and motivate employees.</w:t>
      </w:r>
    </w:p>
    <w:p w14:paraId="446BDCCF" w14:textId="1F51D436" w:rsidR="00BA081D" w:rsidRDefault="00BA081D">
      <w:pPr>
        <w:pStyle w:val="ListParagraph"/>
        <w:tabs>
          <w:tab w:val="left" w:pos="720"/>
        </w:tabs>
        <w:spacing w:after="0" w:line="240" w:lineRule="auto"/>
        <w:jc w:val="both"/>
        <w:rPr>
          <w:ins w:id="118" w:author="HP" w:date="2026-02-11T12:58:00Z"/>
          <w:rFonts w:ascii="Amasis MT Pro" w:eastAsia="SimSun" w:hAnsi="Amasis MT Pro" w:cs="Times New Roman"/>
          <w:sz w:val="24"/>
          <w:szCs w:val="24"/>
          <w:lang w:val="zh-CN" w:eastAsia="zh-CN"/>
        </w:rPr>
      </w:pPr>
    </w:p>
    <w:p w14:paraId="2146CE7F" w14:textId="284D57B3" w:rsidR="00B014A3" w:rsidRDefault="00B014A3">
      <w:pPr>
        <w:pStyle w:val="ListParagraph"/>
        <w:tabs>
          <w:tab w:val="left" w:pos="720"/>
        </w:tabs>
        <w:spacing w:after="0" w:line="240" w:lineRule="auto"/>
        <w:jc w:val="both"/>
        <w:rPr>
          <w:ins w:id="119" w:author="HP" w:date="2026-02-11T12:58:00Z"/>
          <w:rFonts w:ascii="Amasis MT Pro" w:eastAsia="SimSun" w:hAnsi="Amasis MT Pro" w:cs="Times New Roman"/>
          <w:sz w:val="24"/>
          <w:szCs w:val="24"/>
          <w:lang w:val="zh-CN" w:eastAsia="zh-CN"/>
        </w:rPr>
      </w:pPr>
    </w:p>
    <w:p w14:paraId="3A2A2806" w14:textId="4866724A" w:rsidR="00B014A3" w:rsidRDefault="00B014A3">
      <w:pPr>
        <w:pStyle w:val="ListParagraph"/>
        <w:tabs>
          <w:tab w:val="left" w:pos="720"/>
        </w:tabs>
        <w:spacing w:after="0" w:line="240" w:lineRule="auto"/>
        <w:jc w:val="both"/>
        <w:rPr>
          <w:ins w:id="120" w:author="HP" w:date="2026-02-11T12:58:00Z"/>
          <w:rFonts w:ascii="Amasis MT Pro" w:eastAsia="SimSun" w:hAnsi="Amasis MT Pro" w:cs="Times New Roman"/>
          <w:sz w:val="24"/>
          <w:szCs w:val="24"/>
          <w:lang w:val="zh-CN" w:eastAsia="zh-CN"/>
        </w:rPr>
      </w:pPr>
    </w:p>
    <w:p w14:paraId="1D3B6B49" w14:textId="4869FE13" w:rsidR="00B014A3" w:rsidRDefault="00B014A3">
      <w:pPr>
        <w:pStyle w:val="ListParagraph"/>
        <w:tabs>
          <w:tab w:val="left" w:pos="720"/>
        </w:tabs>
        <w:spacing w:after="0" w:line="240" w:lineRule="auto"/>
        <w:jc w:val="both"/>
        <w:rPr>
          <w:ins w:id="121" w:author="HP" w:date="2026-02-11T12:58:00Z"/>
          <w:rFonts w:ascii="Amasis MT Pro" w:eastAsia="SimSun" w:hAnsi="Amasis MT Pro" w:cs="Times New Roman"/>
          <w:sz w:val="24"/>
          <w:szCs w:val="24"/>
          <w:lang w:val="zh-CN" w:eastAsia="zh-CN"/>
        </w:rPr>
      </w:pPr>
    </w:p>
    <w:p w14:paraId="2544F213" w14:textId="287B621A" w:rsidR="00B014A3" w:rsidRDefault="00B014A3">
      <w:pPr>
        <w:pStyle w:val="ListParagraph"/>
        <w:tabs>
          <w:tab w:val="left" w:pos="720"/>
        </w:tabs>
        <w:spacing w:after="0" w:line="240" w:lineRule="auto"/>
        <w:jc w:val="both"/>
        <w:rPr>
          <w:ins w:id="122" w:author="HP" w:date="2026-02-11T12:58:00Z"/>
          <w:rFonts w:ascii="Amasis MT Pro" w:eastAsia="SimSun" w:hAnsi="Amasis MT Pro" w:cs="Times New Roman"/>
          <w:sz w:val="24"/>
          <w:szCs w:val="24"/>
          <w:lang w:val="zh-CN" w:eastAsia="zh-CN"/>
        </w:rPr>
      </w:pPr>
    </w:p>
    <w:p w14:paraId="206F4EF2" w14:textId="5AE70BB6" w:rsidR="00B014A3" w:rsidRDefault="00B014A3">
      <w:pPr>
        <w:pStyle w:val="ListParagraph"/>
        <w:tabs>
          <w:tab w:val="left" w:pos="720"/>
        </w:tabs>
        <w:spacing w:after="0" w:line="240" w:lineRule="auto"/>
        <w:jc w:val="both"/>
        <w:rPr>
          <w:ins w:id="123" w:author="HP" w:date="2026-02-11T12:58:00Z"/>
          <w:rFonts w:ascii="Amasis MT Pro" w:eastAsia="SimSun" w:hAnsi="Amasis MT Pro" w:cs="Times New Roman"/>
          <w:sz w:val="24"/>
          <w:szCs w:val="24"/>
          <w:lang w:val="zh-CN" w:eastAsia="zh-CN"/>
        </w:rPr>
      </w:pPr>
    </w:p>
    <w:p w14:paraId="6CB939EE" w14:textId="0D66408C" w:rsidR="00B014A3" w:rsidRDefault="00B014A3">
      <w:pPr>
        <w:pStyle w:val="ListParagraph"/>
        <w:tabs>
          <w:tab w:val="left" w:pos="720"/>
        </w:tabs>
        <w:spacing w:after="0" w:line="240" w:lineRule="auto"/>
        <w:jc w:val="both"/>
        <w:rPr>
          <w:ins w:id="124" w:author="HP" w:date="2026-02-11T12:58:00Z"/>
          <w:rFonts w:ascii="Amasis MT Pro" w:eastAsia="SimSun" w:hAnsi="Amasis MT Pro" w:cs="Times New Roman"/>
          <w:sz w:val="24"/>
          <w:szCs w:val="24"/>
          <w:lang w:val="zh-CN" w:eastAsia="zh-CN"/>
        </w:rPr>
      </w:pPr>
    </w:p>
    <w:p w14:paraId="26C70484" w14:textId="138B2DD3" w:rsidR="00B014A3" w:rsidRDefault="00B014A3">
      <w:pPr>
        <w:pStyle w:val="ListParagraph"/>
        <w:tabs>
          <w:tab w:val="left" w:pos="720"/>
        </w:tabs>
        <w:spacing w:after="0" w:line="240" w:lineRule="auto"/>
        <w:jc w:val="both"/>
        <w:rPr>
          <w:ins w:id="125" w:author="HP" w:date="2026-02-11T12:58:00Z"/>
          <w:rFonts w:ascii="Amasis MT Pro" w:eastAsia="SimSun" w:hAnsi="Amasis MT Pro" w:cs="Times New Roman"/>
          <w:sz w:val="24"/>
          <w:szCs w:val="24"/>
          <w:lang w:val="zh-CN" w:eastAsia="zh-CN"/>
        </w:rPr>
      </w:pPr>
    </w:p>
    <w:p w14:paraId="5D69C62D" w14:textId="2570D36A" w:rsidR="00B014A3" w:rsidRDefault="00B014A3">
      <w:pPr>
        <w:pStyle w:val="ListParagraph"/>
        <w:tabs>
          <w:tab w:val="left" w:pos="720"/>
        </w:tabs>
        <w:spacing w:after="0" w:line="240" w:lineRule="auto"/>
        <w:jc w:val="both"/>
        <w:rPr>
          <w:ins w:id="126" w:author="HP" w:date="2026-02-11T12:58:00Z"/>
          <w:rFonts w:ascii="Amasis MT Pro" w:eastAsia="SimSun" w:hAnsi="Amasis MT Pro" w:cs="Times New Roman"/>
          <w:sz w:val="24"/>
          <w:szCs w:val="24"/>
          <w:lang w:val="zh-CN" w:eastAsia="zh-CN"/>
        </w:rPr>
      </w:pPr>
    </w:p>
    <w:p w14:paraId="746B5196" w14:textId="6F353DA1" w:rsidR="00B014A3" w:rsidRDefault="00B014A3">
      <w:pPr>
        <w:pStyle w:val="ListParagraph"/>
        <w:tabs>
          <w:tab w:val="left" w:pos="720"/>
        </w:tabs>
        <w:spacing w:after="0" w:line="240" w:lineRule="auto"/>
        <w:jc w:val="both"/>
        <w:rPr>
          <w:ins w:id="127" w:author="HP" w:date="2026-02-11T12:58:00Z"/>
          <w:rFonts w:ascii="Amasis MT Pro" w:eastAsia="SimSun" w:hAnsi="Amasis MT Pro" w:cs="Times New Roman"/>
          <w:sz w:val="24"/>
          <w:szCs w:val="24"/>
          <w:lang w:val="zh-CN" w:eastAsia="zh-CN"/>
        </w:rPr>
      </w:pPr>
    </w:p>
    <w:p w14:paraId="688A4AF6" w14:textId="0F58FC30" w:rsidR="00B014A3" w:rsidRDefault="00B014A3">
      <w:pPr>
        <w:pStyle w:val="ListParagraph"/>
        <w:tabs>
          <w:tab w:val="left" w:pos="720"/>
        </w:tabs>
        <w:spacing w:after="0" w:line="240" w:lineRule="auto"/>
        <w:jc w:val="both"/>
        <w:rPr>
          <w:ins w:id="128" w:author="HP" w:date="2026-02-11T12:58:00Z"/>
          <w:rFonts w:ascii="Amasis MT Pro" w:eastAsia="SimSun" w:hAnsi="Amasis MT Pro" w:cs="Times New Roman"/>
          <w:sz w:val="24"/>
          <w:szCs w:val="24"/>
          <w:lang w:val="zh-CN" w:eastAsia="zh-CN"/>
        </w:rPr>
      </w:pPr>
    </w:p>
    <w:p w14:paraId="63CF7089" w14:textId="7898AED6" w:rsidR="00B014A3" w:rsidRDefault="00B014A3">
      <w:pPr>
        <w:pStyle w:val="ListParagraph"/>
        <w:tabs>
          <w:tab w:val="left" w:pos="720"/>
        </w:tabs>
        <w:spacing w:after="0" w:line="240" w:lineRule="auto"/>
        <w:jc w:val="both"/>
        <w:rPr>
          <w:ins w:id="129" w:author="HP" w:date="2026-02-11T12:58:00Z"/>
          <w:rFonts w:ascii="Amasis MT Pro" w:eastAsia="SimSun" w:hAnsi="Amasis MT Pro" w:cs="Times New Roman"/>
          <w:sz w:val="24"/>
          <w:szCs w:val="24"/>
          <w:lang w:val="zh-CN" w:eastAsia="zh-CN"/>
        </w:rPr>
      </w:pPr>
    </w:p>
    <w:p w14:paraId="14783810" w14:textId="6CD196B8" w:rsidR="00B014A3" w:rsidRDefault="00B014A3">
      <w:pPr>
        <w:pStyle w:val="ListParagraph"/>
        <w:tabs>
          <w:tab w:val="left" w:pos="720"/>
        </w:tabs>
        <w:spacing w:after="0" w:line="240" w:lineRule="auto"/>
        <w:jc w:val="both"/>
        <w:rPr>
          <w:ins w:id="130" w:author="HP" w:date="2026-02-11T12:58:00Z"/>
          <w:rFonts w:ascii="Amasis MT Pro" w:eastAsia="SimSun" w:hAnsi="Amasis MT Pro" w:cs="Times New Roman"/>
          <w:sz w:val="24"/>
          <w:szCs w:val="24"/>
          <w:lang w:val="zh-CN" w:eastAsia="zh-CN"/>
        </w:rPr>
      </w:pPr>
    </w:p>
    <w:p w14:paraId="3F900429" w14:textId="41D065FD" w:rsidR="00B014A3" w:rsidRDefault="00B014A3">
      <w:pPr>
        <w:pStyle w:val="ListParagraph"/>
        <w:tabs>
          <w:tab w:val="left" w:pos="720"/>
        </w:tabs>
        <w:spacing w:after="0" w:line="240" w:lineRule="auto"/>
        <w:jc w:val="both"/>
        <w:rPr>
          <w:ins w:id="131" w:author="HP" w:date="2026-02-11T12:58:00Z"/>
          <w:rFonts w:ascii="Amasis MT Pro" w:eastAsia="SimSun" w:hAnsi="Amasis MT Pro" w:cs="Times New Roman"/>
          <w:sz w:val="24"/>
          <w:szCs w:val="24"/>
          <w:lang w:val="zh-CN" w:eastAsia="zh-CN"/>
        </w:rPr>
      </w:pPr>
    </w:p>
    <w:p w14:paraId="72E56EFA" w14:textId="2270790F" w:rsidR="00B014A3" w:rsidRDefault="00B014A3">
      <w:pPr>
        <w:pStyle w:val="ListParagraph"/>
        <w:tabs>
          <w:tab w:val="left" w:pos="720"/>
        </w:tabs>
        <w:spacing w:after="0" w:line="240" w:lineRule="auto"/>
        <w:jc w:val="both"/>
        <w:rPr>
          <w:ins w:id="132" w:author="HP" w:date="2026-02-11T12:58:00Z"/>
          <w:rFonts w:ascii="Amasis MT Pro" w:eastAsia="SimSun" w:hAnsi="Amasis MT Pro" w:cs="Times New Roman"/>
          <w:sz w:val="24"/>
          <w:szCs w:val="24"/>
          <w:lang w:val="zh-CN" w:eastAsia="zh-CN"/>
        </w:rPr>
      </w:pPr>
    </w:p>
    <w:p w14:paraId="4FE10479" w14:textId="6CC8AC69" w:rsidR="00B014A3" w:rsidRDefault="00B014A3">
      <w:pPr>
        <w:pStyle w:val="ListParagraph"/>
        <w:tabs>
          <w:tab w:val="left" w:pos="720"/>
        </w:tabs>
        <w:spacing w:after="0" w:line="240" w:lineRule="auto"/>
        <w:jc w:val="both"/>
        <w:rPr>
          <w:ins w:id="133" w:author="HP" w:date="2026-02-11T12:58:00Z"/>
          <w:rFonts w:ascii="Amasis MT Pro" w:eastAsia="SimSun" w:hAnsi="Amasis MT Pro" w:cs="Times New Roman"/>
          <w:sz w:val="24"/>
          <w:szCs w:val="24"/>
          <w:lang w:val="zh-CN" w:eastAsia="zh-CN"/>
        </w:rPr>
      </w:pPr>
    </w:p>
    <w:p w14:paraId="698B32CD" w14:textId="1ABDF6F0" w:rsidR="00B014A3" w:rsidRDefault="00B014A3">
      <w:pPr>
        <w:pStyle w:val="ListParagraph"/>
        <w:tabs>
          <w:tab w:val="left" w:pos="720"/>
        </w:tabs>
        <w:spacing w:after="0" w:line="240" w:lineRule="auto"/>
        <w:jc w:val="both"/>
        <w:rPr>
          <w:ins w:id="134" w:author="HP" w:date="2026-02-11T12:58:00Z"/>
          <w:rFonts w:ascii="Amasis MT Pro" w:eastAsia="SimSun" w:hAnsi="Amasis MT Pro" w:cs="Times New Roman"/>
          <w:sz w:val="24"/>
          <w:szCs w:val="24"/>
          <w:lang w:val="zh-CN" w:eastAsia="zh-CN"/>
        </w:rPr>
      </w:pPr>
    </w:p>
    <w:p w14:paraId="04B725A1" w14:textId="2C92649A" w:rsidR="00B014A3" w:rsidRDefault="00B014A3">
      <w:pPr>
        <w:pStyle w:val="ListParagraph"/>
        <w:tabs>
          <w:tab w:val="left" w:pos="720"/>
        </w:tabs>
        <w:spacing w:after="0" w:line="240" w:lineRule="auto"/>
        <w:jc w:val="both"/>
        <w:rPr>
          <w:ins w:id="135" w:author="HP" w:date="2026-02-11T12:58:00Z"/>
          <w:rFonts w:ascii="Amasis MT Pro" w:eastAsia="SimSun" w:hAnsi="Amasis MT Pro" w:cs="Times New Roman"/>
          <w:sz w:val="24"/>
          <w:szCs w:val="24"/>
          <w:lang w:val="zh-CN" w:eastAsia="zh-CN"/>
        </w:rPr>
      </w:pPr>
    </w:p>
    <w:p w14:paraId="072A2624" w14:textId="50BC015F" w:rsidR="00B014A3" w:rsidRDefault="00B014A3">
      <w:pPr>
        <w:pStyle w:val="ListParagraph"/>
        <w:tabs>
          <w:tab w:val="left" w:pos="720"/>
        </w:tabs>
        <w:spacing w:after="0" w:line="240" w:lineRule="auto"/>
        <w:jc w:val="both"/>
        <w:rPr>
          <w:ins w:id="136" w:author="HP" w:date="2026-02-11T12:58:00Z"/>
          <w:rFonts w:ascii="Amasis MT Pro" w:eastAsia="SimSun" w:hAnsi="Amasis MT Pro" w:cs="Times New Roman"/>
          <w:sz w:val="24"/>
          <w:szCs w:val="24"/>
          <w:lang w:val="zh-CN" w:eastAsia="zh-CN"/>
        </w:rPr>
      </w:pPr>
    </w:p>
    <w:p w14:paraId="578D8435" w14:textId="45E7686A" w:rsidR="00B014A3" w:rsidRDefault="00B014A3">
      <w:pPr>
        <w:pStyle w:val="ListParagraph"/>
        <w:tabs>
          <w:tab w:val="left" w:pos="720"/>
        </w:tabs>
        <w:spacing w:after="0" w:line="240" w:lineRule="auto"/>
        <w:jc w:val="both"/>
        <w:rPr>
          <w:ins w:id="137" w:author="HP" w:date="2026-02-11T12:59:00Z"/>
          <w:rFonts w:ascii="Amasis MT Pro" w:eastAsia="SimSun" w:hAnsi="Amasis MT Pro" w:cs="Times New Roman"/>
          <w:sz w:val="24"/>
          <w:szCs w:val="24"/>
          <w:lang w:val="zh-CN" w:eastAsia="zh-CN"/>
        </w:rPr>
      </w:pPr>
    </w:p>
    <w:p w14:paraId="599D7F2D" w14:textId="6D98F29B" w:rsidR="00B014A3" w:rsidRDefault="00B014A3">
      <w:pPr>
        <w:pStyle w:val="ListParagraph"/>
        <w:tabs>
          <w:tab w:val="left" w:pos="720"/>
        </w:tabs>
        <w:spacing w:after="0" w:line="240" w:lineRule="auto"/>
        <w:jc w:val="both"/>
        <w:rPr>
          <w:ins w:id="138" w:author="HP" w:date="2026-02-11T12:59:00Z"/>
          <w:rFonts w:ascii="Amasis MT Pro" w:eastAsia="SimSun" w:hAnsi="Amasis MT Pro" w:cs="Times New Roman"/>
          <w:sz w:val="24"/>
          <w:szCs w:val="24"/>
          <w:lang w:val="zh-CN" w:eastAsia="zh-CN"/>
        </w:rPr>
      </w:pPr>
    </w:p>
    <w:p w14:paraId="1FA01022" w14:textId="77777777" w:rsidR="00B014A3" w:rsidRPr="00B014A3" w:rsidRDefault="00B014A3">
      <w:pPr>
        <w:pStyle w:val="ListParagraph"/>
        <w:tabs>
          <w:tab w:val="left" w:pos="720"/>
        </w:tabs>
        <w:spacing w:after="0" w:line="240" w:lineRule="auto"/>
        <w:jc w:val="both"/>
        <w:rPr>
          <w:rFonts w:ascii="Amasis MT Pro" w:eastAsia="SimSun" w:hAnsi="Amasis MT Pro" w:cs="Times New Roman"/>
          <w:sz w:val="24"/>
          <w:szCs w:val="24"/>
          <w:lang w:val="zh-CN" w:eastAsia="zh-CN"/>
          <w:rPrChange w:id="139" w:author="HP" w:date="2026-02-11T12:58:00Z">
            <w:rPr>
              <w:rFonts w:ascii="Amasis MT Pro" w:hAnsi="Amasis MT Pro" w:cs="Times New Roman"/>
              <w:sz w:val="24"/>
              <w:szCs w:val="24"/>
              <w:lang w:val="zh-CN"/>
            </w:rPr>
          </w:rPrChange>
        </w:rPr>
      </w:pPr>
    </w:p>
    <w:p w14:paraId="7902C484" w14:textId="30DFFFC7" w:rsidR="00BA081D" w:rsidRDefault="00D119E4">
      <w:pPr>
        <w:spacing w:after="0" w:line="240" w:lineRule="auto"/>
        <w:jc w:val="both"/>
        <w:rPr>
          <w:ins w:id="140" w:author="HP" w:date="2026-02-11T12:58:00Z"/>
          <w:rFonts w:ascii="Amasis MT Pro" w:eastAsia="SimSun" w:hAnsi="Amasis MT Pro" w:cs="Times New Roman"/>
          <w:b/>
          <w:bCs/>
          <w:i/>
          <w:iCs/>
          <w:sz w:val="24"/>
          <w:szCs w:val="24"/>
          <w:lang w:val="zh-CN" w:eastAsia="zh-CN"/>
        </w:rPr>
      </w:pPr>
      <w:r>
        <w:rPr>
          <w:rFonts w:ascii="Amasis MT Pro" w:hAnsi="Amasis MT Pro" w:cs="Times New Roman"/>
          <w:b/>
          <w:bCs/>
          <w:i/>
          <w:iCs/>
          <w:sz w:val="24"/>
          <w:szCs w:val="24"/>
        </w:rPr>
        <w:t>10.2.</w:t>
      </w:r>
      <w:r>
        <w:rPr>
          <w:rFonts w:ascii="Amasis MT Pro" w:hAnsi="Amasis MT Pro" w:cs="Times New Roman"/>
          <w:b/>
          <w:bCs/>
          <w:i/>
          <w:iCs/>
          <w:sz w:val="24"/>
          <w:szCs w:val="24"/>
          <w:lang w:val="zh-CN"/>
        </w:rPr>
        <w:t>10</w:t>
      </w:r>
      <w:r>
        <w:rPr>
          <w:rFonts w:ascii="Amasis MT Pro" w:hAnsi="Amasis MT Pro" w:cs="Times New Roman"/>
          <w:b/>
          <w:bCs/>
          <w:i/>
          <w:iCs/>
          <w:sz w:val="24"/>
          <w:szCs w:val="24"/>
        </w:rPr>
        <w:t xml:space="preserve"> </w:t>
      </w:r>
      <w:r>
        <w:rPr>
          <w:rFonts w:ascii="Amasis MT Pro" w:hAnsi="Amasis MT Pro" w:cs="Times New Roman"/>
          <w:b/>
          <w:bCs/>
          <w:i/>
          <w:iCs/>
          <w:sz w:val="24"/>
          <w:szCs w:val="24"/>
          <w:lang w:val="zh-CN"/>
        </w:rPr>
        <w:t xml:space="preserve">Disciplinary </w:t>
      </w:r>
      <w:commentRangeStart w:id="141"/>
      <w:r>
        <w:rPr>
          <w:rFonts w:ascii="Amasis MT Pro" w:hAnsi="Amasis MT Pro" w:cs="Times New Roman"/>
          <w:b/>
          <w:bCs/>
          <w:i/>
          <w:iCs/>
          <w:sz w:val="24"/>
          <w:szCs w:val="24"/>
          <w:lang w:val="zh-CN"/>
        </w:rPr>
        <w:t>Actions</w:t>
      </w:r>
      <w:commentRangeEnd w:id="141"/>
      <w:r w:rsidR="00B014A3">
        <w:rPr>
          <w:rStyle w:val="CommentReference"/>
        </w:rPr>
        <w:commentReference w:id="141"/>
      </w:r>
    </w:p>
    <w:p w14:paraId="1C644817" w14:textId="77777777" w:rsidR="00B014A3" w:rsidRPr="00B014A3" w:rsidRDefault="00B014A3">
      <w:pPr>
        <w:spacing w:after="0" w:line="240" w:lineRule="auto"/>
        <w:jc w:val="both"/>
        <w:rPr>
          <w:rFonts w:ascii="Amasis MT Pro" w:eastAsia="SimSun" w:hAnsi="Amasis MT Pro" w:cs="Times New Roman"/>
          <w:i/>
          <w:iCs/>
          <w:sz w:val="24"/>
          <w:szCs w:val="24"/>
          <w:lang w:eastAsia="zh-CN"/>
          <w:rPrChange w:id="142" w:author="HP" w:date="2026-02-11T12:58:00Z">
            <w:rPr>
              <w:rFonts w:ascii="Amasis MT Pro" w:hAnsi="Amasis MT Pro" w:cs="Times New Roman"/>
              <w:i/>
              <w:iCs/>
              <w:sz w:val="24"/>
              <w:szCs w:val="24"/>
            </w:rPr>
          </w:rPrChange>
        </w:rPr>
      </w:pPr>
    </w:p>
    <w:p w14:paraId="7A39FB8E" w14:textId="77777777" w:rsidR="00BA081D" w:rsidRDefault="00D119E4">
      <w:pPr>
        <w:pStyle w:val="ListParagraph"/>
        <w:numPr>
          <w:ilvl w:val="0"/>
          <w:numId w:val="145"/>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Have a clear code of conduct and a disciplinary policy.</w:t>
      </w:r>
    </w:p>
    <w:p w14:paraId="1D745D51" w14:textId="77777777" w:rsidR="00BA081D" w:rsidRDefault="00D119E4">
      <w:pPr>
        <w:pStyle w:val="ListParagraph"/>
        <w:numPr>
          <w:ilvl w:val="0"/>
          <w:numId w:val="145"/>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Address violations promptly and ensure that any disciplinary actions are consistent, fair, and documented.</w:t>
      </w:r>
    </w:p>
    <w:p w14:paraId="142CA11A" w14:textId="1C622B66" w:rsidR="00BA081D" w:rsidRDefault="00D119E4">
      <w:pPr>
        <w:spacing w:after="0" w:line="240" w:lineRule="auto"/>
        <w:rPr>
          <w:ins w:id="143" w:author="HP" w:date="2026-02-11T13:57:00Z"/>
          <w:rFonts w:ascii="Amasis MT Pro" w:eastAsia="SimSun" w:hAnsi="Amasis MT Pro" w:cs="Times New Roman"/>
          <w:sz w:val="24"/>
          <w:szCs w:val="24"/>
          <w:lang w:val="zh-CN" w:eastAsia="zh-CN"/>
        </w:rPr>
      </w:pPr>
      <w:r>
        <w:rPr>
          <w:rFonts w:ascii="Amasis MT Pro" w:hAnsi="Amasis MT Pro" w:cs="Times New Roman"/>
          <w:sz w:val="24"/>
          <w:szCs w:val="24"/>
          <w:lang w:val="zh-CN"/>
        </w:rPr>
        <w:br w:type="page"/>
      </w:r>
    </w:p>
    <w:p w14:paraId="7D27B8F9" w14:textId="7DE78F3B" w:rsidR="008441C7" w:rsidRDefault="008441C7">
      <w:pPr>
        <w:spacing w:after="0" w:line="240" w:lineRule="auto"/>
        <w:rPr>
          <w:ins w:id="144" w:author="HP" w:date="2026-02-11T13:57:00Z"/>
          <w:rFonts w:ascii="Amasis MT Pro" w:eastAsia="SimSun" w:hAnsi="Amasis MT Pro" w:cs="Times New Roman"/>
          <w:sz w:val="24"/>
          <w:szCs w:val="24"/>
          <w:lang w:val="zh-CN" w:eastAsia="zh-CN"/>
        </w:rPr>
      </w:pPr>
    </w:p>
    <w:p w14:paraId="376EC4A4" w14:textId="77777777" w:rsidR="008441C7" w:rsidRPr="008441C7" w:rsidRDefault="008441C7">
      <w:pPr>
        <w:spacing w:after="0" w:line="240" w:lineRule="auto"/>
        <w:rPr>
          <w:rFonts w:ascii="Amasis MT Pro" w:eastAsia="SimSun" w:hAnsi="Amasis MT Pro" w:cs="Times New Roman"/>
          <w:sz w:val="24"/>
          <w:szCs w:val="24"/>
          <w:lang w:val="zh-CN" w:eastAsia="zh-CN"/>
          <w:rPrChange w:id="145" w:author="HP" w:date="2026-02-11T13:57:00Z">
            <w:rPr>
              <w:rFonts w:ascii="Amasis MT Pro" w:hAnsi="Amasis MT Pro" w:cs="Times New Roman"/>
              <w:sz w:val="24"/>
              <w:szCs w:val="24"/>
              <w:lang w:val="zh-CN"/>
            </w:rPr>
          </w:rPrChange>
        </w:rPr>
      </w:pPr>
    </w:p>
    <w:p w14:paraId="0F2D3086" w14:textId="17A1824C" w:rsidR="00BA081D" w:rsidRDefault="00D119E4">
      <w:pPr>
        <w:spacing w:after="0" w:line="240" w:lineRule="auto"/>
        <w:jc w:val="both"/>
        <w:rPr>
          <w:ins w:id="146" w:author="HP" w:date="2026-02-11T13:57:00Z"/>
          <w:rFonts w:ascii="Amasis MT Pro" w:eastAsia="SimSun" w:hAnsi="Amasis MT Pro" w:cs="Times New Roman"/>
          <w:b/>
          <w:bCs/>
          <w:i/>
          <w:iCs/>
          <w:sz w:val="24"/>
          <w:szCs w:val="24"/>
          <w:lang w:val="zh-CN" w:eastAsia="zh-CN"/>
        </w:rPr>
      </w:pPr>
      <w:r>
        <w:rPr>
          <w:rFonts w:ascii="Amasis MT Pro" w:hAnsi="Amasis MT Pro" w:cs="Times New Roman"/>
          <w:b/>
          <w:bCs/>
          <w:i/>
          <w:iCs/>
          <w:sz w:val="24"/>
          <w:szCs w:val="24"/>
        </w:rPr>
        <w:t>10.2.</w:t>
      </w:r>
      <w:r>
        <w:rPr>
          <w:rFonts w:ascii="Amasis MT Pro" w:hAnsi="Amasis MT Pro" w:cs="Times New Roman"/>
          <w:b/>
          <w:bCs/>
          <w:i/>
          <w:iCs/>
          <w:sz w:val="24"/>
          <w:szCs w:val="24"/>
          <w:lang w:val="zh-CN"/>
        </w:rPr>
        <w:t xml:space="preserve">11 Employee </w:t>
      </w:r>
      <w:commentRangeStart w:id="147"/>
      <w:r>
        <w:rPr>
          <w:rFonts w:ascii="Amasis MT Pro" w:hAnsi="Amasis MT Pro" w:cs="Times New Roman"/>
          <w:b/>
          <w:bCs/>
          <w:i/>
          <w:iCs/>
          <w:sz w:val="24"/>
          <w:szCs w:val="24"/>
          <w:lang w:val="zh-CN"/>
        </w:rPr>
        <w:t>Exit</w:t>
      </w:r>
      <w:commentRangeEnd w:id="147"/>
      <w:r w:rsidR="008441C7">
        <w:rPr>
          <w:rStyle w:val="CommentReference"/>
        </w:rPr>
        <w:commentReference w:id="147"/>
      </w:r>
    </w:p>
    <w:p w14:paraId="2A10629F" w14:textId="77777777" w:rsidR="008441C7" w:rsidRPr="008441C7" w:rsidRDefault="008441C7">
      <w:pPr>
        <w:spacing w:after="0" w:line="240" w:lineRule="auto"/>
        <w:jc w:val="both"/>
        <w:rPr>
          <w:rFonts w:ascii="Amasis MT Pro" w:eastAsia="SimSun" w:hAnsi="Amasis MT Pro" w:cs="Times New Roman"/>
          <w:i/>
          <w:iCs/>
          <w:sz w:val="24"/>
          <w:szCs w:val="24"/>
          <w:lang w:eastAsia="zh-CN"/>
          <w:rPrChange w:id="148" w:author="HP" w:date="2026-02-11T13:57:00Z">
            <w:rPr>
              <w:rFonts w:ascii="Amasis MT Pro" w:hAnsi="Amasis MT Pro" w:cs="Times New Roman"/>
              <w:i/>
              <w:iCs/>
              <w:sz w:val="24"/>
              <w:szCs w:val="24"/>
            </w:rPr>
          </w:rPrChange>
        </w:rPr>
      </w:pPr>
    </w:p>
    <w:p w14:paraId="53AB427F" w14:textId="77777777" w:rsidR="00BA081D" w:rsidRDefault="00D119E4">
      <w:pPr>
        <w:pStyle w:val="ListParagraph"/>
        <w:numPr>
          <w:ilvl w:val="0"/>
          <w:numId w:val="146"/>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Conduct exit interviews to gather feedback from departing employees.</w:t>
      </w:r>
    </w:p>
    <w:p w14:paraId="6C22D65B" w14:textId="77777777" w:rsidR="00BA081D" w:rsidRDefault="00D119E4">
      <w:pPr>
        <w:pStyle w:val="ListParagraph"/>
        <w:numPr>
          <w:ilvl w:val="0"/>
          <w:numId w:val="146"/>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Ensure a smooth handover of responsibilities and return of organizational assets.</w:t>
      </w:r>
    </w:p>
    <w:p w14:paraId="0F864132" w14:textId="77777777" w:rsidR="00BA081D" w:rsidRDefault="00BA081D">
      <w:pPr>
        <w:pStyle w:val="ListParagraph"/>
        <w:tabs>
          <w:tab w:val="left" w:pos="720"/>
        </w:tabs>
        <w:spacing w:after="0" w:line="240" w:lineRule="auto"/>
        <w:jc w:val="both"/>
        <w:rPr>
          <w:rFonts w:ascii="Amasis MT Pro" w:hAnsi="Amasis MT Pro" w:cs="Times New Roman"/>
          <w:sz w:val="24"/>
          <w:szCs w:val="24"/>
          <w:lang w:val="zh-CN"/>
        </w:rPr>
      </w:pPr>
    </w:p>
    <w:p w14:paraId="2C7FD071"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10.2.</w:t>
      </w:r>
      <w:r>
        <w:rPr>
          <w:rFonts w:ascii="Amasis MT Pro" w:hAnsi="Amasis MT Pro" w:cs="Times New Roman"/>
          <w:b/>
          <w:bCs/>
          <w:i/>
          <w:iCs/>
          <w:sz w:val="24"/>
          <w:szCs w:val="24"/>
          <w:lang w:val="zh-CN"/>
        </w:rPr>
        <w:t>12</w:t>
      </w:r>
      <w:r>
        <w:rPr>
          <w:rFonts w:ascii="Amasis MT Pro" w:hAnsi="Amasis MT Pro" w:cs="Times New Roman"/>
          <w:b/>
          <w:bCs/>
          <w:i/>
          <w:iCs/>
          <w:sz w:val="24"/>
          <w:szCs w:val="24"/>
        </w:rPr>
        <w:t xml:space="preserve"> </w:t>
      </w:r>
      <w:r>
        <w:rPr>
          <w:rFonts w:ascii="Amasis MT Pro" w:hAnsi="Amasis MT Pro" w:cs="Times New Roman"/>
          <w:b/>
          <w:bCs/>
          <w:i/>
          <w:iCs/>
          <w:sz w:val="24"/>
          <w:szCs w:val="24"/>
          <w:lang w:val="zh-CN"/>
        </w:rPr>
        <w:t>Compliance</w:t>
      </w:r>
    </w:p>
    <w:p w14:paraId="3E6C3826" w14:textId="77777777" w:rsidR="00BA081D" w:rsidRDefault="00D119E4">
      <w:pPr>
        <w:pStyle w:val="ListParagraph"/>
        <w:numPr>
          <w:ilvl w:val="0"/>
          <w:numId w:val="147"/>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Stay updated on labor laws and regulations.</w:t>
      </w:r>
    </w:p>
    <w:p w14:paraId="58B2CD04" w14:textId="77777777" w:rsidR="00BA081D" w:rsidRDefault="00D119E4">
      <w:pPr>
        <w:pStyle w:val="ListParagraph"/>
        <w:numPr>
          <w:ilvl w:val="0"/>
          <w:numId w:val="147"/>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Ensure that HR policies and practices are compliant with local and national regulations.</w:t>
      </w:r>
    </w:p>
    <w:p w14:paraId="5E6FE9AB" w14:textId="77777777" w:rsidR="00BA081D" w:rsidRDefault="00BA081D">
      <w:pPr>
        <w:pStyle w:val="ListParagraph"/>
        <w:tabs>
          <w:tab w:val="left" w:pos="720"/>
        </w:tabs>
        <w:spacing w:after="0" w:line="240" w:lineRule="auto"/>
        <w:jc w:val="both"/>
        <w:rPr>
          <w:rFonts w:ascii="Amasis MT Pro" w:hAnsi="Amasis MT Pro" w:cs="Times New Roman"/>
          <w:sz w:val="24"/>
          <w:szCs w:val="24"/>
          <w:lang w:val="zh-CN"/>
        </w:rPr>
      </w:pPr>
    </w:p>
    <w:p w14:paraId="06642F73"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10.2.</w:t>
      </w:r>
      <w:r>
        <w:rPr>
          <w:rFonts w:ascii="Amasis MT Pro" w:hAnsi="Amasis MT Pro" w:cs="Times New Roman"/>
          <w:b/>
          <w:bCs/>
          <w:i/>
          <w:iCs/>
          <w:sz w:val="24"/>
          <w:szCs w:val="24"/>
          <w:lang w:val="zh-CN"/>
        </w:rPr>
        <w:t>13</w:t>
      </w:r>
      <w:r>
        <w:rPr>
          <w:rFonts w:ascii="Amasis MT Pro" w:hAnsi="Amasis MT Pro" w:cs="Times New Roman"/>
          <w:b/>
          <w:bCs/>
          <w:i/>
          <w:iCs/>
          <w:sz w:val="24"/>
          <w:szCs w:val="24"/>
        </w:rPr>
        <w:t xml:space="preserve"> </w:t>
      </w:r>
      <w:r>
        <w:rPr>
          <w:rFonts w:ascii="Amasis MT Pro" w:hAnsi="Amasis MT Pro" w:cs="Times New Roman"/>
          <w:b/>
          <w:bCs/>
          <w:i/>
          <w:iCs/>
          <w:sz w:val="24"/>
          <w:szCs w:val="24"/>
          <w:lang w:val="zh-CN"/>
        </w:rPr>
        <w:t>Data Management</w:t>
      </w:r>
    </w:p>
    <w:p w14:paraId="4C7CF896" w14:textId="77777777" w:rsidR="00BA081D" w:rsidRDefault="00D119E4">
      <w:pPr>
        <w:pStyle w:val="ListParagraph"/>
        <w:numPr>
          <w:ilvl w:val="0"/>
          <w:numId w:val="14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Maintain confidential employee records securely.</w:t>
      </w:r>
    </w:p>
    <w:p w14:paraId="715979F7" w14:textId="77777777" w:rsidR="00BA081D" w:rsidRDefault="00D119E4">
      <w:pPr>
        <w:pStyle w:val="ListParagraph"/>
        <w:numPr>
          <w:ilvl w:val="0"/>
          <w:numId w:val="14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Ensure compliance with data protection regulations.</w:t>
      </w:r>
    </w:p>
    <w:p w14:paraId="10A8F304" w14:textId="77777777" w:rsidR="00BA081D" w:rsidRDefault="00BA081D">
      <w:pPr>
        <w:pStyle w:val="ListParagraph"/>
        <w:tabs>
          <w:tab w:val="left" w:pos="720"/>
        </w:tabs>
        <w:spacing w:after="0" w:line="240" w:lineRule="auto"/>
        <w:jc w:val="both"/>
        <w:rPr>
          <w:rFonts w:ascii="Amasis MT Pro" w:hAnsi="Amasis MT Pro" w:cs="Times New Roman"/>
          <w:sz w:val="24"/>
          <w:szCs w:val="24"/>
          <w:lang w:val="zh-CN"/>
        </w:rPr>
      </w:pPr>
    </w:p>
    <w:p w14:paraId="3C7FA4B7" w14:textId="77777777" w:rsidR="00BA081D" w:rsidRDefault="00D119E4">
      <w:pPr>
        <w:spacing w:after="0" w:line="240" w:lineRule="auto"/>
        <w:jc w:val="both"/>
        <w:rPr>
          <w:rFonts w:ascii="Amasis MT Pro" w:hAnsi="Amasis MT Pro" w:cs="Times New Roman"/>
          <w:i/>
          <w:iCs/>
          <w:sz w:val="24"/>
          <w:szCs w:val="24"/>
          <w:lang w:val="zh-CN"/>
        </w:rPr>
      </w:pPr>
      <w:r>
        <w:rPr>
          <w:rFonts w:ascii="Amasis MT Pro" w:hAnsi="Amasis MT Pro" w:cs="Times New Roman"/>
          <w:b/>
          <w:bCs/>
          <w:i/>
          <w:iCs/>
          <w:sz w:val="24"/>
          <w:szCs w:val="24"/>
        </w:rPr>
        <w:t>10.2.</w:t>
      </w:r>
      <w:r>
        <w:rPr>
          <w:rFonts w:ascii="Amasis MT Pro" w:hAnsi="Amasis MT Pro" w:cs="Times New Roman"/>
          <w:b/>
          <w:bCs/>
          <w:i/>
          <w:iCs/>
          <w:sz w:val="24"/>
          <w:szCs w:val="24"/>
          <w:lang w:val="zh-CN"/>
        </w:rPr>
        <w:t>14 Continuous Improvement</w:t>
      </w:r>
      <w:r>
        <w:rPr>
          <w:rFonts w:ascii="Amasis MT Pro" w:hAnsi="Amasis MT Pro" w:cs="Times New Roman"/>
          <w:i/>
          <w:iCs/>
          <w:sz w:val="24"/>
          <w:szCs w:val="24"/>
          <w:lang w:val="zh-CN"/>
        </w:rPr>
        <w:t>:</w:t>
      </w:r>
    </w:p>
    <w:p w14:paraId="07DEC62B" w14:textId="77777777" w:rsidR="00BA081D" w:rsidRDefault="00D119E4">
      <w:pPr>
        <w:pStyle w:val="ListParagraph"/>
        <w:numPr>
          <w:ilvl w:val="0"/>
          <w:numId w:val="149"/>
        </w:numPr>
        <w:tabs>
          <w:tab w:val="left" w:pos="720"/>
        </w:tabs>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Regularly review and update HR policies and procedures based on feedback, changing organizational needs, and best practices in the industry.</w:t>
      </w:r>
    </w:p>
    <w:p w14:paraId="08651041" w14:textId="77777777" w:rsidR="00BA081D" w:rsidRDefault="00BA081D">
      <w:pPr>
        <w:pStyle w:val="ListParagraph"/>
        <w:tabs>
          <w:tab w:val="left" w:pos="720"/>
        </w:tabs>
        <w:spacing w:after="0" w:line="240" w:lineRule="auto"/>
        <w:jc w:val="both"/>
        <w:rPr>
          <w:rFonts w:ascii="Amasis MT Pro" w:hAnsi="Amasis MT Pro" w:cs="Times New Roman"/>
          <w:sz w:val="24"/>
          <w:szCs w:val="24"/>
          <w:lang w:val="zh-CN"/>
        </w:rPr>
      </w:pPr>
    </w:p>
    <w:p w14:paraId="282D3CAC" w14:textId="77777777" w:rsidR="00BA081D" w:rsidRDefault="00D119E4">
      <w:pPr>
        <w:spacing w:line="240" w:lineRule="auto"/>
        <w:jc w:val="both"/>
        <w:rPr>
          <w:rFonts w:ascii="Amasis MT Pro" w:hAnsi="Amasis MT Pro" w:cs="Times New Roman"/>
          <w:b/>
          <w:sz w:val="24"/>
          <w:szCs w:val="24"/>
          <w:lang w:eastAsia="zh-CN"/>
        </w:rPr>
      </w:pPr>
      <w:r>
        <w:rPr>
          <w:rFonts w:ascii="Amasis MT Pro" w:hAnsi="Amasis MT Pro" w:cs="Times New Roman"/>
          <w:b/>
          <w:sz w:val="24"/>
          <w:szCs w:val="24"/>
          <w:lang w:eastAsia="zh-CN"/>
        </w:rPr>
        <w:t>Notes:</w:t>
      </w:r>
    </w:p>
    <w:p w14:paraId="6A7D48A8" w14:textId="77777777" w:rsidR="00BA081D" w:rsidRDefault="00D119E4">
      <w:pPr>
        <w:pStyle w:val="ListParagraph"/>
        <w:numPr>
          <w:ilvl w:val="0"/>
          <w:numId w:val="149"/>
        </w:numPr>
        <w:spacing w:after="0" w:line="240" w:lineRule="auto"/>
        <w:jc w:val="both"/>
        <w:rPr>
          <w:rFonts w:ascii="Amasis MT Pro" w:hAnsi="Amasis MT Pro" w:cs="Times New Roman"/>
          <w:sz w:val="24"/>
          <w:szCs w:val="24"/>
          <w:lang w:val="zh-CN" w:eastAsia="zh-CN"/>
        </w:rPr>
      </w:pPr>
      <w:r>
        <w:rPr>
          <w:rFonts w:ascii="Amasis MT Pro" w:hAnsi="Amasis MT Pro" w:cs="Times New Roman"/>
          <w:sz w:val="24"/>
          <w:szCs w:val="24"/>
          <w:lang w:val="zh-CN"/>
        </w:rPr>
        <w:t xml:space="preserve">This standard procedure provides a comprehensive framework for RWVCA's human resource management. </w:t>
      </w:r>
    </w:p>
    <w:p w14:paraId="63593B62" w14:textId="77777777" w:rsidR="00BA081D" w:rsidRDefault="00D119E4">
      <w:pPr>
        <w:pStyle w:val="ListParagraph"/>
        <w:numPr>
          <w:ilvl w:val="0"/>
          <w:numId w:val="149"/>
        </w:numPr>
        <w:spacing w:after="0" w:line="240" w:lineRule="auto"/>
        <w:jc w:val="both"/>
        <w:rPr>
          <w:rFonts w:ascii="Amasis MT Pro" w:hAnsi="Amasis MT Pro" w:cs="Times New Roman"/>
          <w:sz w:val="24"/>
          <w:szCs w:val="24"/>
          <w:lang w:val="zh-CN" w:eastAsia="zh-CN"/>
        </w:rPr>
      </w:pPr>
      <w:r>
        <w:rPr>
          <w:rFonts w:ascii="Amasis MT Pro" w:hAnsi="Amasis MT Pro"/>
          <w:sz w:val="24"/>
          <w:szCs w:val="24"/>
        </w:rPr>
        <w:t xml:space="preserve"> The law shall be referred to in the staff contracts which in return constitute part of staff records/files in the HR department.</w:t>
      </w:r>
    </w:p>
    <w:p w14:paraId="7147FD15" w14:textId="77777777" w:rsidR="00BA081D" w:rsidRDefault="00D119E4">
      <w:pPr>
        <w:pStyle w:val="ListParagraph"/>
        <w:numPr>
          <w:ilvl w:val="0"/>
          <w:numId w:val="149"/>
        </w:numPr>
        <w:spacing w:after="0" w:line="240" w:lineRule="auto"/>
        <w:jc w:val="both"/>
        <w:rPr>
          <w:rFonts w:ascii="Amasis MT Pro" w:hAnsi="Amasis MT Pro" w:cs="Times New Roman"/>
          <w:sz w:val="24"/>
          <w:szCs w:val="24"/>
          <w:lang w:val="zh-CN" w:eastAsia="zh-CN"/>
        </w:rPr>
      </w:pPr>
      <w:r>
        <w:rPr>
          <w:rFonts w:ascii="Amasis MT Pro" w:hAnsi="Amasis MT Pro"/>
          <w:sz w:val="24"/>
          <w:szCs w:val="24"/>
        </w:rPr>
        <w:t>The national and PSF documents regarding public holidays and staff leave shall be consulted.</w:t>
      </w:r>
    </w:p>
    <w:p w14:paraId="71C510B4" w14:textId="77777777" w:rsidR="00BA081D" w:rsidRDefault="00D119E4">
      <w:pPr>
        <w:spacing w:before="100" w:beforeAutospacing="1" w:after="100" w:afterAutospacing="1" w:line="240" w:lineRule="auto"/>
        <w:jc w:val="both"/>
        <w:rPr>
          <w:rFonts w:ascii="Amasis MT Pro" w:eastAsia="Times New Roman" w:hAnsi="Amasis MT Pro" w:cs="Times New Roman"/>
          <w:color w:val="C0504D" w:themeColor="accent2"/>
          <w:sz w:val="24"/>
          <w:szCs w:val="24"/>
        </w:rPr>
      </w:pPr>
      <w:r>
        <w:rPr>
          <w:rFonts w:ascii="Amasis MT Pro" w:eastAsia="Times New Roman" w:hAnsi="Amasis MT Pro" w:cs="Times New Roman"/>
          <w:b/>
          <w:bCs/>
          <w:color w:val="C0504D" w:themeColor="accent2"/>
          <w:sz w:val="24"/>
          <w:szCs w:val="24"/>
        </w:rPr>
        <w:lastRenderedPageBreak/>
        <w:t>10.3 Steps of the HR Procedure</w:t>
      </w:r>
    </w:p>
    <w:p w14:paraId="301EAFD2"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This section outlines the detailed steps and stakeholders involved in various HR processes within the organization. These steps ensure that recruitment, remuneration, performance evaluation, promotion, disciplinary actions, and other HR-related tasks are conducted systematically and </w:t>
      </w:r>
      <w:commentRangeStart w:id="149"/>
      <w:commentRangeStart w:id="150"/>
      <w:r>
        <w:rPr>
          <w:rFonts w:ascii="Amasis MT Pro" w:eastAsia="Times New Roman" w:hAnsi="Amasis MT Pro" w:cs="Times New Roman"/>
          <w:sz w:val="24"/>
          <w:szCs w:val="24"/>
        </w:rPr>
        <w:t>efficiently</w:t>
      </w:r>
      <w:commentRangeEnd w:id="149"/>
      <w:r w:rsidR="00E9748C">
        <w:rPr>
          <w:rStyle w:val="CommentReference"/>
        </w:rPr>
        <w:commentReference w:id="149"/>
      </w:r>
      <w:commentRangeEnd w:id="150"/>
      <w:r w:rsidR="001352DF">
        <w:rPr>
          <w:rStyle w:val="CommentReference"/>
        </w:rPr>
        <w:commentReference w:id="150"/>
      </w:r>
      <w:r>
        <w:rPr>
          <w:rFonts w:ascii="Amasis MT Pro" w:eastAsia="Times New Roman" w:hAnsi="Amasis MT Pro" w:cs="Times New Roman"/>
          <w:sz w:val="24"/>
          <w:szCs w:val="24"/>
        </w:rPr>
        <w:t>.</w:t>
      </w:r>
    </w:p>
    <w:tbl>
      <w:tblPr>
        <w:tblStyle w:val="TableGrid"/>
        <w:tblW w:w="0" w:type="auto"/>
        <w:tblLook w:val="04A0" w:firstRow="1" w:lastRow="0" w:firstColumn="1" w:lastColumn="0" w:noHBand="0" w:noVBand="1"/>
      </w:tblPr>
      <w:tblGrid>
        <w:gridCol w:w="2768"/>
        <w:gridCol w:w="3685"/>
        <w:gridCol w:w="2897"/>
      </w:tblGrid>
      <w:tr w:rsidR="00BA081D" w14:paraId="0AA2A2B4" w14:textId="77777777">
        <w:tc>
          <w:tcPr>
            <w:tcW w:w="9350" w:type="dxa"/>
            <w:gridSpan w:val="3"/>
            <w:shd w:val="clear" w:color="auto" w:fill="548DD4" w:themeFill="text2" w:themeFillTint="99"/>
          </w:tcPr>
          <w:p w14:paraId="244BCA75"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color w:val="FFFFFF" w:themeColor="background1"/>
              </w:rPr>
              <w:t>Staff Recruitment</w:t>
            </w:r>
          </w:p>
        </w:tc>
      </w:tr>
      <w:tr w:rsidR="00BA081D" w14:paraId="231C45DD" w14:textId="77777777">
        <w:tc>
          <w:tcPr>
            <w:tcW w:w="2768" w:type="dxa"/>
          </w:tcPr>
          <w:p w14:paraId="1C488FB6"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Stakeholders</w:t>
            </w:r>
          </w:p>
        </w:tc>
        <w:tc>
          <w:tcPr>
            <w:tcW w:w="3685" w:type="dxa"/>
          </w:tcPr>
          <w:p w14:paraId="26BDF510"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Tasks</w:t>
            </w:r>
          </w:p>
        </w:tc>
        <w:tc>
          <w:tcPr>
            <w:tcW w:w="2897" w:type="dxa"/>
          </w:tcPr>
          <w:p w14:paraId="606F2646"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Tools</w:t>
            </w:r>
          </w:p>
        </w:tc>
      </w:tr>
      <w:tr w:rsidR="00BA081D" w14:paraId="6972D22F" w14:textId="77777777">
        <w:tc>
          <w:tcPr>
            <w:tcW w:w="2768" w:type="dxa"/>
          </w:tcPr>
          <w:p w14:paraId="0EB1017C"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Head of services/departments (all)</w:t>
            </w:r>
          </w:p>
        </w:tc>
        <w:tc>
          <w:tcPr>
            <w:tcW w:w="3685" w:type="dxa"/>
          </w:tcPr>
          <w:p w14:paraId="3792AF7D" w14:textId="77777777" w:rsidR="00BA081D" w:rsidRDefault="00D119E4">
            <w:pPr>
              <w:spacing w:after="0" w:line="240" w:lineRule="auto"/>
              <w:jc w:val="both"/>
              <w:rPr>
                <w:rFonts w:ascii="Amasis MT Pro" w:hAnsi="Amasis MT Pro" w:cs="Times New Roman"/>
              </w:rPr>
            </w:pPr>
            <w:r>
              <w:rPr>
                <w:rFonts w:ascii="Amasis MT Pro" w:hAnsi="Amasis MT Pro" w:cs="Times New Roman"/>
              </w:rPr>
              <w:t>Identify and submit their staffing needs.</w:t>
            </w:r>
          </w:p>
        </w:tc>
        <w:tc>
          <w:tcPr>
            <w:tcW w:w="2897" w:type="dxa"/>
            <w:shd w:val="clear" w:color="auto" w:fill="auto"/>
          </w:tcPr>
          <w:p w14:paraId="11632628"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needs expression form</w:t>
            </w:r>
          </w:p>
          <w:p w14:paraId="23BB748C" w14:textId="77777777" w:rsidR="00BA081D" w:rsidRDefault="00BA081D">
            <w:pPr>
              <w:spacing w:after="0" w:line="240" w:lineRule="auto"/>
              <w:jc w:val="both"/>
              <w:rPr>
                <w:rFonts w:ascii="Amasis MT Pro" w:hAnsi="Amasis MT Pro" w:cs="Times New Roman"/>
              </w:rPr>
            </w:pPr>
          </w:p>
        </w:tc>
      </w:tr>
      <w:tr w:rsidR="00BA081D" w14:paraId="790DBAD9" w14:textId="77777777">
        <w:tc>
          <w:tcPr>
            <w:tcW w:w="2768" w:type="dxa"/>
          </w:tcPr>
          <w:p w14:paraId="74F63F2B"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25E25C9E"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Receives the staff needs expression forms and drafts the recruitment plan.</w:t>
            </w:r>
          </w:p>
        </w:tc>
        <w:tc>
          <w:tcPr>
            <w:tcW w:w="2897" w:type="dxa"/>
          </w:tcPr>
          <w:p w14:paraId="7807E6F2"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needs expression form</w:t>
            </w:r>
          </w:p>
          <w:p w14:paraId="6233D20A"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Recruitment plan</w:t>
            </w:r>
          </w:p>
        </w:tc>
      </w:tr>
      <w:tr w:rsidR="00BA081D" w14:paraId="0B81533E" w14:textId="77777777">
        <w:tc>
          <w:tcPr>
            <w:tcW w:w="2768" w:type="dxa"/>
          </w:tcPr>
          <w:p w14:paraId="1EC60248"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Committee</w:t>
            </w:r>
          </w:p>
        </w:tc>
        <w:tc>
          <w:tcPr>
            <w:tcW w:w="3685" w:type="dxa"/>
          </w:tcPr>
          <w:p w14:paraId="2D5249EA"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Reviews the staff needs expression forms and the recruitment plan.</w:t>
            </w:r>
          </w:p>
        </w:tc>
        <w:tc>
          <w:tcPr>
            <w:tcW w:w="2897" w:type="dxa"/>
          </w:tcPr>
          <w:p w14:paraId="48EA73F8"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needs expression form</w:t>
            </w:r>
          </w:p>
          <w:p w14:paraId="656FC264"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Recruitment plan</w:t>
            </w:r>
          </w:p>
        </w:tc>
      </w:tr>
      <w:tr w:rsidR="00BA081D" w14:paraId="581A4BC2" w14:textId="77777777">
        <w:tc>
          <w:tcPr>
            <w:tcW w:w="2768" w:type="dxa"/>
          </w:tcPr>
          <w:p w14:paraId="7B632DFD"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Director</w:t>
            </w:r>
          </w:p>
        </w:tc>
        <w:tc>
          <w:tcPr>
            <w:tcW w:w="3685" w:type="dxa"/>
          </w:tcPr>
          <w:p w14:paraId="26E83328" w14:textId="77777777" w:rsidR="00BA081D" w:rsidRDefault="00D119E4">
            <w:pPr>
              <w:spacing w:after="0" w:line="240" w:lineRule="auto"/>
              <w:jc w:val="both"/>
              <w:rPr>
                <w:rFonts w:ascii="Amasis MT Pro" w:hAnsi="Amasis MT Pro" w:cs="Times New Roman"/>
              </w:rPr>
            </w:pPr>
            <w:r>
              <w:rPr>
                <w:rFonts w:ascii="Amasis MT Pro" w:hAnsi="Amasis MT Pro" w:cs="Times New Roman"/>
              </w:rPr>
              <w:t>Validates the staff needs expression forms, the recruitment plan and explanatory memo to Chairman.</w:t>
            </w:r>
          </w:p>
        </w:tc>
        <w:tc>
          <w:tcPr>
            <w:tcW w:w="2897" w:type="dxa"/>
          </w:tcPr>
          <w:p w14:paraId="34FF3CE7"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needs expression form</w:t>
            </w:r>
          </w:p>
          <w:p w14:paraId="3ED04CAD"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Recruitment plan </w:t>
            </w:r>
          </w:p>
        </w:tc>
      </w:tr>
      <w:tr w:rsidR="00BA081D" w14:paraId="6D524178" w14:textId="77777777">
        <w:tc>
          <w:tcPr>
            <w:tcW w:w="2768" w:type="dxa"/>
          </w:tcPr>
          <w:p w14:paraId="03D93330"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3685" w:type="dxa"/>
          </w:tcPr>
          <w:p w14:paraId="3E8D6685" w14:textId="77777777" w:rsidR="00BA081D" w:rsidRDefault="00D119E4">
            <w:pPr>
              <w:spacing w:after="0" w:line="240" w:lineRule="auto"/>
              <w:jc w:val="both"/>
              <w:rPr>
                <w:rFonts w:ascii="Amasis MT Pro" w:hAnsi="Amasis MT Pro" w:cs="Times New Roman"/>
              </w:rPr>
            </w:pPr>
            <w:commentRangeStart w:id="151"/>
            <w:r>
              <w:rPr>
                <w:rFonts w:ascii="Amasis MT Pro" w:hAnsi="Amasis MT Pro" w:cs="Times New Roman"/>
              </w:rPr>
              <w:t>Approves the explanatory memo and signs the recruitment plan.</w:t>
            </w:r>
            <w:commentRangeEnd w:id="151"/>
            <w:r w:rsidR="0092403F">
              <w:rPr>
                <w:rStyle w:val="CommentReference"/>
              </w:rPr>
              <w:commentReference w:id="151"/>
            </w:r>
          </w:p>
        </w:tc>
        <w:tc>
          <w:tcPr>
            <w:tcW w:w="2897" w:type="dxa"/>
          </w:tcPr>
          <w:p w14:paraId="51A2CAFE"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Recruitment plan</w:t>
            </w:r>
          </w:p>
        </w:tc>
      </w:tr>
      <w:tr w:rsidR="00BA081D" w14:paraId="726E9B23" w14:textId="77777777">
        <w:tc>
          <w:tcPr>
            <w:tcW w:w="2768" w:type="dxa"/>
          </w:tcPr>
          <w:p w14:paraId="07A69893"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1D37FC2C" w14:textId="77777777" w:rsidR="00BA081D" w:rsidRDefault="00D119E4">
            <w:pPr>
              <w:spacing w:after="0" w:line="240" w:lineRule="auto"/>
              <w:jc w:val="both"/>
              <w:rPr>
                <w:rFonts w:ascii="Amasis MT Pro" w:hAnsi="Amasis MT Pro" w:cs="Times New Roman"/>
              </w:rPr>
            </w:pPr>
            <w:r>
              <w:rPr>
                <w:rFonts w:ascii="Amasis MT Pro" w:hAnsi="Amasis MT Pro" w:cs="Times New Roman"/>
              </w:rPr>
              <w:t>Prepares the staff recruitment notice as per the approved plan.</w:t>
            </w:r>
          </w:p>
        </w:tc>
        <w:tc>
          <w:tcPr>
            <w:tcW w:w="2897" w:type="dxa"/>
          </w:tcPr>
          <w:p w14:paraId="07D1E361"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Recruitment notice + memo</w:t>
            </w:r>
          </w:p>
          <w:p w14:paraId="1A0CA6FB" w14:textId="77777777" w:rsidR="00BA081D" w:rsidRDefault="00BA081D">
            <w:pPr>
              <w:spacing w:after="0" w:line="240" w:lineRule="auto"/>
              <w:jc w:val="both"/>
              <w:rPr>
                <w:rFonts w:ascii="Amasis MT Pro" w:hAnsi="Amasis MT Pro" w:cs="Times New Roman"/>
              </w:rPr>
            </w:pPr>
          </w:p>
        </w:tc>
      </w:tr>
      <w:tr w:rsidR="00BA081D" w14:paraId="46D8B538" w14:textId="77777777">
        <w:tc>
          <w:tcPr>
            <w:tcW w:w="2768" w:type="dxa"/>
          </w:tcPr>
          <w:p w14:paraId="18427126"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Director and Head Marketing</w:t>
            </w:r>
          </w:p>
        </w:tc>
        <w:tc>
          <w:tcPr>
            <w:tcW w:w="3685" w:type="dxa"/>
          </w:tcPr>
          <w:p w14:paraId="47FB73C7" w14:textId="77777777" w:rsidR="00BA081D" w:rsidRDefault="00D119E4">
            <w:pPr>
              <w:spacing w:after="0" w:line="240" w:lineRule="auto"/>
              <w:jc w:val="both"/>
              <w:rPr>
                <w:rFonts w:ascii="Amasis MT Pro" w:hAnsi="Amasis MT Pro" w:cs="Times New Roman"/>
              </w:rPr>
            </w:pPr>
            <w:r>
              <w:rPr>
                <w:rFonts w:ascii="Amasis MT Pro" w:hAnsi="Amasis MT Pro" w:cs="Times New Roman"/>
              </w:rPr>
              <w:t>Distributes the recruitment notice/advert to the newspapers and social media networks.</w:t>
            </w:r>
          </w:p>
        </w:tc>
        <w:tc>
          <w:tcPr>
            <w:tcW w:w="2897" w:type="dxa"/>
          </w:tcPr>
          <w:p w14:paraId="1495833F"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Recruitment advert.</w:t>
            </w:r>
          </w:p>
        </w:tc>
      </w:tr>
      <w:tr w:rsidR="00BA081D" w14:paraId="6680C012" w14:textId="77777777">
        <w:tc>
          <w:tcPr>
            <w:tcW w:w="2768" w:type="dxa"/>
          </w:tcPr>
          <w:p w14:paraId="02ACFB11" w14:textId="77777777" w:rsidR="00BA081D" w:rsidRDefault="00D119E4">
            <w:pPr>
              <w:spacing w:after="0" w:line="240" w:lineRule="auto"/>
              <w:jc w:val="both"/>
              <w:rPr>
                <w:rFonts w:ascii="Amasis MT Pro" w:hAnsi="Amasis MT Pro" w:cs="Times New Roman"/>
              </w:rPr>
            </w:pPr>
            <w:r>
              <w:rPr>
                <w:rFonts w:ascii="Amasis MT Pro" w:hAnsi="Amasis MT Pro" w:cs="Times New Roman"/>
              </w:rPr>
              <w:lastRenderedPageBreak/>
              <w:t>Reception</w:t>
            </w:r>
          </w:p>
        </w:tc>
        <w:tc>
          <w:tcPr>
            <w:tcW w:w="3685" w:type="dxa"/>
          </w:tcPr>
          <w:p w14:paraId="412866DC"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Receives the job application files and submits them to HR.</w:t>
            </w:r>
          </w:p>
        </w:tc>
        <w:tc>
          <w:tcPr>
            <w:tcW w:w="2897" w:type="dxa"/>
          </w:tcPr>
          <w:p w14:paraId="45FEDBCB" w14:textId="77777777" w:rsidR="00BA081D" w:rsidRDefault="00D119E4">
            <w:pPr>
              <w:spacing w:after="0" w:line="240" w:lineRule="auto"/>
              <w:jc w:val="both"/>
              <w:rPr>
                <w:rFonts w:ascii="Amasis MT Pro" w:hAnsi="Amasis MT Pro" w:cs="Times New Roman"/>
              </w:rPr>
            </w:pPr>
            <w:r>
              <w:rPr>
                <w:rFonts w:ascii="Amasis MT Pro" w:hAnsi="Amasis MT Pro" w:cs="Times New Roman"/>
              </w:rPr>
              <w:t>Curriculum</w:t>
            </w:r>
          </w:p>
          <w:p w14:paraId="5D42CB5E" w14:textId="77777777" w:rsidR="00BA081D" w:rsidRDefault="00D119E4">
            <w:pPr>
              <w:spacing w:after="0" w:line="240" w:lineRule="auto"/>
              <w:jc w:val="both"/>
              <w:rPr>
                <w:rFonts w:ascii="Amasis MT Pro" w:hAnsi="Amasis MT Pro" w:cs="Times New Roman"/>
              </w:rPr>
            </w:pPr>
            <w:r>
              <w:rPr>
                <w:rFonts w:ascii="Amasis MT Pro" w:hAnsi="Amasis MT Pro" w:cs="Times New Roman"/>
              </w:rPr>
              <w:t>vitae + motivation letters</w:t>
            </w:r>
          </w:p>
        </w:tc>
      </w:tr>
      <w:tr w:rsidR="00BA081D" w14:paraId="132DA641" w14:textId="77777777">
        <w:tc>
          <w:tcPr>
            <w:tcW w:w="2768" w:type="dxa"/>
          </w:tcPr>
          <w:p w14:paraId="74555418"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08880998" w14:textId="77777777" w:rsidR="00BA081D" w:rsidRDefault="00D119E4">
            <w:pPr>
              <w:spacing w:after="0" w:line="240" w:lineRule="auto"/>
              <w:jc w:val="both"/>
              <w:rPr>
                <w:rFonts w:ascii="Amasis MT Pro" w:hAnsi="Amasis MT Pro" w:cs="Times New Roman"/>
              </w:rPr>
            </w:pPr>
            <w:r>
              <w:rPr>
                <w:rFonts w:ascii="Amasis MT Pro" w:hAnsi="Amasis MT Pro" w:cs="Times New Roman"/>
              </w:rPr>
              <w:t>Invites the HR/Recruitment Committee for the selection process.</w:t>
            </w:r>
          </w:p>
        </w:tc>
        <w:tc>
          <w:tcPr>
            <w:tcW w:w="2897" w:type="dxa"/>
          </w:tcPr>
          <w:p w14:paraId="65E4BCD8"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Email/internal memo</w:t>
            </w:r>
          </w:p>
        </w:tc>
      </w:tr>
      <w:tr w:rsidR="00BA081D" w14:paraId="03882A02" w14:textId="77777777">
        <w:tc>
          <w:tcPr>
            <w:tcW w:w="2768" w:type="dxa"/>
          </w:tcPr>
          <w:p w14:paraId="594FC1C9"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HR/Recruitment Committee</w:t>
            </w:r>
          </w:p>
          <w:p w14:paraId="63CA225F" w14:textId="77777777" w:rsidR="00BA081D" w:rsidRDefault="00BA081D">
            <w:pPr>
              <w:spacing w:after="0" w:line="240" w:lineRule="auto"/>
              <w:jc w:val="both"/>
              <w:rPr>
                <w:rFonts w:ascii="Amasis MT Pro" w:hAnsi="Amasis MT Pro" w:cs="Times New Roman"/>
              </w:rPr>
            </w:pPr>
          </w:p>
        </w:tc>
        <w:tc>
          <w:tcPr>
            <w:tcW w:w="3685" w:type="dxa"/>
          </w:tcPr>
          <w:p w14:paraId="5C9574FF"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Reviews the job applications received, selection, schedules and conducts the interviews then prepare a selection report.</w:t>
            </w:r>
          </w:p>
        </w:tc>
        <w:tc>
          <w:tcPr>
            <w:tcW w:w="2897" w:type="dxa"/>
          </w:tcPr>
          <w:p w14:paraId="6CB63659"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Application files + decided</w:t>
            </w:r>
          </w:p>
          <w:p w14:paraId="254FDAC3" w14:textId="77777777" w:rsidR="00BA081D" w:rsidRDefault="00D119E4">
            <w:pPr>
              <w:spacing w:after="0" w:line="240" w:lineRule="auto"/>
              <w:jc w:val="both"/>
              <w:rPr>
                <w:rFonts w:ascii="Amasis MT Pro" w:hAnsi="Amasis MT Pro" w:cs="Times New Roman"/>
              </w:rPr>
            </w:pPr>
            <w:r>
              <w:rPr>
                <w:rFonts w:ascii="Amasis MT Pro" w:hAnsi="Amasis MT Pro" w:cs="Times New Roman"/>
              </w:rPr>
              <w:t>Selection framework + Interview schedule + Selection report.</w:t>
            </w:r>
          </w:p>
        </w:tc>
      </w:tr>
      <w:tr w:rsidR="00BA081D" w14:paraId="5B4AE364" w14:textId="77777777">
        <w:tc>
          <w:tcPr>
            <w:tcW w:w="2768" w:type="dxa"/>
          </w:tcPr>
          <w:p w14:paraId="19C046ED"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secretary</w:t>
            </w:r>
          </w:p>
        </w:tc>
        <w:tc>
          <w:tcPr>
            <w:tcW w:w="3685" w:type="dxa"/>
          </w:tcPr>
          <w:p w14:paraId="006DAE6B"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Checks and approves the selection report.</w:t>
            </w:r>
          </w:p>
        </w:tc>
        <w:tc>
          <w:tcPr>
            <w:tcW w:w="2897" w:type="dxa"/>
          </w:tcPr>
          <w:p w14:paraId="0AC8FAD1" w14:textId="77777777" w:rsidR="00BA081D" w:rsidRDefault="00D119E4">
            <w:pPr>
              <w:spacing w:after="0" w:line="240" w:lineRule="auto"/>
              <w:jc w:val="both"/>
              <w:rPr>
                <w:rFonts w:ascii="Amasis MT Pro" w:hAnsi="Amasis MT Pro" w:cs="Times New Roman"/>
              </w:rPr>
            </w:pPr>
            <w:r>
              <w:rPr>
                <w:rFonts w:ascii="Amasis MT Pro" w:hAnsi="Amasis MT Pro" w:cs="Times New Roman"/>
              </w:rPr>
              <w:t>Selection report</w:t>
            </w:r>
          </w:p>
        </w:tc>
      </w:tr>
      <w:tr w:rsidR="00BA081D" w14:paraId="351E1815" w14:textId="77777777">
        <w:tc>
          <w:tcPr>
            <w:tcW w:w="2768" w:type="dxa"/>
          </w:tcPr>
          <w:p w14:paraId="630252E6"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3685" w:type="dxa"/>
          </w:tcPr>
          <w:p w14:paraId="6B33225C" w14:textId="77777777" w:rsidR="00BA081D" w:rsidRDefault="00D119E4">
            <w:pPr>
              <w:spacing w:after="0" w:line="240" w:lineRule="auto"/>
              <w:jc w:val="both"/>
              <w:rPr>
                <w:rFonts w:ascii="Amasis MT Pro" w:hAnsi="Amasis MT Pro" w:cs="Times New Roman"/>
              </w:rPr>
            </w:pPr>
            <w:commentRangeStart w:id="152"/>
            <w:r>
              <w:rPr>
                <w:rFonts w:ascii="Amasis MT Pro" w:hAnsi="Amasis MT Pro" w:cs="Times New Roman"/>
              </w:rPr>
              <w:t>Validates the selection report.</w:t>
            </w:r>
            <w:commentRangeEnd w:id="152"/>
            <w:r w:rsidR="0092403F">
              <w:rPr>
                <w:rStyle w:val="CommentReference"/>
              </w:rPr>
              <w:commentReference w:id="152"/>
            </w:r>
          </w:p>
        </w:tc>
        <w:tc>
          <w:tcPr>
            <w:tcW w:w="2897" w:type="dxa"/>
          </w:tcPr>
          <w:p w14:paraId="23BA1757" w14:textId="77777777" w:rsidR="00BA081D" w:rsidRDefault="00D119E4">
            <w:pPr>
              <w:spacing w:after="0" w:line="240" w:lineRule="auto"/>
              <w:jc w:val="both"/>
              <w:rPr>
                <w:rFonts w:ascii="Amasis MT Pro" w:hAnsi="Amasis MT Pro" w:cs="Times New Roman"/>
              </w:rPr>
            </w:pPr>
            <w:r>
              <w:rPr>
                <w:rFonts w:ascii="Amasis MT Pro" w:hAnsi="Amasis MT Pro" w:cs="Times New Roman"/>
              </w:rPr>
              <w:t>Selection report</w:t>
            </w:r>
          </w:p>
        </w:tc>
      </w:tr>
      <w:tr w:rsidR="00BA081D" w14:paraId="1EB66AD8" w14:textId="77777777">
        <w:tc>
          <w:tcPr>
            <w:tcW w:w="2768" w:type="dxa"/>
          </w:tcPr>
          <w:p w14:paraId="5E8EAF4D" w14:textId="77777777" w:rsidR="00BA081D" w:rsidRDefault="00D119E4">
            <w:pPr>
              <w:spacing w:after="0" w:line="240" w:lineRule="auto"/>
              <w:jc w:val="both"/>
              <w:rPr>
                <w:rFonts w:ascii="Amasis MT Pro" w:hAnsi="Amasis MT Pro" w:cs="Times New Roman"/>
              </w:rPr>
            </w:pPr>
            <w:r>
              <w:rPr>
                <w:rFonts w:ascii="Amasis MT Pro" w:hAnsi="Amasis MT Pro" w:cs="Times New Roman"/>
              </w:rPr>
              <w:t>Board Committee</w:t>
            </w:r>
          </w:p>
        </w:tc>
        <w:tc>
          <w:tcPr>
            <w:tcW w:w="3685" w:type="dxa"/>
          </w:tcPr>
          <w:p w14:paraId="22E7F65D" w14:textId="77777777" w:rsidR="00BA081D" w:rsidRDefault="00D119E4">
            <w:pPr>
              <w:spacing w:after="0" w:line="240" w:lineRule="auto"/>
              <w:jc w:val="both"/>
              <w:rPr>
                <w:rFonts w:ascii="Amasis MT Pro" w:hAnsi="Amasis MT Pro" w:cs="Times New Roman"/>
              </w:rPr>
            </w:pPr>
            <w:commentRangeStart w:id="153"/>
            <w:r>
              <w:rPr>
                <w:rFonts w:ascii="Amasis MT Pro" w:hAnsi="Amasis MT Pro" w:cs="Times New Roman"/>
              </w:rPr>
              <w:t>Approves the selection report</w:t>
            </w:r>
            <w:commentRangeEnd w:id="153"/>
            <w:r w:rsidR="0092403F">
              <w:rPr>
                <w:rStyle w:val="CommentReference"/>
              </w:rPr>
              <w:commentReference w:id="153"/>
            </w:r>
          </w:p>
        </w:tc>
        <w:tc>
          <w:tcPr>
            <w:tcW w:w="2897" w:type="dxa"/>
          </w:tcPr>
          <w:p w14:paraId="37E31C03" w14:textId="77777777" w:rsidR="00BA081D" w:rsidRDefault="00D119E4">
            <w:pPr>
              <w:spacing w:after="0" w:line="240" w:lineRule="auto"/>
              <w:jc w:val="both"/>
              <w:rPr>
                <w:rFonts w:ascii="Amasis MT Pro" w:hAnsi="Amasis MT Pro" w:cs="Times New Roman"/>
              </w:rPr>
            </w:pPr>
            <w:r>
              <w:rPr>
                <w:rFonts w:ascii="Amasis MT Pro" w:hAnsi="Amasis MT Pro" w:cs="Times New Roman"/>
              </w:rPr>
              <w:t>Selection report &amp; Board minutes</w:t>
            </w:r>
          </w:p>
        </w:tc>
      </w:tr>
      <w:tr w:rsidR="00BA081D" w14:paraId="2496A1A2" w14:textId="77777777">
        <w:tc>
          <w:tcPr>
            <w:tcW w:w="2768" w:type="dxa"/>
          </w:tcPr>
          <w:p w14:paraId="572DAC72"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0E3D724D" w14:textId="77777777" w:rsidR="00BA081D" w:rsidRDefault="00D119E4">
            <w:pPr>
              <w:spacing w:after="0" w:line="240" w:lineRule="auto"/>
              <w:jc w:val="both"/>
              <w:rPr>
                <w:rFonts w:ascii="Amasis MT Pro" w:hAnsi="Amasis MT Pro" w:cs="Times New Roman"/>
              </w:rPr>
            </w:pPr>
            <w:r>
              <w:rPr>
                <w:rFonts w:ascii="Amasis MT Pro" w:hAnsi="Amasis MT Pro" w:cs="Times New Roman"/>
              </w:rPr>
              <w:t>Prepares the employment contracts and notifies the successful candidates.</w:t>
            </w:r>
          </w:p>
        </w:tc>
        <w:tc>
          <w:tcPr>
            <w:tcW w:w="2897" w:type="dxa"/>
          </w:tcPr>
          <w:p w14:paraId="6656A220"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Employment contracts</w:t>
            </w:r>
          </w:p>
        </w:tc>
      </w:tr>
      <w:tr w:rsidR="00BA081D" w14:paraId="2D5AE01D" w14:textId="77777777">
        <w:tc>
          <w:tcPr>
            <w:tcW w:w="2768" w:type="dxa"/>
            <w:vMerge w:val="restart"/>
          </w:tcPr>
          <w:p w14:paraId="41C38EEE"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Director</w:t>
            </w:r>
          </w:p>
        </w:tc>
        <w:tc>
          <w:tcPr>
            <w:tcW w:w="3685" w:type="dxa"/>
          </w:tcPr>
          <w:p w14:paraId="064F1A74"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Reviews the employment contracts </w:t>
            </w:r>
          </w:p>
        </w:tc>
        <w:tc>
          <w:tcPr>
            <w:tcW w:w="2897" w:type="dxa"/>
            <w:vMerge w:val="restart"/>
          </w:tcPr>
          <w:p w14:paraId="23B68D63" w14:textId="77777777" w:rsidR="00BA081D" w:rsidRDefault="00D119E4">
            <w:pPr>
              <w:spacing w:after="0" w:line="240" w:lineRule="auto"/>
              <w:jc w:val="both"/>
              <w:rPr>
                <w:rFonts w:ascii="Amasis MT Pro" w:hAnsi="Amasis MT Pro" w:cs="Times New Roman"/>
                <w:highlight w:val="lightGray"/>
              </w:rPr>
            </w:pPr>
            <w:r>
              <w:rPr>
                <w:rFonts w:ascii="Amasis MT Pro" w:hAnsi="Amasis MT Pro" w:cs="Times New Roman"/>
              </w:rPr>
              <w:t>Employment contracts.</w:t>
            </w:r>
          </w:p>
        </w:tc>
      </w:tr>
      <w:tr w:rsidR="00BA081D" w14:paraId="0B15AA14" w14:textId="77777777">
        <w:tc>
          <w:tcPr>
            <w:tcW w:w="2768" w:type="dxa"/>
            <w:vMerge/>
          </w:tcPr>
          <w:p w14:paraId="12548783" w14:textId="77777777" w:rsidR="00BA081D" w:rsidRDefault="00BA081D">
            <w:pPr>
              <w:spacing w:after="0" w:line="240" w:lineRule="auto"/>
              <w:jc w:val="both"/>
              <w:rPr>
                <w:rFonts w:ascii="Amasis MT Pro" w:hAnsi="Amasis MT Pro" w:cs="Times New Roman"/>
              </w:rPr>
            </w:pPr>
          </w:p>
        </w:tc>
        <w:tc>
          <w:tcPr>
            <w:tcW w:w="3685" w:type="dxa"/>
          </w:tcPr>
          <w:p w14:paraId="4FDF714C" w14:textId="77777777" w:rsidR="00BA081D" w:rsidRDefault="00D119E4">
            <w:pPr>
              <w:spacing w:after="0" w:line="240" w:lineRule="auto"/>
              <w:jc w:val="both"/>
              <w:rPr>
                <w:rFonts w:ascii="Amasis MT Pro" w:hAnsi="Amasis MT Pro" w:cs="Times New Roman"/>
              </w:rPr>
            </w:pPr>
            <w:r>
              <w:rPr>
                <w:rFonts w:ascii="Amasis MT Pro" w:hAnsi="Amasis MT Pro" w:cs="Times New Roman"/>
              </w:rPr>
              <w:t>Signs the employment contracts.</w:t>
            </w:r>
          </w:p>
        </w:tc>
        <w:tc>
          <w:tcPr>
            <w:tcW w:w="2897" w:type="dxa"/>
            <w:vMerge/>
          </w:tcPr>
          <w:p w14:paraId="4A0A601A" w14:textId="77777777" w:rsidR="00BA081D" w:rsidRDefault="00BA081D">
            <w:pPr>
              <w:spacing w:after="0" w:line="240" w:lineRule="auto"/>
              <w:jc w:val="both"/>
              <w:rPr>
                <w:rFonts w:ascii="Amasis MT Pro" w:hAnsi="Amasis MT Pro" w:cs="Times New Roman"/>
              </w:rPr>
            </w:pPr>
          </w:p>
        </w:tc>
      </w:tr>
      <w:tr w:rsidR="00BA081D" w14:paraId="077DAA1F" w14:textId="77777777">
        <w:tc>
          <w:tcPr>
            <w:tcW w:w="2768" w:type="dxa"/>
          </w:tcPr>
          <w:p w14:paraId="592A7291"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4C7A1272" w14:textId="77777777" w:rsidR="00BA081D" w:rsidRDefault="00D119E4">
            <w:pPr>
              <w:spacing w:after="0" w:line="240" w:lineRule="auto"/>
              <w:jc w:val="both"/>
              <w:rPr>
                <w:rFonts w:ascii="Amasis MT Pro" w:hAnsi="Amasis MT Pro" w:cs="Times New Roman"/>
              </w:rPr>
            </w:pPr>
            <w:r>
              <w:rPr>
                <w:rFonts w:ascii="Amasis MT Pro" w:hAnsi="Amasis MT Pro" w:cs="Times New Roman"/>
              </w:rPr>
              <w:t>Builds new staff files/folders.</w:t>
            </w:r>
          </w:p>
          <w:p w14:paraId="02227D3A" w14:textId="77777777" w:rsidR="00BA081D" w:rsidRDefault="00D119E4">
            <w:pPr>
              <w:spacing w:after="0" w:line="240" w:lineRule="auto"/>
              <w:jc w:val="both"/>
              <w:rPr>
                <w:rFonts w:ascii="Amasis MT Pro" w:hAnsi="Amasis MT Pro" w:cs="Times New Roman"/>
              </w:rPr>
            </w:pPr>
            <w:r>
              <w:rPr>
                <w:rFonts w:ascii="Amasis MT Pro" w:hAnsi="Amasis MT Pro" w:cs="Times New Roman"/>
              </w:rPr>
              <w:t>Conducts the staff orientation.</w:t>
            </w:r>
          </w:p>
        </w:tc>
        <w:tc>
          <w:tcPr>
            <w:tcW w:w="2897" w:type="dxa"/>
          </w:tcPr>
          <w:p w14:paraId="002ADD6F" w14:textId="77777777" w:rsidR="00BA081D" w:rsidRDefault="00D119E4">
            <w:pPr>
              <w:spacing w:after="0" w:line="240" w:lineRule="auto"/>
              <w:jc w:val="both"/>
              <w:rPr>
                <w:rFonts w:ascii="Amasis MT Pro" w:hAnsi="Amasis MT Pro" w:cs="Times New Roman"/>
              </w:rPr>
            </w:pPr>
            <w:r>
              <w:rPr>
                <w:rFonts w:ascii="Amasis MT Pro" w:hAnsi="Amasis MT Pro" w:cs="Times New Roman"/>
              </w:rPr>
              <w:t>National ID, Copy of certified diplomas, two passport photos, Opened Bank account.</w:t>
            </w:r>
          </w:p>
        </w:tc>
      </w:tr>
      <w:tr w:rsidR="00BA081D" w14:paraId="00A14C02" w14:textId="77777777">
        <w:tc>
          <w:tcPr>
            <w:tcW w:w="9350" w:type="dxa"/>
            <w:gridSpan w:val="3"/>
            <w:shd w:val="clear" w:color="auto" w:fill="548DD4" w:themeFill="text2" w:themeFillTint="99"/>
          </w:tcPr>
          <w:p w14:paraId="7AF4139C" w14:textId="77777777" w:rsidR="00BA081D" w:rsidRDefault="00D119E4">
            <w:pPr>
              <w:spacing w:after="0" w:line="240" w:lineRule="auto"/>
              <w:jc w:val="both"/>
              <w:rPr>
                <w:rFonts w:ascii="Amasis MT Pro" w:hAnsi="Amasis MT Pro" w:cs="Times New Roman"/>
                <w:highlight w:val="lightGray"/>
              </w:rPr>
            </w:pPr>
            <w:r>
              <w:rPr>
                <w:rFonts w:ascii="Amasis MT Pro" w:hAnsi="Amasis MT Pro" w:cs="Times New Roman"/>
                <w:b/>
                <w:bCs/>
                <w:color w:val="FFFFFF" w:themeColor="background1"/>
              </w:rPr>
              <w:t>Remuneration</w:t>
            </w:r>
          </w:p>
        </w:tc>
      </w:tr>
      <w:tr w:rsidR="00BA081D" w14:paraId="3441E714" w14:textId="77777777">
        <w:tc>
          <w:tcPr>
            <w:tcW w:w="2768" w:type="dxa"/>
          </w:tcPr>
          <w:p w14:paraId="46EDA2F2"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2590FCED"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4643DB53" w14:textId="77777777" w:rsidR="00BA081D" w:rsidRDefault="00D119E4">
            <w:pPr>
              <w:spacing w:after="0" w:line="240" w:lineRule="auto"/>
              <w:jc w:val="both"/>
              <w:rPr>
                <w:rFonts w:ascii="Amasis MT Pro" w:hAnsi="Amasis MT Pro" w:cs="Times New Roman"/>
                <w:highlight w:val="lightGray"/>
              </w:rPr>
            </w:pPr>
            <w:r>
              <w:rPr>
                <w:rFonts w:ascii="Amasis MT Pro" w:hAnsi="Amasis MT Pro" w:cs="Times New Roman"/>
                <w:b/>
                <w:bCs/>
              </w:rPr>
              <w:t>Tools</w:t>
            </w:r>
          </w:p>
        </w:tc>
      </w:tr>
      <w:tr w:rsidR="00BA081D" w14:paraId="1542D170" w14:textId="77777777">
        <w:tc>
          <w:tcPr>
            <w:tcW w:w="2768" w:type="dxa"/>
          </w:tcPr>
          <w:p w14:paraId="5F4AC1A1"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Payroll officer/Accountant</w:t>
            </w:r>
          </w:p>
        </w:tc>
        <w:tc>
          <w:tcPr>
            <w:tcW w:w="3685" w:type="dxa"/>
          </w:tcPr>
          <w:p w14:paraId="51F335BF" w14:textId="77777777" w:rsidR="00BA081D" w:rsidRDefault="00D119E4">
            <w:pPr>
              <w:spacing w:after="0" w:line="240" w:lineRule="auto"/>
              <w:jc w:val="both"/>
              <w:rPr>
                <w:rFonts w:ascii="Amasis MT Pro" w:hAnsi="Amasis MT Pro" w:cs="Times New Roman"/>
              </w:rPr>
            </w:pPr>
            <w:r>
              <w:rPr>
                <w:rFonts w:ascii="Amasis MT Pro" w:hAnsi="Amasis MT Pro" w:cs="Times New Roman"/>
              </w:rPr>
              <w:t>Prepares monthly payroll files at least one week before the end of the month.</w:t>
            </w:r>
          </w:p>
        </w:tc>
        <w:tc>
          <w:tcPr>
            <w:tcW w:w="2897" w:type="dxa"/>
          </w:tcPr>
          <w:p w14:paraId="7A61CEAE"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Payroll</w:t>
            </w:r>
          </w:p>
        </w:tc>
      </w:tr>
      <w:tr w:rsidR="00BA081D" w14:paraId="745D9E5C" w14:textId="77777777">
        <w:tc>
          <w:tcPr>
            <w:tcW w:w="2768" w:type="dxa"/>
          </w:tcPr>
          <w:p w14:paraId="3F6982A4" w14:textId="77777777" w:rsidR="00BA081D" w:rsidRDefault="00D119E4">
            <w:pPr>
              <w:spacing w:after="0" w:line="240" w:lineRule="auto"/>
              <w:jc w:val="both"/>
              <w:rPr>
                <w:rFonts w:ascii="Amasis MT Pro" w:hAnsi="Amasis MT Pro" w:cs="Times New Roman"/>
              </w:rPr>
            </w:pPr>
            <w:r>
              <w:rPr>
                <w:rFonts w:ascii="Amasis MT Pro" w:hAnsi="Amasis MT Pro" w:cs="Times New Roman"/>
              </w:rPr>
              <w:lastRenderedPageBreak/>
              <w:t>HR Manager</w:t>
            </w:r>
          </w:p>
        </w:tc>
        <w:tc>
          <w:tcPr>
            <w:tcW w:w="3685" w:type="dxa"/>
          </w:tcPr>
          <w:p w14:paraId="4DC595F5"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Reviews the monthly payroll files.</w:t>
            </w:r>
          </w:p>
        </w:tc>
        <w:tc>
          <w:tcPr>
            <w:tcW w:w="2897" w:type="dxa"/>
          </w:tcPr>
          <w:p w14:paraId="3016C3AD"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Payroll</w:t>
            </w:r>
          </w:p>
        </w:tc>
      </w:tr>
      <w:tr w:rsidR="00BA081D" w14:paraId="0321D79A" w14:textId="77777777">
        <w:tc>
          <w:tcPr>
            <w:tcW w:w="2768" w:type="dxa"/>
          </w:tcPr>
          <w:p w14:paraId="46911972"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Head of Finance</w:t>
            </w:r>
          </w:p>
        </w:tc>
        <w:tc>
          <w:tcPr>
            <w:tcW w:w="3685" w:type="dxa"/>
          </w:tcPr>
          <w:p w14:paraId="478A0527"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the monthly payroll files.</w:t>
            </w:r>
          </w:p>
        </w:tc>
        <w:tc>
          <w:tcPr>
            <w:tcW w:w="2897" w:type="dxa"/>
          </w:tcPr>
          <w:p w14:paraId="14F481BC"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Payroll</w:t>
            </w:r>
          </w:p>
        </w:tc>
      </w:tr>
      <w:tr w:rsidR="00BA081D" w14:paraId="15F2BCBF" w14:textId="77777777">
        <w:tc>
          <w:tcPr>
            <w:tcW w:w="2768" w:type="dxa"/>
          </w:tcPr>
          <w:p w14:paraId="4458DB4E"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Director</w:t>
            </w:r>
          </w:p>
        </w:tc>
        <w:tc>
          <w:tcPr>
            <w:tcW w:w="3685" w:type="dxa"/>
          </w:tcPr>
          <w:p w14:paraId="1FE20732"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the monthly payroll files.</w:t>
            </w:r>
          </w:p>
        </w:tc>
        <w:tc>
          <w:tcPr>
            <w:tcW w:w="2897" w:type="dxa"/>
          </w:tcPr>
          <w:p w14:paraId="3D3ADB10"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Payroll</w:t>
            </w:r>
          </w:p>
        </w:tc>
      </w:tr>
      <w:tr w:rsidR="00BA081D" w14:paraId="5CEB24D9" w14:textId="77777777">
        <w:tc>
          <w:tcPr>
            <w:tcW w:w="2768" w:type="dxa"/>
          </w:tcPr>
          <w:p w14:paraId="1C3FAD40"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3685" w:type="dxa"/>
          </w:tcPr>
          <w:p w14:paraId="51E63D20" w14:textId="77777777" w:rsidR="00BA081D" w:rsidRDefault="00D119E4">
            <w:pPr>
              <w:spacing w:after="0" w:line="240" w:lineRule="auto"/>
              <w:jc w:val="both"/>
              <w:rPr>
                <w:rFonts w:ascii="Amasis MT Pro" w:hAnsi="Amasis MT Pro" w:cs="Times New Roman"/>
              </w:rPr>
            </w:pPr>
            <w:r>
              <w:rPr>
                <w:rFonts w:ascii="Amasis MT Pro" w:hAnsi="Amasis MT Pro" w:cs="Times New Roman"/>
              </w:rPr>
              <w:t>Signs the monthly payroll files.</w:t>
            </w:r>
          </w:p>
        </w:tc>
        <w:tc>
          <w:tcPr>
            <w:tcW w:w="2897" w:type="dxa"/>
          </w:tcPr>
          <w:p w14:paraId="08C3DC68"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Payroll</w:t>
            </w:r>
          </w:p>
        </w:tc>
      </w:tr>
      <w:tr w:rsidR="00BA081D" w14:paraId="6C7019C5" w14:textId="77777777">
        <w:tc>
          <w:tcPr>
            <w:tcW w:w="2768" w:type="dxa"/>
          </w:tcPr>
          <w:p w14:paraId="43F172F9" w14:textId="77777777" w:rsidR="00BA081D" w:rsidRDefault="00D119E4">
            <w:pPr>
              <w:spacing w:after="0" w:line="240" w:lineRule="auto"/>
              <w:jc w:val="both"/>
              <w:rPr>
                <w:rFonts w:ascii="Amasis MT Pro" w:hAnsi="Amasis MT Pro" w:cs="Times New Roman"/>
              </w:rPr>
            </w:pPr>
            <w:r>
              <w:rPr>
                <w:rFonts w:ascii="Amasis MT Pro" w:hAnsi="Amasis MT Pro" w:cs="Times New Roman"/>
              </w:rPr>
              <w:t>Accountant/Head of Finance</w:t>
            </w:r>
          </w:p>
        </w:tc>
        <w:tc>
          <w:tcPr>
            <w:tcW w:w="3685" w:type="dxa"/>
          </w:tcPr>
          <w:p w14:paraId="20D481A4" w14:textId="77777777" w:rsidR="00BA081D" w:rsidRDefault="00D119E4">
            <w:pPr>
              <w:spacing w:after="0" w:line="240" w:lineRule="auto"/>
              <w:jc w:val="both"/>
              <w:rPr>
                <w:rFonts w:ascii="Amasis MT Pro" w:hAnsi="Amasis MT Pro" w:cs="Times New Roman"/>
              </w:rPr>
            </w:pPr>
            <w:r>
              <w:rPr>
                <w:rFonts w:ascii="Amasis MT Pro" w:hAnsi="Amasis MT Pro" w:cs="Times New Roman"/>
              </w:rPr>
              <w:t>Effects the staff salary payments/ Monthly payroll files sent to the bank.</w:t>
            </w:r>
          </w:p>
        </w:tc>
        <w:tc>
          <w:tcPr>
            <w:tcW w:w="2897" w:type="dxa"/>
          </w:tcPr>
          <w:p w14:paraId="137E397D"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remunerations</w:t>
            </w:r>
          </w:p>
        </w:tc>
      </w:tr>
      <w:tr w:rsidR="00BA081D" w14:paraId="6BA6C719" w14:textId="77777777">
        <w:tc>
          <w:tcPr>
            <w:tcW w:w="2768" w:type="dxa"/>
          </w:tcPr>
          <w:p w14:paraId="23997E99"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529A79F0"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Prepares/generates and distributes pay slips. </w:t>
            </w:r>
          </w:p>
        </w:tc>
        <w:tc>
          <w:tcPr>
            <w:tcW w:w="2897" w:type="dxa"/>
          </w:tcPr>
          <w:p w14:paraId="0B44DB89"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 slips</w:t>
            </w:r>
          </w:p>
        </w:tc>
      </w:tr>
      <w:tr w:rsidR="00BA081D" w14:paraId="078D7BEF" w14:textId="77777777">
        <w:tc>
          <w:tcPr>
            <w:tcW w:w="9350" w:type="dxa"/>
            <w:gridSpan w:val="3"/>
            <w:shd w:val="clear" w:color="auto" w:fill="548DD4" w:themeFill="text2" w:themeFillTint="99"/>
          </w:tcPr>
          <w:p w14:paraId="7830E9FD" w14:textId="77777777" w:rsidR="00BA081D" w:rsidRDefault="00D119E4">
            <w:pPr>
              <w:spacing w:after="0" w:line="240" w:lineRule="auto"/>
              <w:jc w:val="both"/>
              <w:rPr>
                <w:rFonts w:ascii="Amasis MT Pro" w:hAnsi="Amasis MT Pro" w:cs="Times New Roman"/>
                <w:color w:val="FFFFFF" w:themeColor="background1"/>
                <w:highlight w:val="lightGray"/>
              </w:rPr>
            </w:pPr>
            <w:r>
              <w:rPr>
                <w:rFonts w:ascii="Amasis MT Pro" w:hAnsi="Amasis MT Pro" w:cs="Times New Roman"/>
                <w:b/>
                <w:bCs/>
                <w:color w:val="FFFFFF" w:themeColor="background1"/>
              </w:rPr>
              <w:t>Performance evaluation</w:t>
            </w:r>
          </w:p>
        </w:tc>
      </w:tr>
      <w:tr w:rsidR="00BA081D" w14:paraId="4C0FC21D" w14:textId="77777777">
        <w:tc>
          <w:tcPr>
            <w:tcW w:w="2768" w:type="dxa"/>
          </w:tcPr>
          <w:p w14:paraId="59D83E63"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57DE4F81"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069CE527" w14:textId="77777777" w:rsidR="00BA081D" w:rsidRDefault="00D119E4">
            <w:pPr>
              <w:spacing w:after="0" w:line="240" w:lineRule="auto"/>
              <w:jc w:val="both"/>
              <w:rPr>
                <w:rFonts w:ascii="Amasis MT Pro" w:hAnsi="Amasis MT Pro" w:cs="Times New Roman"/>
                <w:highlight w:val="lightGray"/>
              </w:rPr>
            </w:pPr>
            <w:r>
              <w:rPr>
                <w:rFonts w:ascii="Amasis MT Pro" w:hAnsi="Amasis MT Pro" w:cs="Times New Roman"/>
                <w:b/>
                <w:bCs/>
              </w:rPr>
              <w:t>Tools</w:t>
            </w:r>
          </w:p>
        </w:tc>
      </w:tr>
      <w:tr w:rsidR="00BA081D" w14:paraId="18C5D9EE" w14:textId="77777777">
        <w:tc>
          <w:tcPr>
            <w:tcW w:w="2768" w:type="dxa"/>
          </w:tcPr>
          <w:p w14:paraId="1396AE2D"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16A4AD72" w14:textId="77777777" w:rsidR="00BA081D" w:rsidRDefault="00D119E4">
            <w:pPr>
              <w:spacing w:after="0" w:line="240" w:lineRule="auto"/>
              <w:jc w:val="both"/>
              <w:rPr>
                <w:rFonts w:ascii="Amasis MT Pro" w:hAnsi="Amasis MT Pro" w:cs="Times New Roman"/>
              </w:rPr>
            </w:pPr>
            <w:r>
              <w:rPr>
                <w:rFonts w:ascii="Amasis MT Pro" w:hAnsi="Amasis MT Pro" w:cs="Times New Roman"/>
              </w:rPr>
              <w:t>Before the end of every year, the HR manager prepares and distributes an internal Memo about the staff performance evaluation exercise.</w:t>
            </w:r>
          </w:p>
        </w:tc>
        <w:tc>
          <w:tcPr>
            <w:tcW w:w="2897" w:type="dxa"/>
          </w:tcPr>
          <w:p w14:paraId="469EB1A0"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evaluation Memo</w:t>
            </w:r>
          </w:p>
          <w:p w14:paraId="51111E57"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evaluation forms.</w:t>
            </w:r>
          </w:p>
        </w:tc>
      </w:tr>
      <w:tr w:rsidR="00BA081D" w14:paraId="375697D2" w14:textId="77777777">
        <w:tc>
          <w:tcPr>
            <w:tcW w:w="2768" w:type="dxa"/>
          </w:tcPr>
          <w:p w14:paraId="79464FA2"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Head of services/departments (all)</w:t>
            </w:r>
          </w:p>
        </w:tc>
        <w:tc>
          <w:tcPr>
            <w:tcW w:w="3685" w:type="dxa"/>
          </w:tcPr>
          <w:p w14:paraId="1969E155" w14:textId="77777777" w:rsidR="00BA081D" w:rsidRDefault="00D119E4">
            <w:pPr>
              <w:spacing w:after="0" w:line="240" w:lineRule="auto"/>
              <w:jc w:val="both"/>
              <w:rPr>
                <w:rFonts w:ascii="Amasis MT Pro" w:hAnsi="Amasis MT Pro" w:cs="Times New Roman"/>
              </w:rPr>
            </w:pPr>
            <w:r>
              <w:rPr>
                <w:rFonts w:ascii="Amasis MT Pro" w:hAnsi="Amasis MT Pro" w:cs="Times New Roman"/>
              </w:rPr>
              <w:t>Conduct staff evaluations.</w:t>
            </w:r>
          </w:p>
        </w:tc>
        <w:tc>
          <w:tcPr>
            <w:tcW w:w="2897" w:type="dxa"/>
          </w:tcPr>
          <w:p w14:paraId="0DF62783" w14:textId="77777777" w:rsidR="00BA081D" w:rsidRDefault="00D119E4">
            <w:pPr>
              <w:spacing w:after="0" w:line="240" w:lineRule="auto"/>
              <w:jc w:val="both"/>
              <w:rPr>
                <w:rFonts w:ascii="Amasis MT Pro" w:hAnsi="Amasis MT Pro" w:cs="Times New Roman"/>
                <w:highlight w:val="lightGray"/>
              </w:rPr>
            </w:pPr>
            <w:r>
              <w:rPr>
                <w:rFonts w:ascii="Amasis MT Pro" w:hAnsi="Amasis MT Pro" w:cs="Times New Roman"/>
              </w:rPr>
              <w:t>Staff evaluation forms</w:t>
            </w:r>
          </w:p>
        </w:tc>
      </w:tr>
      <w:tr w:rsidR="00BA081D" w14:paraId="7344638C" w14:textId="77777777">
        <w:tc>
          <w:tcPr>
            <w:tcW w:w="2768" w:type="dxa"/>
          </w:tcPr>
          <w:p w14:paraId="100B14DB"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142BC691" w14:textId="77777777" w:rsidR="00BA081D" w:rsidRDefault="00D119E4">
            <w:pPr>
              <w:spacing w:after="0" w:line="240" w:lineRule="auto"/>
              <w:jc w:val="both"/>
              <w:rPr>
                <w:rFonts w:ascii="Amasis MT Pro" w:hAnsi="Amasis MT Pro" w:cs="Times New Roman"/>
              </w:rPr>
            </w:pPr>
            <w:r>
              <w:rPr>
                <w:rFonts w:ascii="Amasis MT Pro" w:hAnsi="Amasis MT Pro" w:cs="Times New Roman"/>
              </w:rPr>
              <w:t>Collects staff evaluation forms from all departments and prepares an evaluation report</w:t>
            </w:r>
          </w:p>
        </w:tc>
        <w:tc>
          <w:tcPr>
            <w:tcW w:w="2897" w:type="dxa"/>
          </w:tcPr>
          <w:p w14:paraId="6E6D5435"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evaluation report</w:t>
            </w:r>
          </w:p>
        </w:tc>
      </w:tr>
      <w:tr w:rsidR="00BA081D" w14:paraId="65B79EEB" w14:textId="77777777">
        <w:tc>
          <w:tcPr>
            <w:tcW w:w="2768" w:type="dxa"/>
          </w:tcPr>
          <w:p w14:paraId="21ABDA16"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Director</w:t>
            </w:r>
          </w:p>
        </w:tc>
        <w:tc>
          <w:tcPr>
            <w:tcW w:w="3685" w:type="dxa"/>
          </w:tcPr>
          <w:p w14:paraId="58DA4AF1"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Reviews the staff evaluation report.</w:t>
            </w:r>
          </w:p>
        </w:tc>
        <w:tc>
          <w:tcPr>
            <w:tcW w:w="2897" w:type="dxa"/>
          </w:tcPr>
          <w:p w14:paraId="4979EE4B"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evaluation report</w:t>
            </w:r>
          </w:p>
        </w:tc>
      </w:tr>
      <w:tr w:rsidR="00BA081D" w14:paraId="6C3A91A1" w14:textId="77777777">
        <w:tc>
          <w:tcPr>
            <w:tcW w:w="2768" w:type="dxa"/>
          </w:tcPr>
          <w:p w14:paraId="505877E2"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3685" w:type="dxa"/>
          </w:tcPr>
          <w:p w14:paraId="6CFC031F"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the staff evaluation report.</w:t>
            </w:r>
          </w:p>
        </w:tc>
        <w:tc>
          <w:tcPr>
            <w:tcW w:w="2897" w:type="dxa"/>
          </w:tcPr>
          <w:p w14:paraId="1B10BD4A"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evaluation report</w:t>
            </w:r>
          </w:p>
        </w:tc>
      </w:tr>
      <w:tr w:rsidR="00BA081D" w14:paraId="0C5735AB" w14:textId="77777777">
        <w:tc>
          <w:tcPr>
            <w:tcW w:w="2768" w:type="dxa"/>
          </w:tcPr>
          <w:p w14:paraId="1DF1ADD9"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5BA72816" w14:textId="77777777" w:rsidR="00BA081D" w:rsidRDefault="00D119E4">
            <w:pPr>
              <w:spacing w:after="0" w:line="240" w:lineRule="auto"/>
              <w:jc w:val="both"/>
              <w:rPr>
                <w:rFonts w:ascii="Amasis MT Pro" w:hAnsi="Amasis MT Pro" w:cs="Times New Roman"/>
              </w:rPr>
            </w:pPr>
            <w:r>
              <w:rPr>
                <w:rFonts w:ascii="Amasis MT Pro" w:hAnsi="Amasis MT Pro" w:cs="Times New Roman"/>
              </w:rPr>
              <w:t>Communicates staff evaluation results and rewards for the best employee(s).</w:t>
            </w:r>
          </w:p>
        </w:tc>
        <w:tc>
          <w:tcPr>
            <w:tcW w:w="2897" w:type="dxa"/>
          </w:tcPr>
          <w:p w14:paraId="36B9AE0F" w14:textId="77777777" w:rsidR="00BA081D" w:rsidRDefault="00D119E4">
            <w:pPr>
              <w:spacing w:after="0" w:line="240" w:lineRule="auto"/>
              <w:jc w:val="both"/>
              <w:rPr>
                <w:rFonts w:ascii="Amasis MT Pro" w:hAnsi="Amasis MT Pro" w:cs="Times New Roman"/>
              </w:rPr>
            </w:pPr>
            <w:r>
              <w:rPr>
                <w:rFonts w:ascii="Amasis MT Pro" w:hAnsi="Amasis MT Pro" w:cs="Times New Roman"/>
              </w:rPr>
              <w:t>Best employee(s) announcement/Memo.</w:t>
            </w:r>
          </w:p>
        </w:tc>
      </w:tr>
      <w:tr w:rsidR="00BA081D" w14:paraId="440FF95E" w14:textId="77777777">
        <w:tc>
          <w:tcPr>
            <w:tcW w:w="9350" w:type="dxa"/>
            <w:gridSpan w:val="3"/>
            <w:shd w:val="clear" w:color="auto" w:fill="548DD4" w:themeFill="text2" w:themeFillTint="99"/>
          </w:tcPr>
          <w:p w14:paraId="08B287CA"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lastRenderedPageBreak/>
              <w:t>Staff promotion</w:t>
            </w:r>
          </w:p>
        </w:tc>
      </w:tr>
      <w:tr w:rsidR="00BA081D" w14:paraId="0C7F31A7" w14:textId="77777777">
        <w:tc>
          <w:tcPr>
            <w:tcW w:w="2768" w:type="dxa"/>
          </w:tcPr>
          <w:p w14:paraId="33DE72B3"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77E317EA"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5E195282"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5B7B049D" w14:textId="77777777">
        <w:tc>
          <w:tcPr>
            <w:tcW w:w="2768" w:type="dxa"/>
          </w:tcPr>
          <w:p w14:paraId="06A080C7"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5679131B" w14:textId="77777777" w:rsidR="00BA081D" w:rsidRDefault="00D119E4">
            <w:pPr>
              <w:spacing w:after="0" w:line="240" w:lineRule="auto"/>
              <w:jc w:val="both"/>
              <w:rPr>
                <w:rFonts w:ascii="Amasis MT Pro" w:hAnsi="Amasis MT Pro" w:cs="Times New Roman"/>
              </w:rPr>
            </w:pPr>
            <w:r>
              <w:rPr>
                <w:rFonts w:ascii="Amasis MT Pro" w:hAnsi="Amasis MT Pro" w:cs="Times New Roman"/>
              </w:rPr>
              <w:t>Proposes staff promotions based on merits.</w:t>
            </w:r>
          </w:p>
        </w:tc>
        <w:tc>
          <w:tcPr>
            <w:tcW w:w="2897" w:type="dxa"/>
          </w:tcPr>
          <w:p w14:paraId="7DDED137"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evaluation report</w:t>
            </w:r>
          </w:p>
          <w:p w14:paraId="680D2616"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promotion Memo</w:t>
            </w:r>
          </w:p>
        </w:tc>
      </w:tr>
      <w:tr w:rsidR="00BA081D" w14:paraId="71AC853F" w14:textId="77777777">
        <w:tc>
          <w:tcPr>
            <w:tcW w:w="2768" w:type="dxa"/>
          </w:tcPr>
          <w:p w14:paraId="196CE716"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Committee</w:t>
            </w:r>
          </w:p>
        </w:tc>
        <w:tc>
          <w:tcPr>
            <w:tcW w:w="3685" w:type="dxa"/>
          </w:tcPr>
          <w:p w14:paraId="01E9E7A0"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Reviews the proposal for staff promotions (positions and remunerations).</w:t>
            </w:r>
          </w:p>
        </w:tc>
        <w:tc>
          <w:tcPr>
            <w:tcW w:w="2897" w:type="dxa"/>
          </w:tcPr>
          <w:p w14:paraId="0567942F"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promotion report</w:t>
            </w:r>
          </w:p>
        </w:tc>
      </w:tr>
      <w:tr w:rsidR="00BA081D" w14:paraId="7E76A580" w14:textId="77777777">
        <w:tc>
          <w:tcPr>
            <w:tcW w:w="2768" w:type="dxa"/>
          </w:tcPr>
          <w:p w14:paraId="0280BF3D"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3685" w:type="dxa"/>
          </w:tcPr>
          <w:p w14:paraId="20352702" w14:textId="77777777" w:rsidR="00BA081D" w:rsidRDefault="00D119E4">
            <w:pPr>
              <w:spacing w:after="0" w:line="240" w:lineRule="auto"/>
              <w:jc w:val="both"/>
              <w:rPr>
                <w:rFonts w:ascii="Amasis MT Pro" w:hAnsi="Amasis MT Pro" w:cs="Times New Roman"/>
              </w:rPr>
            </w:pPr>
            <w:r>
              <w:rPr>
                <w:rFonts w:ascii="Amasis MT Pro" w:hAnsi="Amasis MT Pro" w:cs="Times New Roman"/>
              </w:rPr>
              <w:t>Validates the proposal for staff promotions.</w:t>
            </w:r>
          </w:p>
        </w:tc>
        <w:tc>
          <w:tcPr>
            <w:tcW w:w="2897" w:type="dxa"/>
          </w:tcPr>
          <w:p w14:paraId="322632C6"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promotion report</w:t>
            </w:r>
          </w:p>
        </w:tc>
      </w:tr>
      <w:tr w:rsidR="00BA081D" w14:paraId="554539DE" w14:textId="77777777">
        <w:tc>
          <w:tcPr>
            <w:tcW w:w="2768" w:type="dxa"/>
          </w:tcPr>
          <w:p w14:paraId="28B81BF5" w14:textId="77777777" w:rsidR="00BA081D" w:rsidRDefault="00D119E4">
            <w:pPr>
              <w:spacing w:after="0" w:line="240" w:lineRule="auto"/>
              <w:jc w:val="both"/>
              <w:rPr>
                <w:rFonts w:ascii="Amasis MT Pro" w:hAnsi="Amasis MT Pro" w:cs="Times New Roman"/>
              </w:rPr>
            </w:pPr>
            <w:r>
              <w:rPr>
                <w:rFonts w:ascii="Amasis MT Pro" w:hAnsi="Amasis MT Pro" w:cs="Times New Roman"/>
              </w:rPr>
              <w:t>Board Committee</w:t>
            </w:r>
          </w:p>
        </w:tc>
        <w:tc>
          <w:tcPr>
            <w:tcW w:w="3685" w:type="dxa"/>
          </w:tcPr>
          <w:p w14:paraId="3A15549B"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the staff promotions.</w:t>
            </w:r>
          </w:p>
        </w:tc>
        <w:tc>
          <w:tcPr>
            <w:tcW w:w="2897" w:type="dxa"/>
          </w:tcPr>
          <w:p w14:paraId="5F5B868A" w14:textId="77777777" w:rsidR="00BA081D" w:rsidRDefault="00D119E4">
            <w:pPr>
              <w:spacing w:after="0" w:line="240" w:lineRule="auto"/>
              <w:jc w:val="both"/>
              <w:rPr>
                <w:rFonts w:ascii="Amasis MT Pro" w:hAnsi="Amasis MT Pro" w:cs="Times New Roman"/>
              </w:rPr>
            </w:pPr>
            <w:r>
              <w:rPr>
                <w:rFonts w:ascii="Amasis MT Pro" w:hAnsi="Amasis MT Pro" w:cs="Times New Roman"/>
              </w:rPr>
              <w:t>Board meeting minutes</w:t>
            </w:r>
          </w:p>
        </w:tc>
      </w:tr>
      <w:tr w:rsidR="00BA081D" w14:paraId="02D84D2D" w14:textId="77777777">
        <w:tc>
          <w:tcPr>
            <w:tcW w:w="2768" w:type="dxa"/>
          </w:tcPr>
          <w:p w14:paraId="5BC9DC67"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6A1944B1" w14:textId="77777777" w:rsidR="00BA081D" w:rsidRDefault="00D119E4">
            <w:pPr>
              <w:spacing w:after="0" w:line="240" w:lineRule="auto"/>
              <w:jc w:val="both"/>
              <w:rPr>
                <w:rFonts w:ascii="Amasis MT Pro" w:hAnsi="Amasis MT Pro" w:cs="Times New Roman"/>
              </w:rPr>
            </w:pPr>
            <w:r>
              <w:rPr>
                <w:rFonts w:ascii="Amasis MT Pro" w:hAnsi="Amasis MT Pro" w:cs="Times New Roman"/>
              </w:rPr>
              <w:t>Prepares the staff promotion letters based on the Board minutes</w:t>
            </w:r>
          </w:p>
        </w:tc>
        <w:tc>
          <w:tcPr>
            <w:tcW w:w="2897" w:type="dxa"/>
          </w:tcPr>
          <w:p w14:paraId="666D1C01"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promotion letters.</w:t>
            </w:r>
          </w:p>
        </w:tc>
      </w:tr>
      <w:tr w:rsidR="00BA081D" w14:paraId="54FDF3CE" w14:textId="77777777">
        <w:tc>
          <w:tcPr>
            <w:tcW w:w="2768" w:type="dxa"/>
          </w:tcPr>
          <w:p w14:paraId="3F155FA9"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Director</w:t>
            </w:r>
          </w:p>
        </w:tc>
        <w:tc>
          <w:tcPr>
            <w:tcW w:w="3685" w:type="dxa"/>
          </w:tcPr>
          <w:p w14:paraId="3203A599"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Reviews the staff promotion letters based on the Board minutes</w:t>
            </w:r>
          </w:p>
        </w:tc>
        <w:tc>
          <w:tcPr>
            <w:tcW w:w="2897" w:type="dxa"/>
          </w:tcPr>
          <w:p w14:paraId="50F4A8D6"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promotion letters.</w:t>
            </w:r>
          </w:p>
        </w:tc>
      </w:tr>
      <w:tr w:rsidR="00BA081D" w14:paraId="79ABA485" w14:textId="77777777">
        <w:tc>
          <w:tcPr>
            <w:tcW w:w="2768" w:type="dxa"/>
          </w:tcPr>
          <w:p w14:paraId="2D7F0C6A"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3685" w:type="dxa"/>
          </w:tcPr>
          <w:p w14:paraId="7E0C0B88"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and signs staff promotion letters.</w:t>
            </w:r>
          </w:p>
        </w:tc>
        <w:tc>
          <w:tcPr>
            <w:tcW w:w="2897" w:type="dxa"/>
          </w:tcPr>
          <w:p w14:paraId="2F23561F"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promotion letters.</w:t>
            </w:r>
          </w:p>
        </w:tc>
      </w:tr>
      <w:tr w:rsidR="00BA081D" w14:paraId="76768C4C" w14:textId="77777777">
        <w:tc>
          <w:tcPr>
            <w:tcW w:w="9350" w:type="dxa"/>
            <w:gridSpan w:val="3"/>
            <w:shd w:val="clear" w:color="auto" w:fill="548DD4" w:themeFill="text2" w:themeFillTint="99"/>
          </w:tcPr>
          <w:p w14:paraId="48D38A89"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t>Training</w:t>
            </w:r>
          </w:p>
        </w:tc>
      </w:tr>
      <w:tr w:rsidR="00BA081D" w14:paraId="44F7EFA4" w14:textId="77777777">
        <w:tc>
          <w:tcPr>
            <w:tcW w:w="2768" w:type="dxa"/>
          </w:tcPr>
          <w:p w14:paraId="3CF13A58"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0D5809D4"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057DC4EA"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131FAA44" w14:textId="77777777">
        <w:tc>
          <w:tcPr>
            <w:tcW w:w="2768" w:type="dxa"/>
          </w:tcPr>
          <w:p w14:paraId="76B14DFA"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rPr>
              <w:t>HR Manager</w:t>
            </w:r>
          </w:p>
        </w:tc>
        <w:tc>
          <w:tcPr>
            <w:tcW w:w="3685" w:type="dxa"/>
          </w:tcPr>
          <w:p w14:paraId="0B096323" w14:textId="77777777" w:rsidR="00BA081D" w:rsidRDefault="00D119E4">
            <w:pPr>
              <w:spacing w:after="0" w:line="240" w:lineRule="auto"/>
              <w:jc w:val="both"/>
              <w:rPr>
                <w:rFonts w:ascii="Amasis MT Pro" w:hAnsi="Amasis MT Pro" w:cs="Times New Roman"/>
              </w:rPr>
            </w:pPr>
            <w:r>
              <w:rPr>
                <w:rFonts w:ascii="Amasis MT Pro" w:hAnsi="Amasis MT Pro" w:cs="Times New Roman"/>
              </w:rPr>
              <w:t>Sends the training needs assessment forms to all departments.</w:t>
            </w:r>
          </w:p>
        </w:tc>
        <w:tc>
          <w:tcPr>
            <w:tcW w:w="2897" w:type="dxa"/>
          </w:tcPr>
          <w:p w14:paraId="022CFE2D"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rPr>
              <w:t>Training needs assessment forms</w:t>
            </w:r>
          </w:p>
        </w:tc>
      </w:tr>
      <w:tr w:rsidR="00BA081D" w14:paraId="3AC7FD9B" w14:textId="77777777">
        <w:tc>
          <w:tcPr>
            <w:tcW w:w="2768" w:type="dxa"/>
          </w:tcPr>
          <w:p w14:paraId="40D3A2BC"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rPr>
              <w:t>Head of services/departments (all)</w:t>
            </w:r>
          </w:p>
        </w:tc>
        <w:tc>
          <w:tcPr>
            <w:tcW w:w="3685" w:type="dxa"/>
          </w:tcPr>
          <w:p w14:paraId="1216E156"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Help staff to fill training needs assessment forms.</w:t>
            </w:r>
          </w:p>
        </w:tc>
        <w:tc>
          <w:tcPr>
            <w:tcW w:w="2897" w:type="dxa"/>
          </w:tcPr>
          <w:p w14:paraId="12CF6E52"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rPr>
              <w:t>Training needs assessment forms.</w:t>
            </w:r>
          </w:p>
        </w:tc>
      </w:tr>
      <w:tr w:rsidR="00BA081D" w14:paraId="0DA65E23" w14:textId="77777777">
        <w:tc>
          <w:tcPr>
            <w:tcW w:w="2768" w:type="dxa"/>
          </w:tcPr>
          <w:p w14:paraId="2558F788"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611CD62D" w14:textId="77777777" w:rsidR="00BA081D" w:rsidRDefault="00D119E4">
            <w:pPr>
              <w:spacing w:after="0" w:line="240" w:lineRule="auto"/>
              <w:jc w:val="both"/>
              <w:rPr>
                <w:rFonts w:ascii="Amasis MT Pro" w:hAnsi="Amasis MT Pro" w:cs="Times New Roman"/>
              </w:rPr>
            </w:pPr>
            <w:r>
              <w:rPr>
                <w:rFonts w:ascii="Amasis MT Pro" w:hAnsi="Amasis MT Pro" w:cs="Times New Roman"/>
              </w:rPr>
              <w:t>Drafts a staff training plan</w:t>
            </w:r>
          </w:p>
        </w:tc>
        <w:tc>
          <w:tcPr>
            <w:tcW w:w="2897" w:type="dxa"/>
          </w:tcPr>
          <w:p w14:paraId="2A5157E9" w14:textId="77777777" w:rsidR="00BA081D" w:rsidRDefault="00D119E4">
            <w:pPr>
              <w:spacing w:after="0" w:line="240" w:lineRule="auto"/>
              <w:jc w:val="both"/>
              <w:rPr>
                <w:rFonts w:ascii="Amasis MT Pro" w:hAnsi="Amasis MT Pro" w:cs="Times New Roman"/>
              </w:rPr>
            </w:pPr>
            <w:r>
              <w:rPr>
                <w:rFonts w:ascii="Amasis MT Pro" w:hAnsi="Amasis MT Pro" w:cs="Times New Roman"/>
              </w:rPr>
              <w:t>Draft training plan</w:t>
            </w:r>
          </w:p>
        </w:tc>
      </w:tr>
      <w:tr w:rsidR="00BA081D" w14:paraId="0BC4024B" w14:textId="77777777">
        <w:tc>
          <w:tcPr>
            <w:tcW w:w="2768" w:type="dxa"/>
          </w:tcPr>
          <w:p w14:paraId="42762C0C"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Director</w:t>
            </w:r>
          </w:p>
        </w:tc>
        <w:tc>
          <w:tcPr>
            <w:tcW w:w="3685" w:type="dxa"/>
          </w:tcPr>
          <w:p w14:paraId="4A849F33"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Reviews the staff training plan</w:t>
            </w:r>
          </w:p>
        </w:tc>
        <w:tc>
          <w:tcPr>
            <w:tcW w:w="2897" w:type="dxa"/>
          </w:tcPr>
          <w:p w14:paraId="5CDC555F" w14:textId="77777777" w:rsidR="00BA081D" w:rsidRDefault="00D119E4">
            <w:pPr>
              <w:spacing w:after="0" w:line="240" w:lineRule="auto"/>
              <w:jc w:val="both"/>
              <w:rPr>
                <w:rFonts w:ascii="Amasis MT Pro" w:hAnsi="Amasis MT Pro" w:cs="Times New Roman"/>
              </w:rPr>
            </w:pPr>
            <w:r>
              <w:rPr>
                <w:rFonts w:ascii="Amasis MT Pro" w:hAnsi="Amasis MT Pro" w:cs="Times New Roman"/>
              </w:rPr>
              <w:t>Draft training plan</w:t>
            </w:r>
          </w:p>
        </w:tc>
      </w:tr>
      <w:tr w:rsidR="00BA081D" w14:paraId="63D428FE" w14:textId="77777777">
        <w:tc>
          <w:tcPr>
            <w:tcW w:w="2768" w:type="dxa"/>
          </w:tcPr>
          <w:p w14:paraId="7998B67B"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3685" w:type="dxa"/>
          </w:tcPr>
          <w:p w14:paraId="729D9892"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and validates the staff training plan.</w:t>
            </w:r>
          </w:p>
        </w:tc>
        <w:tc>
          <w:tcPr>
            <w:tcW w:w="2897" w:type="dxa"/>
          </w:tcPr>
          <w:p w14:paraId="22F31E0A"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Approved staff training plan</w:t>
            </w:r>
          </w:p>
        </w:tc>
      </w:tr>
      <w:tr w:rsidR="00BA081D" w14:paraId="6819A0AD" w14:textId="77777777">
        <w:tc>
          <w:tcPr>
            <w:tcW w:w="9350" w:type="dxa"/>
            <w:gridSpan w:val="3"/>
            <w:shd w:val="clear" w:color="auto" w:fill="548DD4" w:themeFill="text2" w:themeFillTint="99"/>
          </w:tcPr>
          <w:p w14:paraId="5D357D6D"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t>Disciplinary action</w:t>
            </w:r>
          </w:p>
        </w:tc>
      </w:tr>
      <w:tr w:rsidR="00BA081D" w14:paraId="08AB5CBB" w14:textId="77777777">
        <w:tc>
          <w:tcPr>
            <w:tcW w:w="2768" w:type="dxa"/>
          </w:tcPr>
          <w:p w14:paraId="3A360422"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45496CC9"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2CDF2C18"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6E67DF66" w14:textId="77777777">
        <w:tc>
          <w:tcPr>
            <w:tcW w:w="2768" w:type="dxa"/>
          </w:tcPr>
          <w:p w14:paraId="31111467" w14:textId="77777777" w:rsidR="00BA081D" w:rsidRDefault="00D119E4">
            <w:pPr>
              <w:spacing w:after="0" w:line="240" w:lineRule="auto"/>
              <w:jc w:val="both"/>
              <w:rPr>
                <w:rFonts w:ascii="Amasis MT Pro" w:hAnsi="Amasis MT Pro" w:cs="Times New Roman"/>
              </w:rPr>
            </w:pPr>
            <w:r>
              <w:rPr>
                <w:rFonts w:ascii="Amasis MT Pro" w:hAnsi="Amasis MT Pro" w:cs="Times New Roman"/>
              </w:rPr>
              <w:lastRenderedPageBreak/>
              <w:t>Direct supervisor</w:t>
            </w:r>
          </w:p>
          <w:p w14:paraId="77487C2C" w14:textId="77777777" w:rsidR="00BA081D" w:rsidRDefault="00BA081D">
            <w:pPr>
              <w:spacing w:after="0" w:line="240" w:lineRule="auto"/>
              <w:jc w:val="both"/>
              <w:rPr>
                <w:rFonts w:ascii="Amasis MT Pro" w:hAnsi="Amasis MT Pro" w:cs="Times New Roman"/>
              </w:rPr>
            </w:pPr>
          </w:p>
        </w:tc>
        <w:tc>
          <w:tcPr>
            <w:tcW w:w="3685" w:type="dxa"/>
          </w:tcPr>
          <w:p w14:paraId="32D08C23" w14:textId="77777777" w:rsidR="00BA081D" w:rsidRDefault="00D119E4">
            <w:pPr>
              <w:spacing w:after="0" w:line="240" w:lineRule="auto"/>
              <w:jc w:val="both"/>
              <w:rPr>
                <w:rFonts w:ascii="Amasis MT Pro" w:hAnsi="Amasis MT Pro" w:cs="Times New Roman"/>
              </w:rPr>
            </w:pPr>
            <w:r>
              <w:rPr>
                <w:rFonts w:ascii="Amasis MT Pro" w:hAnsi="Amasis MT Pro" w:cs="Times New Roman"/>
              </w:rPr>
              <w:t>After noticing the fault gives a verbal warning or asks for written explanations.</w:t>
            </w:r>
          </w:p>
        </w:tc>
        <w:tc>
          <w:tcPr>
            <w:tcW w:w="2897" w:type="dxa"/>
          </w:tcPr>
          <w:p w14:paraId="059CE0C7"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Request for explanations</w:t>
            </w:r>
          </w:p>
        </w:tc>
      </w:tr>
      <w:tr w:rsidR="00BA081D" w14:paraId="5E980F0E" w14:textId="77777777">
        <w:tc>
          <w:tcPr>
            <w:tcW w:w="2768" w:type="dxa"/>
          </w:tcPr>
          <w:p w14:paraId="21F2333C"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Employee who committed fault</w:t>
            </w:r>
          </w:p>
        </w:tc>
        <w:tc>
          <w:tcPr>
            <w:tcW w:w="3685" w:type="dxa"/>
          </w:tcPr>
          <w:p w14:paraId="63A43CEB" w14:textId="77777777" w:rsidR="00BA081D" w:rsidRDefault="00D119E4">
            <w:pPr>
              <w:spacing w:after="0" w:line="240" w:lineRule="auto"/>
              <w:jc w:val="both"/>
              <w:rPr>
                <w:rFonts w:ascii="Amasis MT Pro" w:hAnsi="Amasis MT Pro" w:cs="Times New Roman"/>
              </w:rPr>
            </w:pPr>
            <w:r>
              <w:rPr>
                <w:rFonts w:ascii="Amasis MT Pro" w:hAnsi="Amasis MT Pro" w:cs="Times New Roman"/>
              </w:rPr>
              <w:t>Acknowledges fault and gives ample explanations.</w:t>
            </w:r>
          </w:p>
        </w:tc>
        <w:tc>
          <w:tcPr>
            <w:tcW w:w="2897" w:type="dxa"/>
          </w:tcPr>
          <w:p w14:paraId="2EC1DF16"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Request for explanations</w:t>
            </w:r>
          </w:p>
        </w:tc>
      </w:tr>
      <w:tr w:rsidR="00BA081D" w14:paraId="3A924662" w14:textId="77777777">
        <w:tc>
          <w:tcPr>
            <w:tcW w:w="2768" w:type="dxa"/>
          </w:tcPr>
          <w:p w14:paraId="0A86718B" w14:textId="77777777" w:rsidR="00BA081D" w:rsidRDefault="00D119E4">
            <w:pPr>
              <w:spacing w:after="0" w:line="240" w:lineRule="auto"/>
              <w:jc w:val="both"/>
              <w:rPr>
                <w:rFonts w:ascii="Amasis MT Pro" w:hAnsi="Amasis MT Pro" w:cs="Times New Roman"/>
              </w:rPr>
            </w:pPr>
            <w:r>
              <w:rPr>
                <w:rFonts w:ascii="Amasis MT Pro" w:hAnsi="Amasis MT Pro" w:cs="Times New Roman"/>
              </w:rPr>
              <w:t>Direct supervisor</w:t>
            </w:r>
          </w:p>
          <w:p w14:paraId="62BE92B9" w14:textId="77777777" w:rsidR="00BA081D" w:rsidRDefault="00BA081D">
            <w:pPr>
              <w:spacing w:after="0" w:line="240" w:lineRule="auto"/>
              <w:jc w:val="both"/>
              <w:rPr>
                <w:rFonts w:ascii="Amasis MT Pro" w:hAnsi="Amasis MT Pro" w:cs="Times New Roman"/>
              </w:rPr>
            </w:pPr>
          </w:p>
        </w:tc>
        <w:tc>
          <w:tcPr>
            <w:tcW w:w="3685" w:type="dxa"/>
          </w:tcPr>
          <w:p w14:paraId="440FAA02" w14:textId="77777777" w:rsidR="00BA081D" w:rsidRDefault="00D119E4">
            <w:pPr>
              <w:spacing w:after="0" w:line="240" w:lineRule="auto"/>
              <w:jc w:val="both"/>
              <w:rPr>
                <w:rFonts w:ascii="Amasis MT Pro" w:hAnsi="Amasis MT Pro" w:cs="Times New Roman"/>
              </w:rPr>
            </w:pPr>
            <w:r>
              <w:rPr>
                <w:rFonts w:ascii="Amasis MT Pro" w:hAnsi="Amasis MT Pro" w:cs="Times New Roman"/>
              </w:rPr>
              <w:t>Informs HR of the fault committed, and measures taken.</w:t>
            </w:r>
          </w:p>
        </w:tc>
        <w:tc>
          <w:tcPr>
            <w:tcW w:w="2897" w:type="dxa"/>
          </w:tcPr>
          <w:p w14:paraId="27F9F0A9" w14:textId="77777777" w:rsidR="00BA081D" w:rsidRDefault="00D119E4">
            <w:pPr>
              <w:spacing w:after="0" w:line="240" w:lineRule="auto"/>
              <w:jc w:val="both"/>
              <w:rPr>
                <w:rFonts w:ascii="Amasis MT Pro" w:hAnsi="Amasis MT Pro" w:cs="Times New Roman"/>
              </w:rPr>
            </w:pPr>
            <w:r>
              <w:rPr>
                <w:rFonts w:ascii="Amasis MT Pro" w:hAnsi="Amasis MT Pro" w:cs="Times New Roman"/>
              </w:rPr>
              <w:t>Letter of explanations</w:t>
            </w:r>
          </w:p>
        </w:tc>
      </w:tr>
      <w:tr w:rsidR="00BA081D" w14:paraId="6C469F16" w14:textId="77777777">
        <w:tc>
          <w:tcPr>
            <w:tcW w:w="2768" w:type="dxa"/>
          </w:tcPr>
          <w:p w14:paraId="18A2DFEA"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3B74E455" w14:textId="77777777" w:rsidR="00BA081D" w:rsidRDefault="00D119E4">
            <w:pPr>
              <w:spacing w:after="0" w:line="240" w:lineRule="auto"/>
              <w:jc w:val="both"/>
              <w:rPr>
                <w:rFonts w:ascii="Amasis MT Pro" w:hAnsi="Amasis MT Pro" w:cs="Times New Roman"/>
              </w:rPr>
            </w:pPr>
            <w:r>
              <w:rPr>
                <w:rFonts w:ascii="Amasis MT Pro" w:hAnsi="Amasis MT Pro" w:cs="Times New Roman"/>
              </w:rPr>
              <w:t>Keeps the explanation letters in the employee’s file. May summon the employee for further explanations. Proposes a temporary suspension (</w:t>
            </w:r>
            <w:proofErr w:type="spellStart"/>
            <w:r>
              <w:rPr>
                <w:rFonts w:ascii="Amasis MT Pro" w:hAnsi="Amasis MT Pro" w:cs="Times New Roman"/>
              </w:rPr>
              <w:t>e,g</w:t>
            </w:r>
            <w:proofErr w:type="spellEnd"/>
            <w:r>
              <w:rPr>
                <w:rFonts w:ascii="Amasis MT Pro" w:hAnsi="Amasis MT Pro" w:cs="Times New Roman"/>
              </w:rPr>
              <w:t>; for 15 days).</w:t>
            </w:r>
          </w:p>
        </w:tc>
        <w:tc>
          <w:tcPr>
            <w:tcW w:w="2897" w:type="dxa"/>
          </w:tcPr>
          <w:p w14:paraId="0E685FEE" w14:textId="77777777" w:rsidR="00BA081D" w:rsidRDefault="00D119E4">
            <w:pPr>
              <w:spacing w:after="0" w:line="240" w:lineRule="auto"/>
              <w:jc w:val="both"/>
              <w:rPr>
                <w:rFonts w:ascii="Amasis MT Pro" w:hAnsi="Amasis MT Pro" w:cs="Times New Roman"/>
              </w:rPr>
            </w:pPr>
            <w:r>
              <w:rPr>
                <w:rFonts w:ascii="Amasis MT Pro" w:hAnsi="Amasis MT Pro" w:cs="Times New Roman"/>
              </w:rPr>
              <w:t>Fault Report</w:t>
            </w:r>
          </w:p>
          <w:p w14:paraId="5534F923" w14:textId="77777777" w:rsidR="00BA081D" w:rsidRDefault="00D119E4">
            <w:pPr>
              <w:spacing w:after="0" w:line="240" w:lineRule="auto"/>
              <w:jc w:val="both"/>
              <w:rPr>
                <w:rFonts w:ascii="Amasis MT Pro" w:hAnsi="Amasis MT Pro" w:cs="Times New Roman"/>
              </w:rPr>
            </w:pPr>
            <w:r>
              <w:rPr>
                <w:rFonts w:ascii="Amasis MT Pro" w:hAnsi="Amasis MT Pro" w:cs="Times New Roman"/>
              </w:rPr>
              <w:t>Suspension Letter</w:t>
            </w:r>
          </w:p>
        </w:tc>
      </w:tr>
      <w:tr w:rsidR="00BA081D" w14:paraId="48C42F75" w14:textId="77777777">
        <w:tc>
          <w:tcPr>
            <w:tcW w:w="2768" w:type="dxa"/>
          </w:tcPr>
          <w:p w14:paraId="6C51F3FE"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1F0A51C9" w14:textId="77777777" w:rsidR="00BA081D" w:rsidRDefault="00D119E4">
            <w:pPr>
              <w:spacing w:after="0" w:line="240" w:lineRule="auto"/>
              <w:jc w:val="both"/>
              <w:rPr>
                <w:rFonts w:ascii="Amasis MT Pro" w:hAnsi="Amasis MT Pro" w:cs="Times New Roman"/>
              </w:rPr>
            </w:pPr>
            <w:r>
              <w:rPr>
                <w:rFonts w:ascii="Amasis MT Pro" w:hAnsi="Amasis MT Pro" w:cs="Times New Roman"/>
              </w:rPr>
              <w:t>Finds that the fault is big and sends report and suspension letter to the Executive Director.</w:t>
            </w:r>
          </w:p>
        </w:tc>
        <w:tc>
          <w:tcPr>
            <w:tcW w:w="2897" w:type="dxa"/>
          </w:tcPr>
          <w:p w14:paraId="69F03EE5"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Fault Report </w:t>
            </w:r>
          </w:p>
          <w:p w14:paraId="40A9BDD8" w14:textId="77777777" w:rsidR="00BA081D" w:rsidRDefault="00D119E4">
            <w:pPr>
              <w:spacing w:after="0" w:line="240" w:lineRule="auto"/>
              <w:jc w:val="both"/>
              <w:rPr>
                <w:rFonts w:ascii="Amasis MT Pro" w:hAnsi="Amasis MT Pro" w:cs="Times New Roman"/>
              </w:rPr>
            </w:pPr>
            <w:r>
              <w:rPr>
                <w:rFonts w:ascii="Amasis MT Pro" w:hAnsi="Amasis MT Pro" w:cs="Times New Roman"/>
              </w:rPr>
              <w:t>Suspension Letter</w:t>
            </w:r>
          </w:p>
          <w:p w14:paraId="4AE4DB77" w14:textId="77777777" w:rsidR="00BA081D" w:rsidRDefault="00BA081D">
            <w:pPr>
              <w:spacing w:after="0" w:line="240" w:lineRule="auto"/>
              <w:jc w:val="both"/>
              <w:rPr>
                <w:rFonts w:ascii="Amasis MT Pro" w:hAnsi="Amasis MT Pro" w:cs="Times New Roman"/>
              </w:rPr>
            </w:pPr>
          </w:p>
        </w:tc>
      </w:tr>
      <w:tr w:rsidR="00BA081D" w14:paraId="0FF759F6" w14:textId="77777777">
        <w:tc>
          <w:tcPr>
            <w:tcW w:w="2768" w:type="dxa"/>
          </w:tcPr>
          <w:p w14:paraId="295D836E"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Director</w:t>
            </w:r>
          </w:p>
        </w:tc>
        <w:tc>
          <w:tcPr>
            <w:tcW w:w="3685" w:type="dxa"/>
          </w:tcPr>
          <w:p w14:paraId="0387EA55" w14:textId="77777777" w:rsidR="00BA081D" w:rsidRDefault="00D119E4">
            <w:pPr>
              <w:spacing w:after="0" w:line="240" w:lineRule="auto"/>
              <w:jc w:val="both"/>
              <w:rPr>
                <w:rFonts w:ascii="Amasis MT Pro" w:hAnsi="Amasis MT Pro" w:cs="Times New Roman"/>
              </w:rPr>
            </w:pPr>
            <w:r>
              <w:rPr>
                <w:rFonts w:ascii="Amasis MT Pro" w:hAnsi="Amasis MT Pro" w:cs="Times New Roman"/>
              </w:rPr>
              <w:t>Finds that the fault is big and sends report and suspension letter to the Chairman.</w:t>
            </w:r>
          </w:p>
        </w:tc>
        <w:tc>
          <w:tcPr>
            <w:tcW w:w="2897" w:type="dxa"/>
          </w:tcPr>
          <w:p w14:paraId="10356A6A"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Fault Report </w:t>
            </w:r>
          </w:p>
          <w:p w14:paraId="6C402C70" w14:textId="77777777" w:rsidR="00BA081D" w:rsidRDefault="00D119E4">
            <w:pPr>
              <w:spacing w:after="0" w:line="240" w:lineRule="auto"/>
              <w:jc w:val="both"/>
              <w:rPr>
                <w:rFonts w:ascii="Amasis MT Pro" w:hAnsi="Amasis MT Pro" w:cs="Times New Roman"/>
              </w:rPr>
            </w:pPr>
            <w:r>
              <w:rPr>
                <w:rFonts w:ascii="Amasis MT Pro" w:hAnsi="Amasis MT Pro" w:cs="Times New Roman"/>
              </w:rPr>
              <w:t>Suspension Letter</w:t>
            </w:r>
          </w:p>
          <w:p w14:paraId="74F5ACE9" w14:textId="77777777" w:rsidR="00BA081D" w:rsidRDefault="00BA081D">
            <w:pPr>
              <w:spacing w:after="0" w:line="240" w:lineRule="auto"/>
              <w:jc w:val="both"/>
              <w:rPr>
                <w:rFonts w:ascii="Amasis MT Pro" w:hAnsi="Amasis MT Pro" w:cs="Times New Roman"/>
              </w:rPr>
            </w:pPr>
          </w:p>
        </w:tc>
      </w:tr>
      <w:tr w:rsidR="00BA081D" w14:paraId="2FBE8BC7" w14:textId="77777777">
        <w:tc>
          <w:tcPr>
            <w:tcW w:w="2768" w:type="dxa"/>
          </w:tcPr>
          <w:p w14:paraId="1F42FAD3"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3685" w:type="dxa"/>
          </w:tcPr>
          <w:p w14:paraId="679D3CED" w14:textId="77777777" w:rsidR="00BA081D" w:rsidRDefault="00D119E4">
            <w:pPr>
              <w:spacing w:after="0" w:line="240" w:lineRule="auto"/>
              <w:jc w:val="both"/>
              <w:rPr>
                <w:rFonts w:ascii="Amasis MT Pro" w:hAnsi="Amasis MT Pro" w:cs="Times New Roman"/>
              </w:rPr>
            </w:pPr>
            <w:r>
              <w:rPr>
                <w:rFonts w:ascii="Amasis MT Pro" w:hAnsi="Amasis MT Pro" w:cs="Times New Roman"/>
              </w:rPr>
              <w:t>Signs the Suspension Letter</w:t>
            </w:r>
          </w:p>
          <w:p w14:paraId="16374CDB" w14:textId="77777777" w:rsidR="00BA081D" w:rsidRDefault="00BA081D">
            <w:pPr>
              <w:spacing w:after="0" w:line="240" w:lineRule="auto"/>
              <w:jc w:val="both"/>
              <w:rPr>
                <w:rFonts w:ascii="Amasis MT Pro" w:hAnsi="Amasis MT Pro" w:cs="Times New Roman"/>
              </w:rPr>
            </w:pPr>
          </w:p>
        </w:tc>
        <w:tc>
          <w:tcPr>
            <w:tcW w:w="2897" w:type="dxa"/>
          </w:tcPr>
          <w:p w14:paraId="628C3197" w14:textId="77777777" w:rsidR="00BA081D" w:rsidRDefault="00D119E4">
            <w:pPr>
              <w:spacing w:after="0" w:line="240" w:lineRule="auto"/>
              <w:jc w:val="both"/>
              <w:rPr>
                <w:rFonts w:ascii="Amasis MT Pro" w:hAnsi="Amasis MT Pro" w:cs="Times New Roman"/>
              </w:rPr>
            </w:pPr>
            <w:r>
              <w:rPr>
                <w:rFonts w:ascii="Amasis MT Pro" w:hAnsi="Amasis MT Pro" w:cs="Times New Roman"/>
              </w:rPr>
              <w:t>Suspension Letter</w:t>
            </w:r>
          </w:p>
          <w:p w14:paraId="37576B5C" w14:textId="77777777" w:rsidR="00BA081D" w:rsidRDefault="00D119E4">
            <w:pPr>
              <w:spacing w:after="0" w:line="240" w:lineRule="auto"/>
              <w:jc w:val="both"/>
              <w:rPr>
                <w:rFonts w:ascii="Amasis MT Pro" w:hAnsi="Amasis MT Pro" w:cs="Times New Roman"/>
              </w:rPr>
            </w:pPr>
            <w:r>
              <w:rPr>
                <w:rFonts w:ascii="Amasis MT Pro" w:hAnsi="Amasis MT Pro" w:cs="Times New Roman"/>
              </w:rPr>
              <w:t>Decision</w:t>
            </w:r>
          </w:p>
        </w:tc>
      </w:tr>
      <w:tr w:rsidR="00BA081D" w14:paraId="2C7FD298" w14:textId="77777777">
        <w:tc>
          <w:tcPr>
            <w:tcW w:w="9350" w:type="dxa"/>
            <w:gridSpan w:val="3"/>
            <w:shd w:val="clear" w:color="auto" w:fill="548DD4" w:themeFill="text2" w:themeFillTint="99"/>
          </w:tcPr>
          <w:p w14:paraId="3C052596"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t>Layoff</w:t>
            </w:r>
          </w:p>
        </w:tc>
      </w:tr>
      <w:tr w:rsidR="00BA081D" w14:paraId="3F5E8468" w14:textId="77777777">
        <w:tc>
          <w:tcPr>
            <w:tcW w:w="2768" w:type="dxa"/>
          </w:tcPr>
          <w:p w14:paraId="3EBEE8A9"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3CF07443"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6FA8F226"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76AD7918" w14:textId="77777777">
        <w:tc>
          <w:tcPr>
            <w:tcW w:w="2768" w:type="dxa"/>
          </w:tcPr>
          <w:p w14:paraId="280A5323" w14:textId="77777777" w:rsidR="00BA081D" w:rsidRDefault="00D119E4">
            <w:pPr>
              <w:spacing w:after="0" w:line="240" w:lineRule="auto"/>
              <w:jc w:val="both"/>
              <w:rPr>
                <w:rFonts w:ascii="Amasis MT Pro" w:hAnsi="Amasis MT Pro" w:cs="Times New Roman"/>
              </w:rPr>
            </w:pPr>
            <w:r>
              <w:rPr>
                <w:rFonts w:ascii="Amasis MT Pro" w:hAnsi="Amasis MT Pro" w:cs="Times New Roman"/>
              </w:rPr>
              <w:t>Staff member</w:t>
            </w:r>
          </w:p>
        </w:tc>
        <w:tc>
          <w:tcPr>
            <w:tcW w:w="3685" w:type="dxa"/>
          </w:tcPr>
          <w:p w14:paraId="2F2438E3" w14:textId="77777777" w:rsidR="00BA081D" w:rsidRDefault="00D119E4">
            <w:pPr>
              <w:spacing w:after="0" w:line="240" w:lineRule="auto"/>
              <w:jc w:val="both"/>
              <w:rPr>
                <w:rFonts w:ascii="Amasis MT Pro" w:hAnsi="Amasis MT Pro" w:cs="Times New Roman"/>
              </w:rPr>
            </w:pPr>
            <w:r>
              <w:rPr>
                <w:rFonts w:ascii="Amasis MT Pro" w:hAnsi="Amasis MT Pro" w:cs="Times New Roman"/>
              </w:rPr>
              <w:t>Writes layoff request letter to the Chairman and copies the HR and the Executive Director.</w:t>
            </w:r>
          </w:p>
        </w:tc>
        <w:tc>
          <w:tcPr>
            <w:tcW w:w="2897" w:type="dxa"/>
          </w:tcPr>
          <w:p w14:paraId="1BA727C5" w14:textId="77777777" w:rsidR="00BA081D" w:rsidRDefault="00D119E4">
            <w:pPr>
              <w:spacing w:after="0" w:line="240" w:lineRule="auto"/>
              <w:jc w:val="both"/>
              <w:rPr>
                <w:rFonts w:ascii="Amasis MT Pro" w:hAnsi="Amasis MT Pro" w:cs="Times New Roman"/>
              </w:rPr>
            </w:pPr>
            <w:r>
              <w:rPr>
                <w:rFonts w:ascii="Amasis MT Pro" w:hAnsi="Amasis MT Pro" w:cs="Times New Roman"/>
              </w:rPr>
              <w:t>Layoff request letter</w:t>
            </w:r>
          </w:p>
        </w:tc>
      </w:tr>
      <w:tr w:rsidR="00BA081D" w14:paraId="0AD91935" w14:textId="77777777">
        <w:tc>
          <w:tcPr>
            <w:tcW w:w="2768" w:type="dxa"/>
          </w:tcPr>
          <w:p w14:paraId="780B8753"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6D5373DC" w14:textId="77777777" w:rsidR="00BA081D" w:rsidRDefault="00D119E4">
            <w:pPr>
              <w:spacing w:after="0" w:line="240" w:lineRule="auto"/>
              <w:jc w:val="both"/>
              <w:rPr>
                <w:rFonts w:ascii="Amasis MT Pro" w:hAnsi="Amasis MT Pro" w:cs="Times New Roman"/>
              </w:rPr>
            </w:pPr>
            <w:r>
              <w:rPr>
                <w:rFonts w:ascii="Amasis MT Pro" w:hAnsi="Amasis MT Pro" w:cs="Times New Roman"/>
              </w:rPr>
              <w:t>Accepts and files the layoff request.</w:t>
            </w:r>
          </w:p>
        </w:tc>
        <w:tc>
          <w:tcPr>
            <w:tcW w:w="2897" w:type="dxa"/>
          </w:tcPr>
          <w:p w14:paraId="3590B0BD" w14:textId="77777777" w:rsidR="00BA081D" w:rsidRDefault="00D119E4">
            <w:pPr>
              <w:spacing w:after="0" w:line="240" w:lineRule="auto"/>
              <w:jc w:val="both"/>
              <w:rPr>
                <w:rFonts w:ascii="Amasis MT Pro" w:hAnsi="Amasis MT Pro" w:cs="Times New Roman"/>
              </w:rPr>
            </w:pPr>
            <w:r>
              <w:rPr>
                <w:rFonts w:ascii="Amasis MT Pro" w:hAnsi="Amasis MT Pro" w:cs="Times New Roman"/>
              </w:rPr>
              <w:t>Layoff request letter + staff file</w:t>
            </w:r>
          </w:p>
        </w:tc>
      </w:tr>
      <w:tr w:rsidR="00BA081D" w14:paraId="02670EF7" w14:textId="77777777">
        <w:tc>
          <w:tcPr>
            <w:tcW w:w="2768" w:type="dxa"/>
          </w:tcPr>
          <w:p w14:paraId="45A8B1DD"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3685" w:type="dxa"/>
          </w:tcPr>
          <w:p w14:paraId="73BC3A2F"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Receives and accepts/rejects the layoff request letter from staff member.</w:t>
            </w:r>
          </w:p>
        </w:tc>
        <w:tc>
          <w:tcPr>
            <w:tcW w:w="2897" w:type="dxa"/>
          </w:tcPr>
          <w:p w14:paraId="1711012E" w14:textId="77777777" w:rsidR="00BA081D" w:rsidRDefault="00D119E4">
            <w:pPr>
              <w:spacing w:after="0" w:line="240" w:lineRule="auto"/>
              <w:jc w:val="both"/>
              <w:rPr>
                <w:rFonts w:ascii="Amasis MT Pro" w:hAnsi="Amasis MT Pro" w:cs="Times New Roman"/>
              </w:rPr>
            </w:pPr>
            <w:r>
              <w:rPr>
                <w:rFonts w:ascii="Amasis MT Pro" w:hAnsi="Amasis MT Pro" w:cs="Times New Roman"/>
              </w:rPr>
              <w:t>Layoff request letter + staff file</w:t>
            </w:r>
          </w:p>
        </w:tc>
      </w:tr>
      <w:tr w:rsidR="00BA081D" w14:paraId="491DC9F4" w14:textId="77777777">
        <w:tc>
          <w:tcPr>
            <w:tcW w:w="9350" w:type="dxa"/>
            <w:gridSpan w:val="3"/>
            <w:shd w:val="clear" w:color="auto" w:fill="548DD4" w:themeFill="text2" w:themeFillTint="99"/>
          </w:tcPr>
          <w:p w14:paraId="46B5D79F"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t>Dismissal</w:t>
            </w:r>
          </w:p>
        </w:tc>
      </w:tr>
      <w:tr w:rsidR="00BA081D" w14:paraId="096E5D52" w14:textId="77777777">
        <w:tc>
          <w:tcPr>
            <w:tcW w:w="2768" w:type="dxa"/>
          </w:tcPr>
          <w:p w14:paraId="16D9624C"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lastRenderedPageBreak/>
              <w:t>Stakeholders</w:t>
            </w:r>
          </w:p>
        </w:tc>
        <w:tc>
          <w:tcPr>
            <w:tcW w:w="3685" w:type="dxa"/>
          </w:tcPr>
          <w:p w14:paraId="2C9CAA1E"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113716B2"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29C18C3C" w14:textId="77777777">
        <w:tc>
          <w:tcPr>
            <w:tcW w:w="2768" w:type="dxa"/>
          </w:tcPr>
          <w:p w14:paraId="69FEBE2C"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Head of department</w:t>
            </w:r>
          </w:p>
        </w:tc>
        <w:tc>
          <w:tcPr>
            <w:tcW w:w="3685" w:type="dxa"/>
          </w:tcPr>
          <w:p w14:paraId="6CD27E57" w14:textId="77777777" w:rsidR="00BA081D" w:rsidRDefault="00D119E4">
            <w:pPr>
              <w:spacing w:after="0" w:line="240" w:lineRule="auto"/>
              <w:jc w:val="both"/>
              <w:rPr>
                <w:rFonts w:ascii="Amasis MT Pro" w:hAnsi="Amasis MT Pro" w:cs="Times New Roman"/>
              </w:rPr>
            </w:pPr>
            <w:r>
              <w:rPr>
                <w:rFonts w:ascii="Amasis MT Pro" w:hAnsi="Amasis MT Pro" w:cs="Times New Roman"/>
              </w:rPr>
              <w:t>Notification of the dismissal decision and preparation of final package for the employee following:</w:t>
            </w:r>
          </w:p>
          <w:p w14:paraId="6245C012" w14:textId="77777777" w:rsidR="00BA081D" w:rsidRDefault="00D119E4">
            <w:pPr>
              <w:spacing w:after="0" w:line="240" w:lineRule="auto"/>
              <w:jc w:val="both"/>
              <w:rPr>
                <w:rFonts w:ascii="Amasis MT Pro" w:hAnsi="Amasis MT Pro" w:cs="Times New Roman"/>
              </w:rPr>
            </w:pPr>
            <w:r>
              <w:rPr>
                <w:rFonts w:ascii="Amasis MT Pro" w:hAnsi="Amasis MT Pro" w:cs="Times New Roman"/>
              </w:rPr>
              <w:t>A poor (unacceptable) performance; gross misconduct, drunkenness; staff involvement into robbery/fight at work, prolonged illness.</w:t>
            </w:r>
          </w:p>
        </w:tc>
        <w:tc>
          <w:tcPr>
            <w:tcW w:w="2897" w:type="dxa"/>
          </w:tcPr>
          <w:p w14:paraId="28E6651B" w14:textId="77777777" w:rsidR="00BA081D" w:rsidRDefault="00D119E4">
            <w:pPr>
              <w:spacing w:after="0" w:line="240" w:lineRule="auto"/>
              <w:jc w:val="both"/>
              <w:rPr>
                <w:rFonts w:ascii="Amasis MT Pro" w:hAnsi="Amasis MT Pro" w:cs="Times New Roman"/>
              </w:rPr>
            </w:pPr>
            <w:r>
              <w:rPr>
                <w:rFonts w:ascii="Amasis MT Pro" w:hAnsi="Amasis MT Pro" w:cs="Times New Roman"/>
              </w:rPr>
              <w:t>Dismissal decision and letter</w:t>
            </w:r>
          </w:p>
        </w:tc>
      </w:tr>
      <w:tr w:rsidR="00BA081D" w14:paraId="39683165" w14:textId="77777777">
        <w:tc>
          <w:tcPr>
            <w:tcW w:w="2768" w:type="dxa"/>
          </w:tcPr>
          <w:p w14:paraId="012DA1F5"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4EAAE468" w14:textId="77777777" w:rsidR="00BA081D" w:rsidRDefault="00D119E4">
            <w:pPr>
              <w:spacing w:after="0" w:line="240" w:lineRule="auto"/>
              <w:jc w:val="both"/>
              <w:rPr>
                <w:rFonts w:ascii="Amasis MT Pro" w:hAnsi="Amasis MT Pro" w:cs="Times New Roman"/>
              </w:rPr>
            </w:pPr>
            <w:r>
              <w:rPr>
                <w:rFonts w:ascii="Amasis MT Pro" w:hAnsi="Amasis MT Pro" w:cs="Times New Roman"/>
              </w:rPr>
              <w:t>Gives the dismissal letter to the concerned employee and files the copy.</w:t>
            </w:r>
          </w:p>
        </w:tc>
        <w:tc>
          <w:tcPr>
            <w:tcW w:w="2897" w:type="dxa"/>
          </w:tcPr>
          <w:p w14:paraId="0D0950AA" w14:textId="77777777" w:rsidR="00BA081D" w:rsidRDefault="00D119E4">
            <w:pPr>
              <w:spacing w:after="0" w:line="240" w:lineRule="auto"/>
              <w:jc w:val="both"/>
              <w:rPr>
                <w:rFonts w:ascii="Amasis MT Pro" w:hAnsi="Amasis MT Pro" w:cs="Times New Roman"/>
              </w:rPr>
            </w:pPr>
            <w:r>
              <w:rPr>
                <w:rFonts w:ascii="Amasis MT Pro" w:hAnsi="Amasis MT Pro" w:cs="Times New Roman"/>
              </w:rPr>
              <w:t>Dismissal decision and letter + employee file</w:t>
            </w:r>
          </w:p>
        </w:tc>
      </w:tr>
      <w:tr w:rsidR="00BA081D" w14:paraId="3D4F6441" w14:textId="77777777">
        <w:tc>
          <w:tcPr>
            <w:tcW w:w="2768" w:type="dxa"/>
          </w:tcPr>
          <w:p w14:paraId="6D3BCCE6"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3685" w:type="dxa"/>
          </w:tcPr>
          <w:p w14:paraId="2A309243" w14:textId="77777777" w:rsidR="00BA081D" w:rsidRDefault="00D119E4">
            <w:pPr>
              <w:spacing w:after="0" w:line="240" w:lineRule="auto"/>
              <w:jc w:val="both"/>
              <w:rPr>
                <w:rFonts w:ascii="Amasis MT Pro" w:hAnsi="Amasis MT Pro" w:cs="Times New Roman"/>
              </w:rPr>
            </w:pPr>
            <w:r>
              <w:rPr>
                <w:rFonts w:ascii="Amasis MT Pro" w:hAnsi="Amasis MT Pro" w:cs="Times New Roman"/>
              </w:rPr>
              <w:t>Accepts the decision and signs the dismissal letter.</w:t>
            </w:r>
          </w:p>
        </w:tc>
        <w:tc>
          <w:tcPr>
            <w:tcW w:w="2897" w:type="dxa"/>
          </w:tcPr>
          <w:p w14:paraId="2467CDD0" w14:textId="77777777" w:rsidR="00BA081D" w:rsidRDefault="00D119E4">
            <w:pPr>
              <w:spacing w:after="0" w:line="240" w:lineRule="auto"/>
              <w:jc w:val="both"/>
              <w:rPr>
                <w:rFonts w:ascii="Amasis MT Pro" w:hAnsi="Amasis MT Pro" w:cs="Times New Roman"/>
              </w:rPr>
            </w:pPr>
            <w:r>
              <w:rPr>
                <w:rFonts w:ascii="Amasis MT Pro" w:hAnsi="Amasis MT Pro" w:cs="Times New Roman"/>
              </w:rPr>
              <w:t>Dismissal decision and letter</w:t>
            </w:r>
          </w:p>
        </w:tc>
      </w:tr>
      <w:tr w:rsidR="00BA081D" w14:paraId="256B7AE8" w14:textId="77777777">
        <w:tc>
          <w:tcPr>
            <w:tcW w:w="9350" w:type="dxa"/>
            <w:gridSpan w:val="3"/>
            <w:shd w:val="clear" w:color="auto" w:fill="548DD4" w:themeFill="text2" w:themeFillTint="99"/>
          </w:tcPr>
          <w:p w14:paraId="29C5D43A"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t>Employee resignation</w:t>
            </w:r>
          </w:p>
        </w:tc>
      </w:tr>
      <w:tr w:rsidR="00BA081D" w14:paraId="33831A66" w14:textId="77777777">
        <w:tc>
          <w:tcPr>
            <w:tcW w:w="2768" w:type="dxa"/>
          </w:tcPr>
          <w:p w14:paraId="2756D4D9"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49305602"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5E606803"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346190F1" w14:textId="77777777">
        <w:tc>
          <w:tcPr>
            <w:tcW w:w="2768" w:type="dxa"/>
          </w:tcPr>
          <w:p w14:paraId="479896B1"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Employee/Staff member</w:t>
            </w:r>
          </w:p>
        </w:tc>
        <w:tc>
          <w:tcPr>
            <w:tcW w:w="3685" w:type="dxa"/>
          </w:tcPr>
          <w:p w14:paraId="43D9E3C2" w14:textId="77777777" w:rsidR="00BA081D" w:rsidRDefault="00D119E4">
            <w:pPr>
              <w:spacing w:after="0" w:line="240" w:lineRule="auto"/>
              <w:jc w:val="both"/>
              <w:rPr>
                <w:rFonts w:ascii="Amasis MT Pro" w:hAnsi="Amasis MT Pro" w:cs="Times New Roman"/>
              </w:rPr>
            </w:pPr>
            <w:r>
              <w:rPr>
                <w:rFonts w:ascii="Amasis MT Pro" w:hAnsi="Amasis MT Pro" w:cs="Times New Roman"/>
              </w:rPr>
              <w:t>The employee prepares his/her resignation letter addressed to the Executive Director and sends it to the HR Manager.</w:t>
            </w:r>
          </w:p>
        </w:tc>
        <w:tc>
          <w:tcPr>
            <w:tcW w:w="2897" w:type="dxa"/>
          </w:tcPr>
          <w:p w14:paraId="1903730E"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Resignation letter</w:t>
            </w:r>
          </w:p>
        </w:tc>
      </w:tr>
      <w:tr w:rsidR="00BA081D" w14:paraId="79F42B97" w14:textId="77777777">
        <w:tc>
          <w:tcPr>
            <w:tcW w:w="2768" w:type="dxa"/>
          </w:tcPr>
          <w:p w14:paraId="1E023183"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55323EC3" w14:textId="77777777" w:rsidR="00BA081D" w:rsidRDefault="00D119E4">
            <w:pPr>
              <w:spacing w:after="0" w:line="240" w:lineRule="auto"/>
              <w:jc w:val="both"/>
              <w:rPr>
                <w:rFonts w:ascii="Amasis MT Pro" w:hAnsi="Amasis MT Pro" w:cs="Times New Roman"/>
              </w:rPr>
            </w:pPr>
            <w:r>
              <w:rPr>
                <w:rFonts w:ascii="Amasis MT Pro" w:hAnsi="Amasis MT Pro" w:cs="Times New Roman"/>
              </w:rPr>
              <w:t>Accepts the resignation letter after consultation with the Executive Director and the Chairman.</w:t>
            </w:r>
          </w:p>
        </w:tc>
        <w:tc>
          <w:tcPr>
            <w:tcW w:w="2897" w:type="dxa"/>
          </w:tcPr>
          <w:p w14:paraId="039EA652"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Resignation letter </w:t>
            </w:r>
          </w:p>
          <w:p w14:paraId="785F4558" w14:textId="77777777" w:rsidR="00BA081D" w:rsidRDefault="00D119E4">
            <w:pPr>
              <w:spacing w:after="0" w:line="240" w:lineRule="auto"/>
              <w:jc w:val="both"/>
              <w:rPr>
                <w:rFonts w:ascii="Amasis MT Pro" w:hAnsi="Amasis MT Pro" w:cs="Times New Roman"/>
              </w:rPr>
            </w:pPr>
            <w:r>
              <w:rPr>
                <w:rFonts w:ascii="Amasis MT Pro" w:hAnsi="Amasis MT Pro" w:cs="Times New Roman"/>
              </w:rPr>
              <w:t>+ Employee file</w:t>
            </w:r>
          </w:p>
        </w:tc>
      </w:tr>
      <w:tr w:rsidR="00BA081D" w14:paraId="5758F3DB" w14:textId="77777777">
        <w:tc>
          <w:tcPr>
            <w:tcW w:w="9350" w:type="dxa"/>
            <w:gridSpan w:val="3"/>
            <w:shd w:val="clear" w:color="auto" w:fill="548DD4" w:themeFill="text2" w:themeFillTint="99"/>
          </w:tcPr>
          <w:p w14:paraId="27392BFB"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t>End of fixed term contract</w:t>
            </w:r>
          </w:p>
        </w:tc>
      </w:tr>
      <w:tr w:rsidR="00BA081D" w14:paraId="4D2C1355" w14:textId="77777777">
        <w:tc>
          <w:tcPr>
            <w:tcW w:w="2768" w:type="dxa"/>
          </w:tcPr>
          <w:p w14:paraId="0A8FF0D4"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4F16A771"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33227D42"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04435A64" w14:textId="77777777">
        <w:tc>
          <w:tcPr>
            <w:tcW w:w="2768" w:type="dxa"/>
          </w:tcPr>
          <w:p w14:paraId="2EEE9339"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Employee</w:t>
            </w:r>
          </w:p>
        </w:tc>
        <w:tc>
          <w:tcPr>
            <w:tcW w:w="3685" w:type="dxa"/>
          </w:tcPr>
          <w:p w14:paraId="1192C867" w14:textId="77777777" w:rsidR="00BA081D" w:rsidRDefault="00D119E4">
            <w:pPr>
              <w:spacing w:after="0" w:line="240" w:lineRule="auto"/>
              <w:jc w:val="both"/>
              <w:rPr>
                <w:rFonts w:ascii="Amasis MT Pro" w:hAnsi="Amasis MT Pro" w:cs="Times New Roman"/>
              </w:rPr>
            </w:pPr>
            <w:r>
              <w:rPr>
                <w:rFonts w:ascii="Amasis MT Pro" w:hAnsi="Amasis MT Pro" w:cs="Times New Roman"/>
              </w:rPr>
              <w:t>Sends a notification email to the Supervisor/</w:t>
            </w:r>
            <w:proofErr w:type="spellStart"/>
            <w:r>
              <w:rPr>
                <w:rFonts w:ascii="Amasis MT Pro" w:hAnsi="Amasis MT Pro" w:cs="Times New Roman"/>
              </w:rPr>
              <w:t>HoD</w:t>
            </w:r>
            <w:proofErr w:type="spellEnd"/>
            <w:r>
              <w:rPr>
                <w:rFonts w:ascii="Amasis MT Pro" w:hAnsi="Amasis MT Pro" w:cs="Times New Roman"/>
              </w:rPr>
              <w:t>/HR about the end of the contract at least two weeks before.</w:t>
            </w:r>
          </w:p>
        </w:tc>
        <w:tc>
          <w:tcPr>
            <w:tcW w:w="2897" w:type="dxa"/>
          </w:tcPr>
          <w:p w14:paraId="471ED0F6" w14:textId="77777777" w:rsidR="00BA081D" w:rsidRDefault="00D119E4">
            <w:pPr>
              <w:spacing w:after="0" w:line="240" w:lineRule="auto"/>
              <w:jc w:val="both"/>
              <w:rPr>
                <w:rFonts w:ascii="Amasis MT Pro" w:hAnsi="Amasis MT Pro" w:cs="Times New Roman"/>
              </w:rPr>
            </w:pPr>
            <w:r>
              <w:rPr>
                <w:rFonts w:ascii="Amasis MT Pro" w:hAnsi="Amasis MT Pro" w:cs="Times New Roman"/>
              </w:rPr>
              <w:t>Notification email</w:t>
            </w:r>
          </w:p>
        </w:tc>
      </w:tr>
      <w:tr w:rsidR="00BA081D" w14:paraId="7938B531" w14:textId="77777777">
        <w:tc>
          <w:tcPr>
            <w:tcW w:w="2768" w:type="dxa"/>
          </w:tcPr>
          <w:p w14:paraId="26EF6CD2"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roofErr w:type="spellStart"/>
            <w:r>
              <w:rPr>
                <w:rFonts w:ascii="Amasis MT Pro" w:hAnsi="Amasis MT Pro" w:cs="Times New Roman"/>
              </w:rPr>
              <w:t>HoD</w:t>
            </w:r>
            <w:proofErr w:type="spellEnd"/>
          </w:p>
        </w:tc>
        <w:tc>
          <w:tcPr>
            <w:tcW w:w="3685" w:type="dxa"/>
          </w:tcPr>
          <w:p w14:paraId="4A2E7A7F"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Acknowledges receipt of the communication and informs </w:t>
            </w:r>
            <w:r>
              <w:rPr>
                <w:rFonts w:ascii="Amasis MT Pro" w:hAnsi="Amasis MT Pro" w:cs="Times New Roman"/>
              </w:rPr>
              <w:lastRenderedPageBreak/>
              <w:t>about the way forward (Renewal/non-renewal of the contract) after consultation with the Executive Director and the Chairman.</w:t>
            </w:r>
          </w:p>
          <w:p w14:paraId="741E3B8A" w14:textId="77777777" w:rsidR="00BA081D" w:rsidRDefault="00BA081D">
            <w:pPr>
              <w:spacing w:after="0" w:line="240" w:lineRule="auto"/>
              <w:jc w:val="both"/>
              <w:rPr>
                <w:rFonts w:ascii="Amasis MT Pro" w:hAnsi="Amasis MT Pro" w:cs="Times New Roman"/>
              </w:rPr>
            </w:pPr>
          </w:p>
        </w:tc>
        <w:tc>
          <w:tcPr>
            <w:tcW w:w="2897" w:type="dxa"/>
          </w:tcPr>
          <w:p w14:paraId="46DF226E" w14:textId="77777777" w:rsidR="00BA081D" w:rsidRDefault="00D119E4">
            <w:pPr>
              <w:spacing w:after="0" w:line="240" w:lineRule="auto"/>
              <w:jc w:val="both"/>
              <w:rPr>
                <w:rFonts w:ascii="Amasis MT Pro" w:hAnsi="Amasis MT Pro" w:cs="Times New Roman"/>
              </w:rPr>
            </w:pPr>
            <w:r>
              <w:rPr>
                <w:rFonts w:ascii="Amasis MT Pro" w:hAnsi="Amasis MT Pro" w:cs="Times New Roman"/>
              </w:rPr>
              <w:lastRenderedPageBreak/>
              <w:t>Notification email</w:t>
            </w:r>
          </w:p>
        </w:tc>
      </w:tr>
      <w:tr w:rsidR="00BA081D" w14:paraId="25A2B389" w14:textId="77777777">
        <w:tc>
          <w:tcPr>
            <w:tcW w:w="2768" w:type="dxa"/>
          </w:tcPr>
          <w:p w14:paraId="0F8C13D6" w14:textId="77777777" w:rsidR="00BA081D" w:rsidRDefault="00D119E4">
            <w:pPr>
              <w:spacing w:after="0" w:line="240" w:lineRule="auto"/>
              <w:jc w:val="both"/>
              <w:rPr>
                <w:rFonts w:ascii="Amasis MT Pro" w:hAnsi="Amasis MT Pro" w:cs="Times New Roman"/>
              </w:rPr>
            </w:pPr>
            <w:r>
              <w:rPr>
                <w:rFonts w:ascii="Amasis MT Pro" w:hAnsi="Amasis MT Pro" w:cs="Times New Roman"/>
              </w:rPr>
              <w:lastRenderedPageBreak/>
              <w:t>Chairman</w:t>
            </w:r>
          </w:p>
        </w:tc>
        <w:tc>
          <w:tcPr>
            <w:tcW w:w="3685" w:type="dxa"/>
          </w:tcPr>
          <w:p w14:paraId="0BE1B61D" w14:textId="77777777" w:rsidR="00BA081D" w:rsidRDefault="00D119E4">
            <w:pPr>
              <w:spacing w:after="0" w:line="240" w:lineRule="auto"/>
              <w:jc w:val="both"/>
              <w:rPr>
                <w:rFonts w:ascii="Amasis MT Pro" w:hAnsi="Amasis MT Pro" w:cs="Times New Roman"/>
              </w:rPr>
            </w:pPr>
            <w:r>
              <w:rPr>
                <w:rFonts w:ascii="Amasis MT Pro" w:hAnsi="Amasis MT Pro" w:cs="Times New Roman"/>
              </w:rPr>
              <w:t>Accepts the situation or signs the contract extension/renewal.</w:t>
            </w:r>
          </w:p>
          <w:p w14:paraId="6D1420F1" w14:textId="77777777" w:rsidR="00BA081D" w:rsidRDefault="00BA081D">
            <w:pPr>
              <w:spacing w:after="0" w:line="240" w:lineRule="auto"/>
              <w:jc w:val="both"/>
              <w:rPr>
                <w:rFonts w:ascii="Amasis MT Pro" w:hAnsi="Amasis MT Pro" w:cs="Times New Roman"/>
              </w:rPr>
            </w:pPr>
          </w:p>
        </w:tc>
        <w:tc>
          <w:tcPr>
            <w:tcW w:w="2897" w:type="dxa"/>
          </w:tcPr>
          <w:p w14:paraId="3840B669" w14:textId="77777777" w:rsidR="00BA081D" w:rsidRDefault="00D119E4">
            <w:pPr>
              <w:spacing w:after="0" w:line="240" w:lineRule="auto"/>
              <w:jc w:val="both"/>
              <w:rPr>
                <w:rFonts w:ascii="Amasis MT Pro" w:hAnsi="Amasis MT Pro" w:cs="Times New Roman"/>
              </w:rPr>
            </w:pPr>
            <w:r>
              <w:rPr>
                <w:rFonts w:ascii="Amasis MT Pro" w:hAnsi="Amasis MT Pro" w:cs="Times New Roman"/>
              </w:rPr>
              <w:t>Final decision</w:t>
            </w:r>
          </w:p>
        </w:tc>
      </w:tr>
      <w:tr w:rsidR="00BA081D" w14:paraId="20D26E64" w14:textId="77777777">
        <w:tc>
          <w:tcPr>
            <w:tcW w:w="9350" w:type="dxa"/>
            <w:gridSpan w:val="3"/>
            <w:shd w:val="clear" w:color="auto" w:fill="548DD4" w:themeFill="text2" w:themeFillTint="99"/>
          </w:tcPr>
          <w:p w14:paraId="6DCE5CFE"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t>Final staff payments</w:t>
            </w:r>
          </w:p>
        </w:tc>
      </w:tr>
      <w:tr w:rsidR="00BA081D" w14:paraId="7DAF2B21" w14:textId="77777777">
        <w:tc>
          <w:tcPr>
            <w:tcW w:w="2768" w:type="dxa"/>
          </w:tcPr>
          <w:p w14:paraId="43E1BE61"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46517717"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3E527DC1"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483C2458" w14:textId="77777777">
        <w:tc>
          <w:tcPr>
            <w:tcW w:w="2768" w:type="dxa"/>
          </w:tcPr>
          <w:p w14:paraId="44167EE8"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Payroll administrator/HR Manager/Accountant</w:t>
            </w:r>
          </w:p>
        </w:tc>
        <w:tc>
          <w:tcPr>
            <w:tcW w:w="3685" w:type="dxa"/>
          </w:tcPr>
          <w:p w14:paraId="2E0F761B" w14:textId="77777777" w:rsidR="00BA081D" w:rsidRDefault="00D119E4">
            <w:pPr>
              <w:pStyle w:val="ListParagraph"/>
              <w:numPr>
                <w:ilvl w:val="0"/>
                <w:numId w:val="150"/>
              </w:numPr>
              <w:spacing w:after="0" w:line="240" w:lineRule="auto"/>
              <w:jc w:val="both"/>
              <w:rPr>
                <w:rFonts w:ascii="Amasis MT Pro" w:hAnsi="Amasis MT Pro" w:cs="Times New Roman"/>
              </w:rPr>
            </w:pPr>
            <w:r>
              <w:rPr>
                <w:rFonts w:ascii="Amasis MT Pro" w:hAnsi="Amasis MT Pro" w:cs="Times New Roman"/>
              </w:rPr>
              <w:t>Prepares the final dues to the outgoing staff member;</w:t>
            </w:r>
          </w:p>
          <w:p w14:paraId="2232ABE6" w14:textId="77777777" w:rsidR="00BA081D" w:rsidRDefault="00D119E4">
            <w:pPr>
              <w:pStyle w:val="ListParagraph"/>
              <w:numPr>
                <w:ilvl w:val="0"/>
                <w:numId w:val="150"/>
              </w:numPr>
              <w:spacing w:after="0" w:line="240" w:lineRule="auto"/>
              <w:jc w:val="both"/>
              <w:rPr>
                <w:rFonts w:ascii="Amasis MT Pro" w:hAnsi="Amasis MT Pro" w:cs="Times New Roman"/>
              </w:rPr>
            </w:pPr>
            <w:r>
              <w:rPr>
                <w:rFonts w:ascii="Amasis MT Pro" w:hAnsi="Amasis MT Pro" w:cs="Times New Roman"/>
              </w:rPr>
              <w:t>Drafts the final payment slip;</w:t>
            </w:r>
          </w:p>
          <w:p w14:paraId="0CF951FA" w14:textId="77777777" w:rsidR="00BA081D" w:rsidRDefault="00D119E4">
            <w:pPr>
              <w:pStyle w:val="ListParagraph"/>
              <w:numPr>
                <w:ilvl w:val="0"/>
                <w:numId w:val="150"/>
              </w:numPr>
              <w:spacing w:after="0" w:line="240" w:lineRule="auto"/>
              <w:jc w:val="both"/>
              <w:rPr>
                <w:rFonts w:ascii="Amasis MT Pro" w:hAnsi="Amasis MT Pro" w:cs="Times New Roman"/>
              </w:rPr>
            </w:pPr>
            <w:r>
              <w:rPr>
                <w:rFonts w:ascii="Amasis MT Pro" w:hAnsi="Amasis MT Pro" w:cs="Times New Roman"/>
              </w:rPr>
              <w:t>Prepares the work completion certificate.</w:t>
            </w:r>
          </w:p>
          <w:p w14:paraId="53CA98DE" w14:textId="77777777" w:rsidR="00BA081D" w:rsidRDefault="00D119E4">
            <w:pPr>
              <w:pStyle w:val="ListParagraph"/>
              <w:numPr>
                <w:ilvl w:val="0"/>
                <w:numId w:val="150"/>
              </w:numPr>
              <w:spacing w:after="0" w:line="240" w:lineRule="auto"/>
              <w:jc w:val="both"/>
              <w:rPr>
                <w:rFonts w:ascii="Amasis MT Pro" w:hAnsi="Amasis MT Pro" w:cs="Times New Roman"/>
              </w:rPr>
            </w:pPr>
            <w:r>
              <w:rPr>
                <w:rFonts w:ascii="Amasis MT Pro" w:hAnsi="Amasis MT Pro" w:cs="Times New Roman"/>
              </w:rPr>
              <w:t>Submits them to the Head of Finance for approval and payment.</w:t>
            </w:r>
          </w:p>
        </w:tc>
        <w:tc>
          <w:tcPr>
            <w:tcW w:w="2897" w:type="dxa"/>
          </w:tcPr>
          <w:p w14:paraId="1E576D91" w14:textId="77777777" w:rsidR="00BA081D" w:rsidRDefault="00D119E4">
            <w:pPr>
              <w:pStyle w:val="ListParagraph"/>
              <w:numPr>
                <w:ilvl w:val="0"/>
                <w:numId w:val="150"/>
              </w:numPr>
              <w:spacing w:after="0" w:line="240" w:lineRule="auto"/>
              <w:jc w:val="both"/>
              <w:rPr>
                <w:rFonts w:ascii="Amasis MT Pro" w:hAnsi="Amasis MT Pro" w:cs="Times New Roman"/>
              </w:rPr>
            </w:pPr>
            <w:r>
              <w:rPr>
                <w:rFonts w:ascii="Amasis MT Pro" w:hAnsi="Amasis MT Pro" w:cs="Times New Roman"/>
              </w:rPr>
              <w:t>Final pay slip</w:t>
            </w:r>
          </w:p>
          <w:p w14:paraId="1B132341" w14:textId="77777777" w:rsidR="00BA081D" w:rsidRDefault="00D119E4">
            <w:pPr>
              <w:pStyle w:val="ListParagraph"/>
              <w:numPr>
                <w:ilvl w:val="0"/>
                <w:numId w:val="150"/>
              </w:numPr>
              <w:spacing w:after="0" w:line="240" w:lineRule="auto"/>
              <w:jc w:val="both"/>
              <w:rPr>
                <w:rFonts w:ascii="Amasis MT Pro" w:hAnsi="Amasis MT Pro" w:cs="Times New Roman"/>
              </w:rPr>
            </w:pPr>
            <w:r>
              <w:rPr>
                <w:rFonts w:ascii="Amasis MT Pro" w:hAnsi="Amasis MT Pro" w:cs="Times New Roman"/>
              </w:rPr>
              <w:t>Work completion certificate</w:t>
            </w:r>
          </w:p>
        </w:tc>
      </w:tr>
      <w:tr w:rsidR="00BA081D" w14:paraId="5D26E4F9" w14:textId="77777777">
        <w:tc>
          <w:tcPr>
            <w:tcW w:w="2768" w:type="dxa"/>
          </w:tcPr>
          <w:p w14:paraId="464B127E"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Head of Finance/CFO</w:t>
            </w:r>
          </w:p>
        </w:tc>
        <w:tc>
          <w:tcPr>
            <w:tcW w:w="3685" w:type="dxa"/>
          </w:tcPr>
          <w:p w14:paraId="49115366"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the payment request</w:t>
            </w:r>
          </w:p>
        </w:tc>
        <w:tc>
          <w:tcPr>
            <w:tcW w:w="2897" w:type="dxa"/>
          </w:tcPr>
          <w:p w14:paraId="38B951E9" w14:textId="77777777" w:rsidR="00BA081D" w:rsidRDefault="00D119E4">
            <w:pPr>
              <w:pStyle w:val="ListParagraph"/>
              <w:numPr>
                <w:ilvl w:val="0"/>
                <w:numId w:val="151"/>
              </w:numPr>
              <w:spacing w:after="0" w:line="240" w:lineRule="auto"/>
              <w:jc w:val="both"/>
              <w:rPr>
                <w:rFonts w:ascii="Amasis MT Pro" w:hAnsi="Amasis MT Pro" w:cs="Times New Roman"/>
              </w:rPr>
            </w:pPr>
            <w:r>
              <w:rPr>
                <w:rFonts w:ascii="Amasis MT Pro" w:hAnsi="Amasis MT Pro" w:cs="Times New Roman"/>
              </w:rPr>
              <w:t>Final pay slip</w:t>
            </w:r>
          </w:p>
          <w:p w14:paraId="38883A07" w14:textId="77777777" w:rsidR="00BA081D" w:rsidRDefault="00D119E4">
            <w:pPr>
              <w:pStyle w:val="ListParagraph"/>
              <w:numPr>
                <w:ilvl w:val="0"/>
                <w:numId w:val="151"/>
              </w:numPr>
              <w:spacing w:after="0" w:line="240" w:lineRule="auto"/>
              <w:jc w:val="both"/>
              <w:rPr>
                <w:rFonts w:ascii="Amasis MT Pro" w:hAnsi="Amasis MT Pro" w:cs="Times New Roman"/>
              </w:rPr>
            </w:pPr>
            <w:r>
              <w:rPr>
                <w:rFonts w:ascii="Amasis MT Pro" w:hAnsi="Amasis MT Pro" w:cs="Times New Roman"/>
              </w:rPr>
              <w:t>Work completion certificate</w:t>
            </w:r>
          </w:p>
        </w:tc>
      </w:tr>
      <w:tr w:rsidR="00BA081D" w14:paraId="2DFE2EF7" w14:textId="77777777">
        <w:tc>
          <w:tcPr>
            <w:tcW w:w="2768" w:type="dxa"/>
          </w:tcPr>
          <w:p w14:paraId="382B1AC5"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Director</w:t>
            </w:r>
          </w:p>
        </w:tc>
        <w:tc>
          <w:tcPr>
            <w:tcW w:w="3685" w:type="dxa"/>
          </w:tcPr>
          <w:p w14:paraId="68AECA23"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the payment request</w:t>
            </w:r>
          </w:p>
        </w:tc>
        <w:tc>
          <w:tcPr>
            <w:tcW w:w="2897" w:type="dxa"/>
          </w:tcPr>
          <w:p w14:paraId="148D8100" w14:textId="77777777" w:rsidR="00BA081D" w:rsidRDefault="00D119E4">
            <w:pPr>
              <w:pStyle w:val="ListParagraph"/>
              <w:numPr>
                <w:ilvl w:val="0"/>
                <w:numId w:val="152"/>
              </w:numPr>
              <w:spacing w:after="0" w:line="240" w:lineRule="auto"/>
              <w:jc w:val="both"/>
              <w:rPr>
                <w:rFonts w:ascii="Amasis MT Pro" w:hAnsi="Amasis MT Pro" w:cs="Times New Roman"/>
              </w:rPr>
            </w:pPr>
            <w:r>
              <w:rPr>
                <w:rFonts w:ascii="Amasis MT Pro" w:hAnsi="Amasis MT Pro" w:cs="Times New Roman"/>
              </w:rPr>
              <w:t>Final pay slip</w:t>
            </w:r>
          </w:p>
          <w:p w14:paraId="139AA024" w14:textId="77777777" w:rsidR="00BA081D" w:rsidRDefault="00D119E4">
            <w:pPr>
              <w:pStyle w:val="ListParagraph"/>
              <w:numPr>
                <w:ilvl w:val="0"/>
                <w:numId w:val="152"/>
              </w:numPr>
              <w:spacing w:after="0" w:line="240" w:lineRule="auto"/>
              <w:jc w:val="both"/>
              <w:rPr>
                <w:rFonts w:ascii="Amasis MT Pro" w:hAnsi="Amasis MT Pro" w:cs="Times New Roman"/>
              </w:rPr>
            </w:pPr>
            <w:r>
              <w:rPr>
                <w:rFonts w:ascii="Amasis MT Pro" w:hAnsi="Amasis MT Pro" w:cs="Times New Roman"/>
              </w:rPr>
              <w:t>Work completion certificate</w:t>
            </w:r>
          </w:p>
        </w:tc>
      </w:tr>
      <w:tr w:rsidR="00BA081D" w14:paraId="4DF5ED65" w14:textId="77777777">
        <w:tc>
          <w:tcPr>
            <w:tcW w:w="2768" w:type="dxa"/>
          </w:tcPr>
          <w:p w14:paraId="0B5C81D1"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Head of Finance/CFO</w:t>
            </w:r>
          </w:p>
        </w:tc>
        <w:tc>
          <w:tcPr>
            <w:tcW w:w="3685" w:type="dxa"/>
          </w:tcPr>
          <w:p w14:paraId="76ECD85C"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Executes the payment by </w:t>
            </w:r>
            <w:proofErr w:type="spellStart"/>
            <w:r>
              <w:rPr>
                <w:rFonts w:ascii="Amasis MT Pro" w:hAnsi="Amasis MT Pro" w:cs="Times New Roman"/>
              </w:rPr>
              <w:t>cheques</w:t>
            </w:r>
            <w:proofErr w:type="spellEnd"/>
            <w:r>
              <w:rPr>
                <w:rFonts w:ascii="Amasis MT Pro" w:hAnsi="Amasis MT Pro" w:cs="Times New Roman"/>
              </w:rPr>
              <w:t xml:space="preserve"> or wire transfer</w:t>
            </w:r>
          </w:p>
        </w:tc>
        <w:tc>
          <w:tcPr>
            <w:tcW w:w="2897" w:type="dxa"/>
          </w:tcPr>
          <w:p w14:paraId="77352C6B"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Payment slip</w:t>
            </w:r>
          </w:p>
        </w:tc>
      </w:tr>
      <w:tr w:rsidR="00BA081D" w14:paraId="0AE14F8E" w14:textId="77777777">
        <w:tc>
          <w:tcPr>
            <w:tcW w:w="2768" w:type="dxa"/>
          </w:tcPr>
          <w:p w14:paraId="6EA12483"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Payroll administrator/HR Manager</w:t>
            </w:r>
          </w:p>
        </w:tc>
        <w:tc>
          <w:tcPr>
            <w:tcW w:w="3685" w:type="dxa"/>
          </w:tcPr>
          <w:p w14:paraId="3702BA37" w14:textId="77777777" w:rsidR="00BA081D" w:rsidRDefault="00D119E4">
            <w:pPr>
              <w:spacing w:after="0" w:line="240" w:lineRule="auto"/>
              <w:jc w:val="both"/>
              <w:rPr>
                <w:rFonts w:ascii="Amasis MT Pro" w:hAnsi="Amasis MT Pro" w:cs="Times New Roman"/>
              </w:rPr>
            </w:pPr>
            <w:r>
              <w:rPr>
                <w:rFonts w:ascii="Amasis MT Pro" w:hAnsi="Amasis MT Pro" w:cs="Times New Roman"/>
              </w:rPr>
              <w:t>Prepares a final farewell for the outgoing staff member, hands him/her the service certificate</w:t>
            </w:r>
          </w:p>
        </w:tc>
        <w:tc>
          <w:tcPr>
            <w:tcW w:w="2897" w:type="dxa"/>
          </w:tcPr>
          <w:p w14:paraId="7EAE96EF" w14:textId="77777777" w:rsidR="00BA081D" w:rsidRDefault="00D119E4">
            <w:pPr>
              <w:spacing w:after="0" w:line="240" w:lineRule="auto"/>
              <w:jc w:val="both"/>
              <w:rPr>
                <w:rFonts w:ascii="Amasis MT Pro" w:hAnsi="Amasis MT Pro" w:cs="Times New Roman"/>
              </w:rPr>
            </w:pPr>
            <w:r>
              <w:rPr>
                <w:rFonts w:ascii="Amasis MT Pro" w:hAnsi="Amasis MT Pro" w:cs="Times New Roman"/>
              </w:rPr>
              <w:t>Service/work completion certificate</w:t>
            </w:r>
          </w:p>
        </w:tc>
      </w:tr>
      <w:tr w:rsidR="00BA081D" w14:paraId="553F6958" w14:textId="77777777">
        <w:tc>
          <w:tcPr>
            <w:tcW w:w="9350" w:type="dxa"/>
            <w:gridSpan w:val="3"/>
            <w:shd w:val="clear" w:color="auto" w:fill="548DD4" w:themeFill="text2" w:themeFillTint="99"/>
          </w:tcPr>
          <w:p w14:paraId="00B5B077"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t>Leave management</w:t>
            </w:r>
          </w:p>
        </w:tc>
      </w:tr>
      <w:tr w:rsidR="00BA081D" w14:paraId="45225FF7" w14:textId="77777777">
        <w:tc>
          <w:tcPr>
            <w:tcW w:w="2768" w:type="dxa"/>
          </w:tcPr>
          <w:p w14:paraId="7CB943EF"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lastRenderedPageBreak/>
              <w:t>Stakeholders</w:t>
            </w:r>
          </w:p>
        </w:tc>
        <w:tc>
          <w:tcPr>
            <w:tcW w:w="3685" w:type="dxa"/>
          </w:tcPr>
          <w:p w14:paraId="6A7033DD"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6D8291DB"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22C1F8EF" w14:textId="77777777">
        <w:tc>
          <w:tcPr>
            <w:tcW w:w="2768" w:type="dxa"/>
          </w:tcPr>
          <w:p w14:paraId="52C865AA"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6CF109EA"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Prepares a leave plan after collecting inputs from each staff member. Agrees with the </w:t>
            </w:r>
            <w:proofErr w:type="spellStart"/>
            <w:r>
              <w:rPr>
                <w:rFonts w:ascii="Amasis MT Pro" w:hAnsi="Amasis MT Pro" w:cs="Times New Roman"/>
              </w:rPr>
              <w:t>HoDs</w:t>
            </w:r>
            <w:proofErr w:type="spellEnd"/>
            <w:r>
              <w:rPr>
                <w:rFonts w:ascii="Amasis MT Pro" w:hAnsi="Amasis MT Pro" w:cs="Times New Roman"/>
              </w:rPr>
              <w:t xml:space="preserve"> on the proposed plan/schedule. </w:t>
            </w:r>
          </w:p>
        </w:tc>
        <w:tc>
          <w:tcPr>
            <w:tcW w:w="2897" w:type="dxa"/>
          </w:tcPr>
          <w:p w14:paraId="76164A12" w14:textId="77777777" w:rsidR="00BA081D" w:rsidRDefault="00D119E4">
            <w:pPr>
              <w:spacing w:after="0" w:line="240" w:lineRule="auto"/>
              <w:jc w:val="both"/>
              <w:rPr>
                <w:rFonts w:ascii="Amasis MT Pro" w:hAnsi="Amasis MT Pro" w:cs="Times New Roman"/>
              </w:rPr>
            </w:pPr>
            <w:r>
              <w:rPr>
                <w:rFonts w:ascii="Amasis MT Pro" w:hAnsi="Amasis MT Pro" w:cs="Times New Roman"/>
              </w:rPr>
              <w:t>Leave schedule forms;</w:t>
            </w:r>
          </w:p>
          <w:p w14:paraId="50247C50" w14:textId="77777777" w:rsidR="00BA081D" w:rsidRDefault="00D119E4">
            <w:pPr>
              <w:spacing w:after="0" w:line="240" w:lineRule="auto"/>
              <w:jc w:val="both"/>
              <w:rPr>
                <w:rFonts w:ascii="Amasis MT Pro" w:hAnsi="Amasis MT Pro" w:cs="Times New Roman"/>
              </w:rPr>
            </w:pPr>
            <w:r>
              <w:rPr>
                <w:rFonts w:ascii="Amasis MT Pro" w:hAnsi="Amasis MT Pro" w:cs="Times New Roman"/>
              </w:rPr>
              <w:t>Annual leave plan</w:t>
            </w:r>
          </w:p>
        </w:tc>
      </w:tr>
      <w:tr w:rsidR="00BA081D" w14:paraId="1800D4C6" w14:textId="77777777">
        <w:tc>
          <w:tcPr>
            <w:tcW w:w="2768" w:type="dxa"/>
          </w:tcPr>
          <w:p w14:paraId="0677A392"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Director</w:t>
            </w:r>
          </w:p>
        </w:tc>
        <w:tc>
          <w:tcPr>
            <w:tcW w:w="3685" w:type="dxa"/>
          </w:tcPr>
          <w:p w14:paraId="36CADB1A" w14:textId="77777777" w:rsidR="00BA081D" w:rsidRDefault="00D119E4">
            <w:pPr>
              <w:spacing w:after="0" w:line="240" w:lineRule="auto"/>
              <w:jc w:val="both"/>
              <w:rPr>
                <w:rFonts w:ascii="Amasis MT Pro" w:hAnsi="Amasis MT Pro" w:cs="Times New Roman"/>
              </w:rPr>
            </w:pPr>
            <w:r>
              <w:rPr>
                <w:rFonts w:ascii="Amasis MT Pro" w:hAnsi="Amasis MT Pro" w:cs="Times New Roman"/>
              </w:rPr>
              <w:t>Validates the leave plan</w:t>
            </w:r>
          </w:p>
        </w:tc>
        <w:tc>
          <w:tcPr>
            <w:tcW w:w="2897" w:type="dxa"/>
          </w:tcPr>
          <w:p w14:paraId="1F443DBA" w14:textId="77777777" w:rsidR="00BA081D" w:rsidRDefault="00D119E4">
            <w:pPr>
              <w:spacing w:after="0" w:line="240" w:lineRule="auto"/>
              <w:jc w:val="both"/>
              <w:rPr>
                <w:rFonts w:ascii="Amasis MT Pro" w:hAnsi="Amasis MT Pro" w:cs="Times New Roman"/>
              </w:rPr>
            </w:pPr>
            <w:r>
              <w:rPr>
                <w:rFonts w:ascii="Amasis MT Pro" w:hAnsi="Amasis MT Pro" w:cs="Times New Roman"/>
              </w:rPr>
              <w:t>Annual leave plan</w:t>
            </w:r>
          </w:p>
        </w:tc>
      </w:tr>
      <w:tr w:rsidR="00BA081D" w14:paraId="376F2823" w14:textId="77777777">
        <w:tc>
          <w:tcPr>
            <w:tcW w:w="2768" w:type="dxa"/>
          </w:tcPr>
          <w:p w14:paraId="72EF7F5A"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3685" w:type="dxa"/>
          </w:tcPr>
          <w:p w14:paraId="68F58E36"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the annual leave plan</w:t>
            </w:r>
          </w:p>
        </w:tc>
        <w:tc>
          <w:tcPr>
            <w:tcW w:w="2897" w:type="dxa"/>
          </w:tcPr>
          <w:p w14:paraId="2F5DAAD3"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Approved annual leave plan</w:t>
            </w:r>
          </w:p>
        </w:tc>
      </w:tr>
      <w:tr w:rsidR="00BA081D" w14:paraId="0AF72898" w14:textId="77777777">
        <w:tc>
          <w:tcPr>
            <w:tcW w:w="9350" w:type="dxa"/>
            <w:gridSpan w:val="3"/>
            <w:shd w:val="clear" w:color="auto" w:fill="548DD4" w:themeFill="text2" w:themeFillTint="99"/>
          </w:tcPr>
          <w:p w14:paraId="3E638521"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t>Leave request</w:t>
            </w:r>
          </w:p>
        </w:tc>
      </w:tr>
      <w:tr w:rsidR="00BA081D" w14:paraId="75D038B5" w14:textId="77777777">
        <w:tc>
          <w:tcPr>
            <w:tcW w:w="2768" w:type="dxa"/>
          </w:tcPr>
          <w:p w14:paraId="46DD0E62"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297DA42A"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540F9B93"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64BA1E0D" w14:textId="77777777">
        <w:tc>
          <w:tcPr>
            <w:tcW w:w="2768" w:type="dxa"/>
          </w:tcPr>
          <w:p w14:paraId="501C5D95"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Employee</w:t>
            </w:r>
          </w:p>
        </w:tc>
        <w:tc>
          <w:tcPr>
            <w:tcW w:w="3685" w:type="dxa"/>
          </w:tcPr>
          <w:p w14:paraId="6B3EF145"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Fills a leave request form and directs it to the </w:t>
            </w:r>
            <w:proofErr w:type="spellStart"/>
            <w:r>
              <w:rPr>
                <w:rFonts w:ascii="Amasis MT Pro" w:hAnsi="Amasis MT Pro" w:cs="Times New Roman"/>
              </w:rPr>
              <w:t>HoD</w:t>
            </w:r>
            <w:proofErr w:type="spellEnd"/>
            <w:r>
              <w:rPr>
                <w:rFonts w:ascii="Amasis MT Pro" w:hAnsi="Amasis MT Pro" w:cs="Times New Roman"/>
              </w:rPr>
              <w:t xml:space="preserve"> and the HR.</w:t>
            </w:r>
          </w:p>
        </w:tc>
        <w:tc>
          <w:tcPr>
            <w:tcW w:w="2897" w:type="dxa"/>
          </w:tcPr>
          <w:p w14:paraId="68BAE398" w14:textId="77777777" w:rsidR="00BA081D" w:rsidRDefault="00D119E4">
            <w:pPr>
              <w:spacing w:after="0" w:line="240" w:lineRule="auto"/>
              <w:jc w:val="both"/>
              <w:rPr>
                <w:rFonts w:ascii="Amasis MT Pro" w:hAnsi="Amasis MT Pro" w:cs="Times New Roman"/>
              </w:rPr>
            </w:pPr>
            <w:r>
              <w:rPr>
                <w:rFonts w:ascii="Amasis MT Pro" w:hAnsi="Amasis MT Pro" w:cs="Times New Roman"/>
              </w:rPr>
              <w:t>Leave request form</w:t>
            </w:r>
          </w:p>
        </w:tc>
      </w:tr>
      <w:tr w:rsidR="00BA081D" w14:paraId="3F934977" w14:textId="77777777">
        <w:tc>
          <w:tcPr>
            <w:tcW w:w="2768" w:type="dxa"/>
          </w:tcPr>
          <w:p w14:paraId="531FBEC6" w14:textId="77777777" w:rsidR="00BA081D" w:rsidRDefault="00D119E4">
            <w:pPr>
              <w:spacing w:after="0" w:line="240" w:lineRule="auto"/>
              <w:jc w:val="both"/>
              <w:rPr>
                <w:rFonts w:ascii="Amasis MT Pro" w:hAnsi="Amasis MT Pro" w:cs="Times New Roman"/>
              </w:rPr>
            </w:pPr>
            <w:proofErr w:type="spellStart"/>
            <w:r>
              <w:rPr>
                <w:rFonts w:ascii="Amasis MT Pro" w:hAnsi="Amasis MT Pro" w:cs="Times New Roman"/>
              </w:rPr>
              <w:t>HoD</w:t>
            </w:r>
            <w:proofErr w:type="spellEnd"/>
          </w:p>
        </w:tc>
        <w:tc>
          <w:tcPr>
            <w:tcW w:w="3685" w:type="dxa"/>
          </w:tcPr>
          <w:p w14:paraId="03E69AE9"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and signs the leave request form.</w:t>
            </w:r>
          </w:p>
        </w:tc>
        <w:tc>
          <w:tcPr>
            <w:tcW w:w="2897" w:type="dxa"/>
          </w:tcPr>
          <w:p w14:paraId="40D17C1D" w14:textId="77777777" w:rsidR="00BA081D" w:rsidRDefault="00D119E4">
            <w:pPr>
              <w:spacing w:after="0" w:line="240" w:lineRule="auto"/>
              <w:jc w:val="both"/>
              <w:rPr>
                <w:rFonts w:ascii="Amasis MT Pro" w:hAnsi="Amasis MT Pro" w:cs="Times New Roman"/>
              </w:rPr>
            </w:pPr>
            <w:r>
              <w:rPr>
                <w:rFonts w:ascii="Amasis MT Pro" w:hAnsi="Amasis MT Pro" w:cs="Times New Roman"/>
              </w:rPr>
              <w:t>Leave request form</w:t>
            </w:r>
          </w:p>
        </w:tc>
      </w:tr>
      <w:tr w:rsidR="00BA081D" w14:paraId="7AD9E21B" w14:textId="77777777">
        <w:tc>
          <w:tcPr>
            <w:tcW w:w="2768" w:type="dxa"/>
          </w:tcPr>
          <w:p w14:paraId="10762769"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1FD29E12"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and files the leave request form.</w:t>
            </w:r>
          </w:p>
        </w:tc>
        <w:tc>
          <w:tcPr>
            <w:tcW w:w="2897" w:type="dxa"/>
          </w:tcPr>
          <w:p w14:paraId="6E06D17B" w14:textId="77777777" w:rsidR="00BA081D" w:rsidRDefault="00D119E4">
            <w:pPr>
              <w:spacing w:after="0" w:line="240" w:lineRule="auto"/>
              <w:jc w:val="both"/>
              <w:rPr>
                <w:rFonts w:ascii="Amasis MT Pro" w:hAnsi="Amasis MT Pro" w:cs="Times New Roman"/>
              </w:rPr>
            </w:pPr>
            <w:r>
              <w:rPr>
                <w:rFonts w:ascii="Amasis MT Pro" w:hAnsi="Amasis MT Pro" w:cs="Times New Roman"/>
              </w:rPr>
              <w:t>Leave request form</w:t>
            </w:r>
          </w:p>
          <w:p w14:paraId="169F5DB0"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Employee file</w:t>
            </w:r>
          </w:p>
        </w:tc>
      </w:tr>
      <w:tr w:rsidR="00BA081D" w14:paraId="1A6CAB11" w14:textId="77777777">
        <w:tc>
          <w:tcPr>
            <w:tcW w:w="2768" w:type="dxa"/>
          </w:tcPr>
          <w:p w14:paraId="13C4165B"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Employee</w:t>
            </w:r>
          </w:p>
        </w:tc>
        <w:tc>
          <w:tcPr>
            <w:tcW w:w="3685" w:type="dxa"/>
          </w:tcPr>
          <w:p w14:paraId="649A4DF0"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Informs all colleagues </w:t>
            </w:r>
          </w:p>
        </w:tc>
        <w:tc>
          <w:tcPr>
            <w:tcW w:w="2897" w:type="dxa"/>
          </w:tcPr>
          <w:p w14:paraId="0EACE8D3" w14:textId="77777777" w:rsidR="00BA081D" w:rsidRDefault="00D119E4">
            <w:pPr>
              <w:spacing w:after="0" w:line="240" w:lineRule="auto"/>
              <w:jc w:val="both"/>
              <w:rPr>
                <w:rFonts w:ascii="Amasis MT Pro" w:hAnsi="Amasis MT Pro" w:cs="Times New Roman"/>
              </w:rPr>
            </w:pPr>
            <w:r>
              <w:rPr>
                <w:rFonts w:ascii="Amasis MT Pro" w:hAnsi="Amasis MT Pro" w:cs="Times New Roman"/>
              </w:rPr>
              <w:t>Notification email</w:t>
            </w:r>
          </w:p>
        </w:tc>
      </w:tr>
      <w:tr w:rsidR="00BA081D" w14:paraId="40AC6913" w14:textId="77777777">
        <w:tc>
          <w:tcPr>
            <w:tcW w:w="9350" w:type="dxa"/>
            <w:gridSpan w:val="3"/>
            <w:shd w:val="clear" w:color="auto" w:fill="548DD4" w:themeFill="text2" w:themeFillTint="99"/>
          </w:tcPr>
          <w:p w14:paraId="55EB586E"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t xml:space="preserve">Return from Leave </w:t>
            </w:r>
          </w:p>
        </w:tc>
      </w:tr>
      <w:tr w:rsidR="00BA081D" w14:paraId="051F8861" w14:textId="77777777">
        <w:tc>
          <w:tcPr>
            <w:tcW w:w="2768" w:type="dxa"/>
          </w:tcPr>
          <w:p w14:paraId="3147D412"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2B9F8C09"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22CBF26A"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7F6868C2" w14:textId="77777777">
        <w:tc>
          <w:tcPr>
            <w:tcW w:w="2768" w:type="dxa"/>
          </w:tcPr>
          <w:p w14:paraId="25BFA9BC"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Employee</w:t>
            </w:r>
          </w:p>
        </w:tc>
        <w:tc>
          <w:tcPr>
            <w:tcW w:w="3685" w:type="dxa"/>
          </w:tcPr>
          <w:p w14:paraId="44DF697D"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Completes the work resumption form upon return to the office. </w:t>
            </w:r>
          </w:p>
        </w:tc>
        <w:tc>
          <w:tcPr>
            <w:tcW w:w="2897" w:type="dxa"/>
          </w:tcPr>
          <w:p w14:paraId="49DEB23B" w14:textId="77777777" w:rsidR="00BA081D" w:rsidRDefault="00D119E4">
            <w:pPr>
              <w:spacing w:after="0" w:line="240" w:lineRule="auto"/>
              <w:jc w:val="both"/>
              <w:rPr>
                <w:rFonts w:ascii="Amasis MT Pro" w:hAnsi="Amasis MT Pro" w:cs="Times New Roman"/>
              </w:rPr>
            </w:pPr>
            <w:r>
              <w:rPr>
                <w:rFonts w:ascii="Amasis MT Pro" w:hAnsi="Amasis MT Pro" w:cs="Times New Roman"/>
              </w:rPr>
              <w:t>Work resumption form</w:t>
            </w:r>
          </w:p>
        </w:tc>
      </w:tr>
      <w:tr w:rsidR="00BA081D" w14:paraId="42A43F32" w14:textId="77777777">
        <w:tc>
          <w:tcPr>
            <w:tcW w:w="2768" w:type="dxa"/>
          </w:tcPr>
          <w:p w14:paraId="6387C6D2" w14:textId="77777777" w:rsidR="00BA081D" w:rsidRDefault="00D119E4">
            <w:pPr>
              <w:spacing w:after="0" w:line="240" w:lineRule="auto"/>
              <w:jc w:val="both"/>
              <w:rPr>
                <w:rFonts w:ascii="Amasis MT Pro" w:hAnsi="Amasis MT Pro" w:cs="Times New Roman"/>
              </w:rPr>
            </w:pPr>
            <w:proofErr w:type="spellStart"/>
            <w:r>
              <w:rPr>
                <w:rFonts w:ascii="Amasis MT Pro" w:hAnsi="Amasis MT Pro" w:cs="Times New Roman"/>
              </w:rPr>
              <w:t>HoD</w:t>
            </w:r>
            <w:proofErr w:type="spellEnd"/>
            <w:r>
              <w:rPr>
                <w:rFonts w:ascii="Amasis MT Pro" w:hAnsi="Amasis MT Pro" w:cs="Times New Roman"/>
              </w:rPr>
              <w:t xml:space="preserve">/Supervisor </w:t>
            </w:r>
          </w:p>
        </w:tc>
        <w:tc>
          <w:tcPr>
            <w:tcW w:w="3685" w:type="dxa"/>
          </w:tcPr>
          <w:p w14:paraId="6AE3594D" w14:textId="77777777" w:rsidR="00BA081D" w:rsidRDefault="00D119E4">
            <w:pPr>
              <w:spacing w:after="0" w:line="240" w:lineRule="auto"/>
              <w:jc w:val="both"/>
              <w:rPr>
                <w:rFonts w:ascii="Amasis MT Pro" w:hAnsi="Amasis MT Pro" w:cs="Times New Roman"/>
              </w:rPr>
            </w:pPr>
            <w:r>
              <w:rPr>
                <w:rFonts w:ascii="Amasis MT Pro" w:hAnsi="Amasis MT Pro" w:cs="Times New Roman"/>
              </w:rPr>
              <w:t>Validates the employee’s work resumption by signing the form.</w:t>
            </w:r>
          </w:p>
        </w:tc>
        <w:tc>
          <w:tcPr>
            <w:tcW w:w="2897" w:type="dxa"/>
          </w:tcPr>
          <w:p w14:paraId="2EE5D835" w14:textId="77777777" w:rsidR="00BA081D" w:rsidRDefault="00D119E4">
            <w:pPr>
              <w:spacing w:after="0" w:line="240" w:lineRule="auto"/>
              <w:jc w:val="both"/>
              <w:rPr>
                <w:rFonts w:ascii="Amasis MT Pro" w:hAnsi="Amasis MT Pro" w:cs="Times New Roman"/>
              </w:rPr>
            </w:pPr>
            <w:r>
              <w:rPr>
                <w:rFonts w:ascii="Amasis MT Pro" w:hAnsi="Amasis MT Pro" w:cs="Times New Roman"/>
              </w:rPr>
              <w:t>Work resumption form</w:t>
            </w:r>
          </w:p>
        </w:tc>
      </w:tr>
      <w:tr w:rsidR="00BA081D" w14:paraId="2E3E1B17" w14:textId="77777777">
        <w:tc>
          <w:tcPr>
            <w:tcW w:w="2768" w:type="dxa"/>
          </w:tcPr>
          <w:p w14:paraId="3219481E"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w:t>
            </w:r>
          </w:p>
        </w:tc>
        <w:tc>
          <w:tcPr>
            <w:tcW w:w="3685" w:type="dxa"/>
          </w:tcPr>
          <w:p w14:paraId="0EF07068"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the employee’s work resumption by signing the form.</w:t>
            </w:r>
          </w:p>
        </w:tc>
        <w:tc>
          <w:tcPr>
            <w:tcW w:w="2897" w:type="dxa"/>
          </w:tcPr>
          <w:p w14:paraId="39150087" w14:textId="77777777" w:rsidR="00BA081D" w:rsidRDefault="00D119E4">
            <w:pPr>
              <w:spacing w:after="0" w:line="240" w:lineRule="auto"/>
              <w:jc w:val="both"/>
              <w:rPr>
                <w:rFonts w:ascii="Amasis MT Pro" w:hAnsi="Amasis MT Pro" w:cs="Times New Roman"/>
              </w:rPr>
            </w:pPr>
            <w:r>
              <w:rPr>
                <w:rFonts w:ascii="Amasis MT Pro" w:hAnsi="Amasis MT Pro" w:cs="Times New Roman"/>
              </w:rPr>
              <w:t>Work resumption form</w:t>
            </w:r>
          </w:p>
          <w:p w14:paraId="75C1FE1A"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Employee file</w:t>
            </w:r>
          </w:p>
        </w:tc>
      </w:tr>
      <w:tr w:rsidR="00BA081D" w14:paraId="0A246F15" w14:textId="77777777">
        <w:tc>
          <w:tcPr>
            <w:tcW w:w="2768" w:type="dxa"/>
          </w:tcPr>
          <w:p w14:paraId="1FA20DB6"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Employee</w:t>
            </w:r>
          </w:p>
        </w:tc>
        <w:tc>
          <w:tcPr>
            <w:tcW w:w="3685" w:type="dxa"/>
          </w:tcPr>
          <w:p w14:paraId="26F4B61E" w14:textId="77777777" w:rsidR="00BA081D" w:rsidRDefault="00D119E4">
            <w:pPr>
              <w:spacing w:after="0" w:line="240" w:lineRule="auto"/>
              <w:jc w:val="both"/>
              <w:rPr>
                <w:rFonts w:ascii="Amasis MT Pro" w:hAnsi="Amasis MT Pro" w:cs="Times New Roman"/>
              </w:rPr>
            </w:pPr>
            <w:r>
              <w:rPr>
                <w:rFonts w:ascii="Amasis MT Pro" w:hAnsi="Amasis MT Pro" w:cs="Times New Roman"/>
              </w:rPr>
              <w:t>Informs all other staff members of his/her return to the office.</w:t>
            </w:r>
          </w:p>
        </w:tc>
        <w:tc>
          <w:tcPr>
            <w:tcW w:w="2897" w:type="dxa"/>
          </w:tcPr>
          <w:p w14:paraId="14FB5CD1" w14:textId="77777777" w:rsidR="00BA081D" w:rsidRDefault="00D119E4">
            <w:pPr>
              <w:spacing w:after="0" w:line="240" w:lineRule="auto"/>
              <w:jc w:val="both"/>
              <w:rPr>
                <w:rFonts w:ascii="Amasis MT Pro" w:hAnsi="Amasis MT Pro" w:cs="Times New Roman"/>
              </w:rPr>
            </w:pPr>
            <w:r>
              <w:rPr>
                <w:rFonts w:ascii="Amasis MT Pro" w:hAnsi="Amasis MT Pro" w:cs="Times New Roman"/>
              </w:rPr>
              <w:t>Notification email</w:t>
            </w:r>
          </w:p>
        </w:tc>
      </w:tr>
      <w:tr w:rsidR="00BA081D" w14:paraId="787CCF22" w14:textId="77777777">
        <w:tc>
          <w:tcPr>
            <w:tcW w:w="9350" w:type="dxa"/>
            <w:gridSpan w:val="3"/>
            <w:shd w:val="clear" w:color="auto" w:fill="548DD4" w:themeFill="text2" w:themeFillTint="99"/>
          </w:tcPr>
          <w:p w14:paraId="32C6321A"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color w:val="FFFFFF" w:themeColor="background1"/>
              </w:rPr>
              <w:lastRenderedPageBreak/>
              <w:t xml:space="preserve">Mission and travel </w:t>
            </w:r>
          </w:p>
        </w:tc>
      </w:tr>
      <w:tr w:rsidR="00BA081D" w14:paraId="4ACBF068" w14:textId="77777777">
        <w:tc>
          <w:tcPr>
            <w:tcW w:w="2768" w:type="dxa"/>
          </w:tcPr>
          <w:p w14:paraId="67233453"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Stakeholders</w:t>
            </w:r>
          </w:p>
        </w:tc>
        <w:tc>
          <w:tcPr>
            <w:tcW w:w="3685" w:type="dxa"/>
          </w:tcPr>
          <w:p w14:paraId="4C9B406C"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Tasks</w:t>
            </w:r>
          </w:p>
        </w:tc>
        <w:tc>
          <w:tcPr>
            <w:tcW w:w="2897" w:type="dxa"/>
          </w:tcPr>
          <w:p w14:paraId="7B035B21" w14:textId="77777777" w:rsidR="00BA081D" w:rsidRDefault="00D119E4">
            <w:pPr>
              <w:spacing w:after="0" w:line="240" w:lineRule="auto"/>
              <w:jc w:val="both"/>
              <w:rPr>
                <w:rFonts w:ascii="Amasis MT Pro" w:hAnsi="Amasis MT Pro" w:cs="Times New Roman"/>
              </w:rPr>
            </w:pPr>
            <w:r>
              <w:rPr>
                <w:rFonts w:ascii="Amasis MT Pro" w:hAnsi="Amasis MT Pro" w:cs="Times New Roman"/>
                <w:b/>
                <w:bCs/>
              </w:rPr>
              <w:t>Tools</w:t>
            </w:r>
          </w:p>
        </w:tc>
      </w:tr>
      <w:tr w:rsidR="00BA081D" w14:paraId="0BFB1E34" w14:textId="77777777">
        <w:tc>
          <w:tcPr>
            <w:tcW w:w="2768" w:type="dxa"/>
          </w:tcPr>
          <w:p w14:paraId="0CD2A385"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Employee</w:t>
            </w:r>
          </w:p>
          <w:p w14:paraId="07D7E1B6" w14:textId="77777777" w:rsidR="00BA081D" w:rsidRDefault="00BA081D">
            <w:pPr>
              <w:spacing w:after="0" w:line="240" w:lineRule="auto"/>
              <w:jc w:val="both"/>
              <w:rPr>
                <w:rFonts w:ascii="Amasis MT Pro" w:hAnsi="Amasis MT Pro" w:cs="Times New Roman"/>
              </w:rPr>
            </w:pPr>
          </w:p>
          <w:p w14:paraId="7FFAC606" w14:textId="77777777" w:rsidR="00BA081D" w:rsidRDefault="00BA081D">
            <w:pPr>
              <w:spacing w:after="0" w:line="240" w:lineRule="auto"/>
              <w:jc w:val="both"/>
              <w:rPr>
                <w:rFonts w:ascii="Amasis MT Pro" w:hAnsi="Amasis MT Pro" w:cs="Times New Roman"/>
              </w:rPr>
            </w:pPr>
          </w:p>
        </w:tc>
        <w:tc>
          <w:tcPr>
            <w:tcW w:w="3685" w:type="dxa"/>
          </w:tcPr>
          <w:p w14:paraId="528BDC40" w14:textId="77777777" w:rsidR="00BA081D" w:rsidRDefault="00D119E4">
            <w:pPr>
              <w:spacing w:after="0" w:line="240" w:lineRule="auto"/>
              <w:jc w:val="both"/>
              <w:rPr>
                <w:rFonts w:ascii="Amasis MT Pro" w:hAnsi="Amasis MT Pro" w:cs="Times New Roman"/>
              </w:rPr>
            </w:pPr>
            <w:r>
              <w:rPr>
                <w:rFonts w:ascii="Amasis MT Pro" w:hAnsi="Amasis MT Pro" w:cs="Times New Roman"/>
              </w:rPr>
              <w:t>Preparation of the mission order with the following information: name of employee, purpose of the mission, place and duration, amount of mission allowances, transport means, date and signature.</w:t>
            </w:r>
          </w:p>
          <w:p w14:paraId="5A8D57B1" w14:textId="77777777" w:rsidR="00BA081D" w:rsidRDefault="00D119E4">
            <w:pPr>
              <w:spacing w:after="0" w:line="240" w:lineRule="auto"/>
              <w:jc w:val="both"/>
              <w:rPr>
                <w:rFonts w:ascii="Amasis MT Pro" w:hAnsi="Amasis MT Pro" w:cs="Times New Roman"/>
              </w:rPr>
            </w:pPr>
            <w:r>
              <w:rPr>
                <w:rFonts w:ascii="Amasis MT Pro" w:hAnsi="Amasis MT Pro" w:cs="Times New Roman"/>
              </w:rPr>
              <w:t>Add an explanatory note for the mission order.</w:t>
            </w:r>
          </w:p>
        </w:tc>
        <w:tc>
          <w:tcPr>
            <w:tcW w:w="2897" w:type="dxa"/>
          </w:tcPr>
          <w:p w14:paraId="7B6A1656" w14:textId="77777777" w:rsidR="00BA081D" w:rsidRDefault="00D119E4">
            <w:pPr>
              <w:spacing w:after="0" w:line="240" w:lineRule="auto"/>
              <w:jc w:val="both"/>
              <w:rPr>
                <w:rFonts w:ascii="Amasis MT Pro" w:hAnsi="Amasis MT Pro" w:cs="Times New Roman"/>
              </w:rPr>
            </w:pPr>
            <w:r>
              <w:rPr>
                <w:rFonts w:ascii="Amasis MT Pro" w:hAnsi="Amasis MT Pro" w:cs="Times New Roman"/>
              </w:rPr>
              <w:t>Mission order request +</w:t>
            </w:r>
          </w:p>
          <w:p w14:paraId="2FE7D6CE"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Explanatory note</w:t>
            </w:r>
          </w:p>
          <w:p w14:paraId="6C287686" w14:textId="77777777" w:rsidR="00BA081D" w:rsidRDefault="00BA081D">
            <w:pPr>
              <w:spacing w:after="0" w:line="240" w:lineRule="auto"/>
              <w:jc w:val="both"/>
              <w:rPr>
                <w:rFonts w:ascii="Amasis MT Pro" w:hAnsi="Amasis MT Pro" w:cs="Times New Roman"/>
              </w:rPr>
            </w:pPr>
          </w:p>
          <w:p w14:paraId="6757DCC7" w14:textId="77777777" w:rsidR="00BA081D" w:rsidRDefault="00BA081D">
            <w:pPr>
              <w:spacing w:after="0" w:line="240" w:lineRule="auto"/>
              <w:jc w:val="both"/>
              <w:rPr>
                <w:rFonts w:ascii="Amasis MT Pro" w:hAnsi="Amasis MT Pro" w:cs="Times New Roman"/>
              </w:rPr>
            </w:pPr>
          </w:p>
          <w:p w14:paraId="30BD9FED" w14:textId="77777777" w:rsidR="00BA081D" w:rsidRDefault="00BA081D">
            <w:pPr>
              <w:spacing w:after="0" w:line="240" w:lineRule="auto"/>
              <w:jc w:val="both"/>
              <w:rPr>
                <w:rFonts w:ascii="Amasis MT Pro" w:hAnsi="Amasis MT Pro" w:cs="Times New Roman"/>
              </w:rPr>
            </w:pPr>
          </w:p>
          <w:p w14:paraId="75AD1492" w14:textId="77777777" w:rsidR="00BA081D" w:rsidRDefault="00BA081D">
            <w:pPr>
              <w:spacing w:after="0" w:line="240" w:lineRule="auto"/>
              <w:jc w:val="both"/>
              <w:rPr>
                <w:rFonts w:ascii="Amasis MT Pro" w:hAnsi="Amasis MT Pro" w:cs="Times New Roman"/>
              </w:rPr>
            </w:pPr>
          </w:p>
        </w:tc>
      </w:tr>
      <w:tr w:rsidR="00BA081D" w14:paraId="2BEACC58" w14:textId="77777777">
        <w:tc>
          <w:tcPr>
            <w:tcW w:w="2768" w:type="dxa"/>
          </w:tcPr>
          <w:p w14:paraId="3BC2596D"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Head of Department/</w:t>
            </w:r>
          </w:p>
          <w:p w14:paraId="29ED8EB4" w14:textId="77777777" w:rsidR="00BA081D" w:rsidRDefault="00D119E4">
            <w:pPr>
              <w:spacing w:after="0" w:line="240" w:lineRule="auto"/>
              <w:jc w:val="both"/>
              <w:rPr>
                <w:rFonts w:ascii="Amasis MT Pro" w:hAnsi="Amasis MT Pro" w:cs="Times New Roman"/>
              </w:rPr>
            </w:pPr>
            <w:r>
              <w:rPr>
                <w:rFonts w:ascii="Amasis MT Pro" w:hAnsi="Amasis MT Pro" w:cs="Times New Roman"/>
              </w:rPr>
              <w:t>HR Manager/Head of Finance</w:t>
            </w:r>
          </w:p>
        </w:tc>
        <w:tc>
          <w:tcPr>
            <w:tcW w:w="3685" w:type="dxa"/>
          </w:tcPr>
          <w:p w14:paraId="19885CA5" w14:textId="77777777" w:rsidR="00BA081D" w:rsidRDefault="00D119E4">
            <w:pPr>
              <w:spacing w:after="0" w:line="240" w:lineRule="auto"/>
              <w:jc w:val="both"/>
              <w:rPr>
                <w:rFonts w:ascii="Amasis MT Pro" w:hAnsi="Amasis MT Pro" w:cs="Times New Roman"/>
              </w:rPr>
            </w:pPr>
            <w:r>
              <w:rPr>
                <w:rFonts w:ascii="Amasis MT Pro" w:hAnsi="Amasis MT Pro" w:cs="Times New Roman"/>
              </w:rPr>
              <w:t>Validates the mission order</w:t>
            </w:r>
          </w:p>
          <w:p w14:paraId="1F56E3D6" w14:textId="77777777" w:rsidR="00BA081D" w:rsidRDefault="00D119E4">
            <w:pPr>
              <w:spacing w:after="0" w:line="240" w:lineRule="auto"/>
              <w:jc w:val="both"/>
              <w:rPr>
                <w:rFonts w:ascii="Amasis MT Pro" w:hAnsi="Amasis MT Pro" w:cs="Times New Roman"/>
              </w:rPr>
            </w:pPr>
            <w:r>
              <w:rPr>
                <w:rFonts w:ascii="Amasis MT Pro" w:hAnsi="Amasis MT Pro" w:cs="Times New Roman"/>
              </w:rPr>
              <w:t>Verifies the mission allowances</w:t>
            </w:r>
          </w:p>
        </w:tc>
        <w:tc>
          <w:tcPr>
            <w:tcW w:w="2897" w:type="dxa"/>
          </w:tcPr>
          <w:p w14:paraId="636F3D91" w14:textId="77777777" w:rsidR="00BA081D" w:rsidRDefault="00D119E4">
            <w:pPr>
              <w:spacing w:after="0" w:line="240" w:lineRule="auto"/>
              <w:jc w:val="both"/>
              <w:rPr>
                <w:rFonts w:ascii="Amasis MT Pro" w:hAnsi="Amasis MT Pro" w:cs="Times New Roman"/>
              </w:rPr>
            </w:pPr>
            <w:r>
              <w:rPr>
                <w:rFonts w:ascii="Amasis MT Pro" w:hAnsi="Amasis MT Pro" w:cs="Times New Roman"/>
              </w:rPr>
              <w:t>Mission order request +</w:t>
            </w:r>
          </w:p>
          <w:p w14:paraId="3D99BFB0"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Explanatory note</w:t>
            </w:r>
          </w:p>
          <w:p w14:paraId="4E5B9EE0" w14:textId="77777777" w:rsidR="00BA081D" w:rsidRDefault="00BA081D">
            <w:pPr>
              <w:spacing w:after="0" w:line="240" w:lineRule="auto"/>
              <w:jc w:val="both"/>
              <w:rPr>
                <w:rFonts w:ascii="Amasis MT Pro" w:hAnsi="Amasis MT Pro" w:cs="Times New Roman"/>
              </w:rPr>
            </w:pPr>
          </w:p>
        </w:tc>
      </w:tr>
      <w:tr w:rsidR="00BA081D" w14:paraId="30BF8E9E" w14:textId="77777777">
        <w:tc>
          <w:tcPr>
            <w:tcW w:w="2768" w:type="dxa"/>
          </w:tcPr>
          <w:p w14:paraId="69AE250E" w14:textId="77777777" w:rsidR="00BA081D" w:rsidRDefault="00D119E4">
            <w:pPr>
              <w:spacing w:after="0" w:line="240" w:lineRule="auto"/>
              <w:jc w:val="both"/>
              <w:rPr>
                <w:rFonts w:ascii="Amasis MT Pro" w:hAnsi="Amasis MT Pro" w:cs="Times New Roman"/>
              </w:rPr>
            </w:pPr>
            <w:r>
              <w:rPr>
                <w:rFonts w:ascii="Amasis MT Pro" w:hAnsi="Amasis MT Pro" w:cs="Times New Roman"/>
              </w:rPr>
              <w:t>President</w:t>
            </w:r>
          </w:p>
        </w:tc>
        <w:tc>
          <w:tcPr>
            <w:tcW w:w="3685" w:type="dxa"/>
          </w:tcPr>
          <w:p w14:paraId="58D0892A" w14:textId="77777777" w:rsidR="00BA081D" w:rsidRDefault="00D119E4">
            <w:pPr>
              <w:spacing w:after="0" w:line="240" w:lineRule="auto"/>
              <w:jc w:val="both"/>
              <w:rPr>
                <w:rFonts w:ascii="Amasis MT Pro" w:hAnsi="Amasis MT Pro" w:cs="Times New Roman"/>
              </w:rPr>
            </w:pPr>
            <w:r>
              <w:rPr>
                <w:rFonts w:ascii="Amasis MT Pro" w:hAnsi="Amasis MT Pro" w:cs="Times New Roman"/>
              </w:rPr>
              <w:t>Approves the mission order</w:t>
            </w:r>
          </w:p>
        </w:tc>
        <w:tc>
          <w:tcPr>
            <w:tcW w:w="2897" w:type="dxa"/>
          </w:tcPr>
          <w:p w14:paraId="532AEC7E" w14:textId="77777777" w:rsidR="00BA081D" w:rsidRDefault="00D119E4">
            <w:pPr>
              <w:spacing w:after="0" w:line="240" w:lineRule="auto"/>
              <w:jc w:val="both"/>
              <w:rPr>
                <w:rFonts w:ascii="Amasis MT Pro" w:hAnsi="Amasis MT Pro" w:cs="Times New Roman"/>
              </w:rPr>
            </w:pPr>
            <w:r>
              <w:rPr>
                <w:rFonts w:ascii="Amasis MT Pro" w:hAnsi="Amasis MT Pro" w:cs="Times New Roman"/>
              </w:rPr>
              <w:t>Mission order</w:t>
            </w:r>
          </w:p>
        </w:tc>
      </w:tr>
      <w:tr w:rsidR="00BA081D" w14:paraId="62C76727" w14:textId="77777777">
        <w:tc>
          <w:tcPr>
            <w:tcW w:w="2768" w:type="dxa"/>
          </w:tcPr>
          <w:p w14:paraId="3FCF0C01"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Head of Finance</w:t>
            </w:r>
          </w:p>
        </w:tc>
        <w:tc>
          <w:tcPr>
            <w:tcW w:w="3685" w:type="dxa"/>
          </w:tcPr>
          <w:p w14:paraId="050C5C95" w14:textId="77777777" w:rsidR="00BA081D" w:rsidRDefault="00D119E4">
            <w:pPr>
              <w:spacing w:after="0" w:line="240" w:lineRule="auto"/>
              <w:jc w:val="both"/>
              <w:rPr>
                <w:rFonts w:ascii="Amasis MT Pro" w:hAnsi="Amasis MT Pro" w:cs="Times New Roman"/>
              </w:rPr>
            </w:pPr>
            <w:r>
              <w:rPr>
                <w:rFonts w:ascii="Amasis MT Pro" w:hAnsi="Amasis MT Pro" w:cs="Times New Roman"/>
              </w:rPr>
              <w:t>Pays the mission allowances</w:t>
            </w:r>
          </w:p>
        </w:tc>
        <w:tc>
          <w:tcPr>
            <w:tcW w:w="2897" w:type="dxa"/>
          </w:tcPr>
          <w:p w14:paraId="464867EA" w14:textId="77777777" w:rsidR="00BA081D" w:rsidRDefault="00D119E4">
            <w:pPr>
              <w:spacing w:after="0" w:line="240" w:lineRule="auto"/>
              <w:jc w:val="both"/>
              <w:rPr>
                <w:rFonts w:ascii="Amasis MT Pro" w:hAnsi="Amasis MT Pro" w:cs="Times New Roman"/>
              </w:rPr>
            </w:pPr>
            <w:r>
              <w:rPr>
                <w:rFonts w:ascii="Amasis MT Pro" w:hAnsi="Amasis MT Pro" w:cs="Times New Roman"/>
              </w:rPr>
              <w:t>Mission allowances payment slip/</w:t>
            </w:r>
            <w:proofErr w:type="spellStart"/>
            <w:r>
              <w:rPr>
                <w:rFonts w:ascii="Amasis MT Pro" w:hAnsi="Amasis MT Pro" w:cs="Times New Roman"/>
              </w:rPr>
              <w:t>cheque</w:t>
            </w:r>
            <w:proofErr w:type="spellEnd"/>
          </w:p>
        </w:tc>
      </w:tr>
      <w:tr w:rsidR="00BA081D" w14:paraId="79B62A49" w14:textId="77777777">
        <w:tc>
          <w:tcPr>
            <w:tcW w:w="2768" w:type="dxa"/>
          </w:tcPr>
          <w:p w14:paraId="16CD39A2" w14:textId="77777777" w:rsidR="00BA081D" w:rsidRDefault="00D119E4">
            <w:pPr>
              <w:spacing w:after="0" w:line="240" w:lineRule="auto"/>
              <w:jc w:val="both"/>
              <w:rPr>
                <w:rFonts w:ascii="Amasis MT Pro" w:hAnsi="Amasis MT Pro" w:cs="Times New Roman"/>
              </w:rPr>
            </w:pPr>
            <w:r>
              <w:rPr>
                <w:rFonts w:ascii="Amasis MT Pro" w:hAnsi="Amasis MT Pro" w:cs="Times New Roman"/>
              </w:rPr>
              <w:t>Employee</w:t>
            </w:r>
          </w:p>
        </w:tc>
        <w:tc>
          <w:tcPr>
            <w:tcW w:w="3685" w:type="dxa"/>
          </w:tcPr>
          <w:p w14:paraId="5A28B5FF" w14:textId="77777777" w:rsidR="00BA081D" w:rsidRDefault="00D119E4">
            <w:pPr>
              <w:spacing w:after="0" w:line="240" w:lineRule="auto"/>
              <w:jc w:val="both"/>
              <w:rPr>
                <w:rFonts w:ascii="Amasis MT Pro" w:hAnsi="Amasis MT Pro" w:cs="Times New Roman"/>
              </w:rPr>
            </w:pPr>
            <w:r>
              <w:rPr>
                <w:rFonts w:ascii="Amasis MT Pro" w:hAnsi="Amasis MT Pro" w:cs="Times New Roman"/>
              </w:rPr>
              <w:t>Informs HR and direct supervisor of his/her return to the office.</w:t>
            </w:r>
          </w:p>
        </w:tc>
        <w:tc>
          <w:tcPr>
            <w:tcW w:w="2897" w:type="dxa"/>
          </w:tcPr>
          <w:p w14:paraId="66DACFAD" w14:textId="77777777" w:rsidR="00BA081D" w:rsidRDefault="00D119E4">
            <w:pPr>
              <w:spacing w:after="0" w:line="240" w:lineRule="auto"/>
              <w:jc w:val="both"/>
              <w:rPr>
                <w:rFonts w:ascii="Amasis MT Pro" w:hAnsi="Amasis MT Pro" w:cs="Times New Roman"/>
              </w:rPr>
            </w:pPr>
            <w:r>
              <w:rPr>
                <w:rFonts w:ascii="Amasis MT Pro" w:hAnsi="Amasis MT Pro" w:cs="Times New Roman"/>
              </w:rPr>
              <w:t>Notification email</w:t>
            </w:r>
          </w:p>
          <w:p w14:paraId="735E0A18" w14:textId="77777777" w:rsidR="00BA081D" w:rsidRDefault="00D119E4">
            <w:pPr>
              <w:spacing w:after="0" w:line="240" w:lineRule="auto"/>
              <w:jc w:val="both"/>
              <w:rPr>
                <w:rFonts w:ascii="Amasis MT Pro" w:hAnsi="Amasis MT Pro" w:cs="Times New Roman"/>
              </w:rPr>
            </w:pPr>
            <w:r>
              <w:rPr>
                <w:rFonts w:ascii="Amasis MT Pro" w:hAnsi="Amasis MT Pro" w:cs="Times New Roman"/>
              </w:rPr>
              <w:t>Mission report</w:t>
            </w:r>
          </w:p>
        </w:tc>
      </w:tr>
    </w:tbl>
    <w:p w14:paraId="5C811E31" w14:textId="77777777" w:rsidR="00BA081D" w:rsidRDefault="00D119E4">
      <w:pPr>
        <w:spacing w:line="240" w:lineRule="auto"/>
        <w:jc w:val="both"/>
        <w:rPr>
          <w:rFonts w:ascii="Times New Roman" w:hAnsi="Times New Roman" w:cs="Times New Roman"/>
          <w:sz w:val="24"/>
          <w:szCs w:val="24"/>
          <w:lang w:val="zh-CN"/>
        </w:rPr>
      </w:pPr>
      <w:r>
        <w:rPr>
          <w:rFonts w:ascii="Times New Roman" w:hAnsi="Times New Roman" w:cs="Times New Roman"/>
          <w:vanish/>
          <w:sz w:val="24"/>
          <w:szCs w:val="24"/>
          <w:lang w:val="zh-CN"/>
        </w:rPr>
        <w:t>Top of Form</w:t>
      </w:r>
    </w:p>
    <w:p w14:paraId="60701863" w14:textId="77777777" w:rsidR="00BA081D" w:rsidRDefault="00D119E4">
      <w:pPr>
        <w:spacing w:after="0" w:line="240" w:lineRule="auto"/>
        <w:rPr>
          <w:rFonts w:ascii="Times New Roman" w:eastAsiaTheme="majorEastAsia" w:hAnsi="Times New Roman" w:cs="Times New Roman"/>
          <w:b/>
          <w:bCs/>
          <w:sz w:val="28"/>
          <w:szCs w:val="28"/>
          <w:highlight w:val="green"/>
        </w:rPr>
      </w:pPr>
      <w:r>
        <w:rPr>
          <w:rFonts w:ascii="Times New Roman" w:hAnsi="Times New Roman" w:cs="Times New Roman"/>
          <w:highlight w:val="green"/>
        </w:rPr>
        <w:br w:type="page"/>
      </w:r>
    </w:p>
    <w:p w14:paraId="47647EF5" w14:textId="77777777" w:rsidR="00BA081D" w:rsidRDefault="00D119E4">
      <w:pPr>
        <w:pStyle w:val="Heading1"/>
        <w:spacing w:before="0" w:line="240" w:lineRule="auto"/>
        <w:jc w:val="both"/>
        <w:rPr>
          <w:rFonts w:ascii="Amasis MT Pro" w:hAnsi="Amasis MT Pro" w:cs="Times New Roman"/>
          <w:color w:val="auto"/>
        </w:rPr>
      </w:pPr>
      <w:bookmarkStart w:id="154" w:name="_Toc187865346"/>
      <w:r>
        <w:rPr>
          <w:rFonts w:ascii="Amasis MT Pro" w:hAnsi="Amasis MT Pro" w:cs="Times New Roman"/>
          <w:color w:val="auto"/>
        </w:rPr>
        <w:lastRenderedPageBreak/>
        <w:t>CHAPTER 11: Procurement Procedure Manual for RWVCA</w:t>
      </w:r>
      <w:bookmarkEnd w:id="154"/>
    </w:p>
    <w:p w14:paraId="7567538B" w14:textId="77777777" w:rsidR="00BA081D" w:rsidRDefault="00BA081D">
      <w:pPr>
        <w:rPr>
          <w:rFonts w:ascii="Amasis MT Pro" w:hAnsi="Amasis MT Pro" w:cs="Times New Roman"/>
          <w:color w:val="000000" w:themeColor="text1"/>
          <w:sz w:val="24"/>
          <w:szCs w:val="24"/>
        </w:rPr>
      </w:pPr>
      <w:bookmarkStart w:id="155" w:name="_Toc176912843"/>
    </w:p>
    <w:p w14:paraId="17FCF3D5" w14:textId="77777777" w:rsidR="00BA081D" w:rsidRDefault="00D119E4">
      <w:pPr>
        <w:rPr>
          <w:rFonts w:ascii="Amasis MT Pro" w:hAnsi="Amasis MT Pro" w:cs="Times New Roman"/>
          <w:b/>
          <w:color w:val="C0504D" w:themeColor="accent2"/>
          <w:sz w:val="24"/>
          <w:szCs w:val="24"/>
        </w:rPr>
      </w:pPr>
      <w:r>
        <w:rPr>
          <w:rFonts w:ascii="Amasis MT Pro" w:hAnsi="Amasis MT Pro" w:cs="Times New Roman"/>
          <w:b/>
          <w:color w:val="C0504D" w:themeColor="accent2"/>
          <w:sz w:val="24"/>
          <w:szCs w:val="24"/>
        </w:rPr>
        <w:t>11.1 INTRODUCTION</w:t>
      </w:r>
      <w:bookmarkEnd w:id="155"/>
    </w:p>
    <w:p w14:paraId="5E23016D" w14:textId="77777777" w:rsidR="00BA081D" w:rsidRDefault="00BA081D">
      <w:pPr>
        <w:pStyle w:val="ListParagraph"/>
        <w:numPr>
          <w:ilvl w:val="0"/>
          <w:numId w:val="153"/>
        </w:numPr>
        <w:spacing w:after="160" w:line="259" w:lineRule="auto"/>
        <w:jc w:val="both"/>
        <w:rPr>
          <w:rFonts w:ascii="Amasis MT Pro" w:hAnsi="Amasis MT Pro" w:cs="Times New Roman"/>
          <w:b/>
          <w:vanish/>
          <w:sz w:val="24"/>
          <w:szCs w:val="24"/>
        </w:rPr>
      </w:pPr>
    </w:p>
    <w:p w14:paraId="7FFAA4A3" w14:textId="77777777" w:rsidR="00BA081D" w:rsidRDefault="00BA081D">
      <w:pPr>
        <w:pStyle w:val="ListParagraph"/>
        <w:numPr>
          <w:ilvl w:val="0"/>
          <w:numId w:val="153"/>
        </w:numPr>
        <w:spacing w:after="160" w:line="259" w:lineRule="auto"/>
        <w:jc w:val="both"/>
        <w:rPr>
          <w:rFonts w:ascii="Amasis MT Pro" w:hAnsi="Amasis MT Pro" w:cs="Times New Roman"/>
          <w:b/>
          <w:vanish/>
          <w:sz w:val="24"/>
          <w:szCs w:val="24"/>
        </w:rPr>
      </w:pPr>
    </w:p>
    <w:p w14:paraId="4D8AEC96" w14:textId="77777777" w:rsidR="00BA081D" w:rsidRDefault="00BA081D">
      <w:pPr>
        <w:pStyle w:val="ListParagraph"/>
        <w:numPr>
          <w:ilvl w:val="0"/>
          <w:numId w:val="153"/>
        </w:numPr>
        <w:spacing w:after="160" w:line="259" w:lineRule="auto"/>
        <w:jc w:val="both"/>
        <w:rPr>
          <w:rFonts w:ascii="Amasis MT Pro" w:hAnsi="Amasis MT Pro" w:cs="Times New Roman"/>
          <w:b/>
          <w:vanish/>
          <w:sz w:val="24"/>
          <w:szCs w:val="24"/>
        </w:rPr>
      </w:pPr>
    </w:p>
    <w:p w14:paraId="65A31B92" w14:textId="77777777" w:rsidR="00BA081D" w:rsidRDefault="00BA081D">
      <w:pPr>
        <w:pStyle w:val="ListParagraph"/>
        <w:numPr>
          <w:ilvl w:val="0"/>
          <w:numId w:val="153"/>
        </w:numPr>
        <w:spacing w:after="160" w:line="259" w:lineRule="auto"/>
        <w:jc w:val="both"/>
        <w:rPr>
          <w:rFonts w:ascii="Amasis MT Pro" w:hAnsi="Amasis MT Pro" w:cs="Times New Roman"/>
          <w:b/>
          <w:vanish/>
          <w:sz w:val="24"/>
          <w:szCs w:val="24"/>
        </w:rPr>
      </w:pPr>
    </w:p>
    <w:p w14:paraId="3D658B27" w14:textId="77777777" w:rsidR="00BA081D" w:rsidRDefault="00BA081D">
      <w:pPr>
        <w:pStyle w:val="ListParagraph"/>
        <w:numPr>
          <w:ilvl w:val="0"/>
          <w:numId w:val="153"/>
        </w:numPr>
        <w:spacing w:after="160" w:line="259" w:lineRule="auto"/>
        <w:jc w:val="both"/>
        <w:rPr>
          <w:rFonts w:ascii="Amasis MT Pro" w:hAnsi="Amasis MT Pro" w:cs="Times New Roman"/>
          <w:b/>
          <w:vanish/>
          <w:sz w:val="24"/>
          <w:szCs w:val="24"/>
        </w:rPr>
      </w:pPr>
    </w:p>
    <w:p w14:paraId="7B982C35" w14:textId="77777777" w:rsidR="00BA081D" w:rsidRDefault="00BA081D">
      <w:pPr>
        <w:pStyle w:val="ListParagraph"/>
        <w:numPr>
          <w:ilvl w:val="0"/>
          <w:numId w:val="153"/>
        </w:numPr>
        <w:spacing w:after="160" w:line="259" w:lineRule="auto"/>
        <w:jc w:val="both"/>
        <w:rPr>
          <w:rFonts w:ascii="Amasis MT Pro" w:hAnsi="Amasis MT Pro" w:cs="Times New Roman"/>
          <w:b/>
          <w:vanish/>
          <w:sz w:val="24"/>
          <w:szCs w:val="24"/>
        </w:rPr>
      </w:pPr>
    </w:p>
    <w:p w14:paraId="17E4F3AE" w14:textId="77777777" w:rsidR="00BA081D" w:rsidRDefault="00BA081D">
      <w:pPr>
        <w:pStyle w:val="ListParagraph"/>
        <w:numPr>
          <w:ilvl w:val="0"/>
          <w:numId w:val="153"/>
        </w:numPr>
        <w:spacing w:after="160" w:line="259" w:lineRule="auto"/>
        <w:jc w:val="both"/>
        <w:rPr>
          <w:rFonts w:ascii="Amasis MT Pro" w:hAnsi="Amasis MT Pro" w:cs="Times New Roman"/>
          <w:b/>
          <w:vanish/>
          <w:sz w:val="24"/>
          <w:szCs w:val="24"/>
        </w:rPr>
      </w:pPr>
    </w:p>
    <w:p w14:paraId="45650897" w14:textId="77777777" w:rsidR="00BA081D" w:rsidRDefault="00BA081D">
      <w:pPr>
        <w:pStyle w:val="ListParagraph"/>
        <w:numPr>
          <w:ilvl w:val="0"/>
          <w:numId w:val="153"/>
        </w:numPr>
        <w:spacing w:after="160" w:line="259" w:lineRule="auto"/>
        <w:jc w:val="both"/>
        <w:rPr>
          <w:rFonts w:ascii="Amasis MT Pro" w:hAnsi="Amasis MT Pro" w:cs="Times New Roman"/>
          <w:b/>
          <w:vanish/>
          <w:sz w:val="24"/>
          <w:szCs w:val="24"/>
        </w:rPr>
      </w:pPr>
    </w:p>
    <w:p w14:paraId="50077367" w14:textId="77777777" w:rsidR="00BA081D" w:rsidRDefault="00BA081D">
      <w:pPr>
        <w:pStyle w:val="ListParagraph"/>
        <w:numPr>
          <w:ilvl w:val="0"/>
          <w:numId w:val="153"/>
        </w:numPr>
        <w:spacing w:after="160" w:line="259" w:lineRule="auto"/>
        <w:jc w:val="both"/>
        <w:rPr>
          <w:rFonts w:ascii="Amasis MT Pro" w:hAnsi="Amasis MT Pro" w:cs="Times New Roman"/>
          <w:b/>
          <w:vanish/>
          <w:sz w:val="24"/>
          <w:szCs w:val="24"/>
        </w:rPr>
      </w:pPr>
    </w:p>
    <w:p w14:paraId="48E31B7F" w14:textId="77777777" w:rsidR="00BA081D" w:rsidRDefault="00BA081D">
      <w:pPr>
        <w:pStyle w:val="ListParagraph"/>
        <w:numPr>
          <w:ilvl w:val="0"/>
          <w:numId w:val="153"/>
        </w:numPr>
        <w:spacing w:after="160" w:line="259" w:lineRule="auto"/>
        <w:jc w:val="both"/>
        <w:rPr>
          <w:rFonts w:ascii="Amasis MT Pro" w:hAnsi="Amasis MT Pro" w:cs="Times New Roman"/>
          <w:b/>
          <w:vanish/>
          <w:sz w:val="24"/>
          <w:szCs w:val="24"/>
        </w:rPr>
      </w:pPr>
    </w:p>
    <w:p w14:paraId="4BA2B240" w14:textId="77777777" w:rsidR="00BA081D" w:rsidRDefault="00BA081D">
      <w:pPr>
        <w:pStyle w:val="ListParagraph"/>
        <w:numPr>
          <w:ilvl w:val="0"/>
          <w:numId w:val="153"/>
        </w:numPr>
        <w:spacing w:after="160" w:line="259" w:lineRule="auto"/>
        <w:jc w:val="both"/>
        <w:rPr>
          <w:rFonts w:ascii="Amasis MT Pro" w:hAnsi="Amasis MT Pro" w:cs="Times New Roman"/>
          <w:b/>
          <w:vanish/>
          <w:sz w:val="24"/>
          <w:szCs w:val="24"/>
        </w:rPr>
      </w:pPr>
    </w:p>
    <w:p w14:paraId="3B9D164B" w14:textId="77777777" w:rsidR="00BA081D" w:rsidRDefault="00D119E4">
      <w:pPr>
        <w:jc w:val="both"/>
        <w:rPr>
          <w:rFonts w:ascii="Amasis MT Pro" w:hAnsi="Amasis MT Pro" w:cs="Times New Roman"/>
          <w:b/>
          <w:i/>
          <w:iCs/>
          <w:sz w:val="24"/>
          <w:szCs w:val="24"/>
        </w:rPr>
      </w:pPr>
      <w:r>
        <w:rPr>
          <w:rFonts w:ascii="Amasis MT Pro" w:hAnsi="Amasis MT Pro" w:cs="Times New Roman"/>
          <w:b/>
          <w:i/>
          <w:iCs/>
          <w:sz w:val="24"/>
          <w:szCs w:val="24"/>
        </w:rPr>
        <w:t>11.1.1 Purpose</w:t>
      </w:r>
    </w:p>
    <w:p w14:paraId="146D1B4F" w14:textId="5F4459D0" w:rsidR="00BA081D" w:rsidRDefault="00D119E4">
      <w:pPr>
        <w:jc w:val="both"/>
        <w:rPr>
          <w:rFonts w:ascii="Amasis MT Pro" w:hAnsi="Amasis MT Pro" w:cs="Times New Roman"/>
          <w:sz w:val="24"/>
          <w:szCs w:val="24"/>
        </w:rPr>
      </w:pPr>
      <w:r>
        <w:rPr>
          <w:rFonts w:ascii="Amasis MT Pro" w:hAnsi="Amasis MT Pro" w:cs="Times New Roman"/>
          <w:sz w:val="24"/>
          <w:szCs w:val="24"/>
        </w:rPr>
        <w:t>The purpose of this manual is to establish a structured and systematic approach to procurement activities within the Rwanda Wood Value Chain Association (RWVCA). It is designed to ensure that procurement processes are transparent, accountable, efficient, and conducted in a manner that delivers value for money. It seeks to provide clear procedures for acquiring goods, services, and works while maintaining high standards of integrity and fairness.</w:t>
      </w:r>
      <w:ins w:id="156" w:author="HR-M.Olga" w:date="2026-02-11T16:39:00Z">
        <w:r w:rsidR="00524F08">
          <w:rPr>
            <w:rFonts w:ascii="Amasis MT Pro" w:hAnsi="Amasis MT Pro" w:cs="Times New Roman"/>
            <w:sz w:val="24"/>
            <w:szCs w:val="24"/>
          </w:rPr>
          <w:t xml:space="preserve"> </w:t>
        </w:r>
        <w:r w:rsidR="00524F08" w:rsidRPr="00524F08">
          <w:rPr>
            <w:rFonts w:ascii="Amasis MT Pro" w:hAnsi="Amasis MT Pro" w:cs="Times New Roman"/>
            <w:sz w:val="24"/>
            <w:szCs w:val="24"/>
          </w:rPr>
          <w:t>Crucially, this manual aims to strengthen internal controls specifically in supplier management and contract administration, addressing historical challenges such as indefinite contract durations, insufficient performance evaluations, and ensuring the formalization and enforcement of all supplier contracts.</w:t>
        </w:r>
      </w:ins>
    </w:p>
    <w:p w14:paraId="38BD53EE" w14:textId="77777777" w:rsidR="00BA081D" w:rsidRDefault="00D119E4">
      <w:pPr>
        <w:jc w:val="both"/>
        <w:rPr>
          <w:rFonts w:ascii="Amasis MT Pro" w:hAnsi="Amasis MT Pro" w:cs="Times New Roman"/>
          <w:sz w:val="24"/>
          <w:szCs w:val="24"/>
        </w:rPr>
      </w:pPr>
      <w:r>
        <w:rPr>
          <w:rFonts w:ascii="Amasis MT Pro" w:hAnsi="Amasis MT Pro" w:cs="Times New Roman"/>
          <w:sz w:val="24"/>
          <w:szCs w:val="24"/>
        </w:rPr>
        <w:t>The manual outlines policies and procedures for procurement to support RWVCA's mission of promoting sustainable economic growth in Rwanda's wood value chain sector. Effective procurement ensures that RWVCA’s resources are used optimally to achieve the association’s objectives. Procurement plays a crucial role in obtaining the right quality of goods and services at the best possible price, contributing to the achievement of RWVCA’s strategic goals.</w:t>
      </w:r>
    </w:p>
    <w:p w14:paraId="5249AE12" w14:textId="77777777" w:rsidR="00BA081D" w:rsidRDefault="00D119E4">
      <w:pPr>
        <w:jc w:val="both"/>
        <w:rPr>
          <w:rFonts w:ascii="Amasis MT Pro" w:hAnsi="Amasis MT Pro" w:cs="Times New Roman"/>
          <w:sz w:val="24"/>
          <w:szCs w:val="24"/>
        </w:rPr>
      </w:pPr>
      <w:r>
        <w:rPr>
          <w:rFonts w:ascii="Amasis MT Pro" w:hAnsi="Amasis MT Pro" w:cs="Times New Roman"/>
          <w:sz w:val="24"/>
          <w:szCs w:val="24"/>
        </w:rPr>
        <w:t xml:space="preserve">The manual will also contribute to the credibility of RWVCA by ensuring that all procurement processes are conducted with the utmost professionalism, </w:t>
      </w:r>
      <w:r>
        <w:rPr>
          <w:rFonts w:ascii="Amasis MT Pro" w:hAnsi="Amasis MT Pro" w:cs="Times New Roman"/>
          <w:sz w:val="24"/>
          <w:szCs w:val="24"/>
        </w:rPr>
        <w:lastRenderedPageBreak/>
        <w:t>transparency, and in compliance with national and international procurement regulations.</w:t>
      </w:r>
    </w:p>
    <w:p w14:paraId="6FA7D5DB" w14:textId="77777777" w:rsidR="00BA081D" w:rsidRDefault="00D119E4">
      <w:pPr>
        <w:spacing w:after="0" w:line="240" w:lineRule="auto"/>
        <w:jc w:val="both"/>
        <w:rPr>
          <w:rFonts w:ascii="Amasis MT Pro" w:hAnsi="Amasis MT Pro" w:cs="Times New Roman"/>
          <w:b/>
          <w:i/>
          <w:iCs/>
          <w:sz w:val="24"/>
          <w:szCs w:val="24"/>
        </w:rPr>
      </w:pPr>
      <w:r>
        <w:rPr>
          <w:rFonts w:ascii="Amasis MT Pro" w:hAnsi="Amasis MT Pro" w:cs="Times New Roman"/>
          <w:b/>
          <w:i/>
          <w:iCs/>
          <w:sz w:val="24"/>
          <w:szCs w:val="24"/>
        </w:rPr>
        <w:t>11.1.2 Scope</w:t>
      </w:r>
    </w:p>
    <w:p w14:paraId="14C4334A" w14:textId="77777777" w:rsidR="00BA081D" w:rsidRDefault="00D119E4">
      <w:pPr>
        <w:spacing w:after="0" w:line="240" w:lineRule="auto"/>
        <w:jc w:val="both"/>
        <w:rPr>
          <w:rFonts w:ascii="Amasis MT Pro" w:hAnsi="Amasis MT Pro" w:cs="Times New Roman"/>
          <w:sz w:val="24"/>
          <w:szCs w:val="24"/>
        </w:rPr>
      </w:pPr>
      <w:r>
        <w:rPr>
          <w:rFonts w:ascii="Amasis MT Pro" w:hAnsi="Amasis MT Pro" w:cs="Times New Roman"/>
          <w:sz w:val="24"/>
          <w:szCs w:val="24"/>
        </w:rPr>
        <w:t>This manual applies to all procurement activities carried out by RWVCA, including goods, services, and works procured both domestically and internationally. The procedures outlined herein are to be adhered to by all staff involved in the procurement process, as dictated by the internal rules and regulations.</w:t>
      </w:r>
    </w:p>
    <w:p w14:paraId="45F053C2" w14:textId="13EBA1ED" w:rsidR="00BA081D" w:rsidRDefault="00D119E4">
      <w:pPr>
        <w:jc w:val="both"/>
        <w:rPr>
          <w:rFonts w:ascii="Amasis MT Pro" w:hAnsi="Amasis MT Pro" w:cs="Times New Roman"/>
          <w:sz w:val="24"/>
          <w:szCs w:val="24"/>
        </w:rPr>
      </w:pPr>
      <w:r>
        <w:rPr>
          <w:rFonts w:ascii="Amasis MT Pro" w:hAnsi="Amasis MT Pro" w:cs="Times New Roman"/>
          <w:sz w:val="24"/>
          <w:szCs w:val="24"/>
        </w:rPr>
        <w:t>While covering a wide range of procurement activities, this manual also provides guidance on handling procurement risks, vendor management, contract administration, and compliance with legal and ethical standards. It applies to routine procurement as well as emergency procurement situations and includes both public and private sector interactions.</w:t>
      </w:r>
      <w:ins w:id="157" w:author="HR-M.Olga" w:date="2026-02-11T16:39:00Z">
        <w:r w:rsidR="00524F08">
          <w:rPr>
            <w:rFonts w:ascii="Amasis MT Pro" w:hAnsi="Amasis MT Pro" w:cs="Times New Roman"/>
            <w:sz w:val="24"/>
            <w:szCs w:val="24"/>
          </w:rPr>
          <w:t xml:space="preserve"> </w:t>
        </w:r>
        <w:r w:rsidR="00524F08" w:rsidRPr="00524F08">
          <w:rPr>
            <w:rFonts w:ascii="Amasis MT Pro" w:hAnsi="Amasis MT Pro" w:cs="Times New Roman"/>
            <w:sz w:val="24"/>
            <w:szCs w:val="24"/>
          </w:rPr>
          <w:t>Particular emphasis is placed on ensuring that all supplier relationships are formalized through contracts with defined terms and that performance is systematically monitored and evaluated.</w:t>
        </w:r>
      </w:ins>
    </w:p>
    <w:p w14:paraId="2FCA03F5" w14:textId="77777777" w:rsidR="00BA081D" w:rsidRDefault="00D119E4">
      <w:pPr>
        <w:spacing w:after="0"/>
        <w:jc w:val="both"/>
        <w:rPr>
          <w:rFonts w:ascii="Amasis MT Pro" w:hAnsi="Amasis MT Pro" w:cs="Times New Roman"/>
          <w:b/>
          <w:i/>
          <w:iCs/>
          <w:sz w:val="24"/>
          <w:szCs w:val="24"/>
        </w:rPr>
      </w:pPr>
      <w:r>
        <w:rPr>
          <w:rFonts w:ascii="Amasis MT Pro" w:hAnsi="Amasis MT Pro" w:cs="Times New Roman"/>
          <w:b/>
          <w:i/>
          <w:iCs/>
          <w:sz w:val="24"/>
          <w:szCs w:val="24"/>
        </w:rPr>
        <w:t>11.1.3 Objectives</w:t>
      </w:r>
    </w:p>
    <w:p w14:paraId="7406969B" w14:textId="77777777" w:rsidR="00BA081D" w:rsidRDefault="00D119E4">
      <w:pPr>
        <w:spacing w:after="0"/>
        <w:jc w:val="both"/>
        <w:rPr>
          <w:rFonts w:ascii="Amasis MT Pro" w:hAnsi="Amasis MT Pro" w:cs="Times New Roman"/>
          <w:sz w:val="24"/>
          <w:szCs w:val="24"/>
        </w:rPr>
      </w:pPr>
      <w:r>
        <w:rPr>
          <w:rFonts w:ascii="Amasis MT Pro" w:hAnsi="Amasis MT Pro" w:cs="Times New Roman"/>
          <w:sz w:val="24"/>
          <w:szCs w:val="24"/>
        </w:rPr>
        <w:t>The objectives of this manual include:</w:t>
      </w:r>
    </w:p>
    <w:p w14:paraId="3BCCB8E3" w14:textId="77777777" w:rsidR="00BA081D" w:rsidRDefault="00D119E4">
      <w:pPr>
        <w:pStyle w:val="ListParagraph"/>
        <w:numPr>
          <w:ilvl w:val="0"/>
          <w:numId w:val="154"/>
        </w:numPr>
        <w:spacing w:after="0" w:line="259" w:lineRule="auto"/>
        <w:jc w:val="both"/>
        <w:rPr>
          <w:rFonts w:ascii="Amasis MT Pro" w:hAnsi="Amasis MT Pro" w:cs="Times New Roman"/>
          <w:sz w:val="24"/>
          <w:szCs w:val="24"/>
        </w:rPr>
      </w:pPr>
      <w:r>
        <w:rPr>
          <w:rFonts w:ascii="Amasis MT Pro" w:hAnsi="Amasis MT Pro" w:cs="Times New Roman"/>
          <w:b/>
          <w:sz w:val="24"/>
          <w:szCs w:val="24"/>
        </w:rPr>
        <w:t xml:space="preserve">Ensuring Transparency and Fairness in Procurement: </w:t>
      </w:r>
      <w:r>
        <w:rPr>
          <w:rFonts w:ascii="Amasis MT Pro" w:hAnsi="Amasis MT Pro" w:cs="Times New Roman"/>
          <w:sz w:val="24"/>
          <w:szCs w:val="24"/>
        </w:rPr>
        <w:t>RWVCA is committed to conducting all procurement processes in an open, honest, and transparent manner. Procurement decisions should be based on clear, consistent, and objective criteria to ensure fairness to all parties involved.</w:t>
      </w:r>
    </w:p>
    <w:p w14:paraId="37DDAA9E" w14:textId="77777777" w:rsidR="00BA081D" w:rsidRDefault="00D119E4">
      <w:pPr>
        <w:jc w:val="both"/>
        <w:rPr>
          <w:rFonts w:ascii="Amasis MT Pro" w:hAnsi="Amasis MT Pro" w:cs="Times New Roman"/>
          <w:sz w:val="24"/>
          <w:szCs w:val="24"/>
        </w:rPr>
      </w:pPr>
      <w:r>
        <w:rPr>
          <w:rFonts w:ascii="Amasis MT Pro" w:hAnsi="Amasis MT Pro" w:cs="Times New Roman"/>
          <w:sz w:val="24"/>
          <w:szCs w:val="24"/>
        </w:rPr>
        <w:t xml:space="preserve">  </w:t>
      </w:r>
    </w:p>
    <w:p w14:paraId="4DE7342F" w14:textId="77777777" w:rsidR="00BA081D" w:rsidRDefault="00D119E4">
      <w:pPr>
        <w:pStyle w:val="ListParagraph"/>
        <w:numPr>
          <w:ilvl w:val="0"/>
          <w:numId w:val="154"/>
        </w:numPr>
        <w:spacing w:after="160" w:line="259" w:lineRule="auto"/>
        <w:jc w:val="both"/>
        <w:rPr>
          <w:rFonts w:ascii="Amasis MT Pro" w:hAnsi="Amasis MT Pro" w:cs="Times New Roman"/>
          <w:sz w:val="24"/>
          <w:szCs w:val="24"/>
        </w:rPr>
      </w:pPr>
      <w:r>
        <w:rPr>
          <w:rFonts w:ascii="Amasis MT Pro" w:hAnsi="Amasis MT Pro" w:cs="Times New Roman"/>
          <w:b/>
          <w:sz w:val="24"/>
          <w:szCs w:val="24"/>
        </w:rPr>
        <w:t>Promoting Cost-effectiveness and Competitiveness:</w:t>
      </w:r>
      <w:r>
        <w:rPr>
          <w:rFonts w:ascii="Amasis MT Pro" w:hAnsi="Amasis MT Pro" w:cs="Times New Roman"/>
          <w:sz w:val="24"/>
          <w:szCs w:val="24"/>
        </w:rPr>
        <w:t xml:space="preserve"> RWVCA seeks to achieve the best value for its resources by fostering competition and encouraging cost-effective solutions. The procurement process must </w:t>
      </w:r>
      <w:r>
        <w:rPr>
          <w:rFonts w:ascii="Amasis MT Pro" w:hAnsi="Amasis MT Pro" w:cs="Times New Roman"/>
          <w:sz w:val="24"/>
          <w:szCs w:val="24"/>
        </w:rPr>
        <w:lastRenderedPageBreak/>
        <w:t>support the organization's strategic goals and ensure that RWVCA gets the best possible value for its expenditures.</w:t>
      </w:r>
    </w:p>
    <w:p w14:paraId="39C9BF2C" w14:textId="77777777" w:rsidR="00BA081D" w:rsidRDefault="00BA081D">
      <w:pPr>
        <w:pStyle w:val="ListParagraph"/>
        <w:jc w:val="both"/>
        <w:rPr>
          <w:rFonts w:ascii="Amasis MT Pro" w:hAnsi="Amasis MT Pro" w:cs="Times New Roman"/>
          <w:sz w:val="24"/>
          <w:szCs w:val="24"/>
        </w:rPr>
      </w:pPr>
    </w:p>
    <w:p w14:paraId="0BB7DB7F" w14:textId="4AE5915B" w:rsidR="00BA081D" w:rsidRDefault="00D119E4" w:rsidP="00DC2584">
      <w:pPr>
        <w:pStyle w:val="ListParagraph"/>
        <w:numPr>
          <w:ilvl w:val="0"/>
          <w:numId w:val="154"/>
        </w:numPr>
        <w:spacing w:after="160" w:line="259" w:lineRule="auto"/>
        <w:jc w:val="both"/>
        <w:rPr>
          <w:rFonts w:ascii="Amasis MT Pro" w:hAnsi="Amasis MT Pro" w:cs="Times New Roman"/>
          <w:sz w:val="24"/>
          <w:szCs w:val="24"/>
        </w:rPr>
      </w:pPr>
      <w:r>
        <w:rPr>
          <w:rFonts w:ascii="Amasis MT Pro" w:hAnsi="Amasis MT Pro" w:cs="Times New Roman"/>
          <w:b/>
          <w:sz w:val="24"/>
          <w:szCs w:val="24"/>
        </w:rPr>
        <w:t>Fostering Sustainable Partnerships with Suppliers</w:t>
      </w:r>
      <w:r>
        <w:rPr>
          <w:rFonts w:ascii="Amasis MT Pro" w:hAnsi="Amasis MT Pro" w:cs="Times New Roman"/>
          <w:sz w:val="24"/>
          <w:szCs w:val="24"/>
        </w:rPr>
        <w:t>: RWVCA aims to build long-term, mutually beneficial relationships with suppliers who share its commitment to quality, integrity, and sustainability. Vendor selection and evaluation processes should ensure that RWVCA works with reliable and reputable suppliers</w:t>
      </w:r>
      <w:ins w:id="158" w:author="HR-M.Olga" w:date="2026-02-11T16:40:00Z">
        <w:r w:rsidR="00DC2584">
          <w:rPr>
            <w:rFonts w:ascii="Amasis MT Pro" w:hAnsi="Amasis MT Pro" w:cs="Times New Roman"/>
            <w:sz w:val="24"/>
            <w:szCs w:val="24"/>
          </w:rPr>
          <w:t xml:space="preserve">, </w:t>
        </w:r>
        <w:r w:rsidR="00DC2584" w:rsidRPr="00DC2584">
          <w:rPr>
            <w:rFonts w:ascii="Amasis MT Pro" w:hAnsi="Amasis MT Pro" w:cs="Times New Roman"/>
            <w:sz w:val="24"/>
            <w:szCs w:val="24"/>
          </w:rPr>
          <w:t>and include provisions for regular performance assessment and contract enforcement.</w:t>
        </w:r>
      </w:ins>
      <w:del w:id="159" w:author="HR-M.Olga" w:date="2026-02-11T16:40:00Z">
        <w:r w:rsidDel="00DC2584">
          <w:rPr>
            <w:rFonts w:ascii="Amasis MT Pro" w:hAnsi="Amasis MT Pro" w:cs="Times New Roman"/>
            <w:sz w:val="24"/>
            <w:szCs w:val="24"/>
          </w:rPr>
          <w:delText>.</w:delText>
        </w:r>
      </w:del>
    </w:p>
    <w:p w14:paraId="276C48D1" w14:textId="77777777" w:rsidR="00BA081D" w:rsidRDefault="00BA081D">
      <w:pPr>
        <w:pStyle w:val="ListParagraph"/>
        <w:jc w:val="both"/>
        <w:rPr>
          <w:rFonts w:ascii="Amasis MT Pro" w:hAnsi="Amasis MT Pro" w:cs="Times New Roman"/>
          <w:sz w:val="24"/>
          <w:szCs w:val="24"/>
        </w:rPr>
      </w:pPr>
    </w:p>
    <w:p w14:paraId="00323DD1" w14:textId="43DFBFF6" w:rsidR="00BA081D" w:rsidRDefault="00D119E4" w:rsidP="00DC2584">
      <w:pPr>
        <w:pStyle w:val="ListParagraph"/>
        <w:numPr>
          <w:ilvl w:val="0"/>
          <w:numId w:val="154"/>
        </w:numPr>
        <w:spacing w:after="160" w:line="259" w:lineRule="auto"/>
        <w:jc w:val="both"/>
        <w:rPr>
          <w:rFonts w:ascii="Amasis MT Pro" w:hAnsi="Amasis MT Pro" w:cs="Times New Roman"/>
          <w:sz w:val="24"/>
          <w:szCs w:val="24"/>
        </w:rPr>
      </w:pPr>
      <w:r>
        <w:rPr>
          <w:rFonts w:ascii="Amasis MT Pro" w:hAnsi="Amasis MT Pro" w:cs="Times New Roman"/>
          <w:b/>
          <w:sz w:val="24"/>
          <w:szCs w:val="24"/>
        </w:rPr>
        <w:t>Ensuring Compliance with National Laws and Regulations</w:t>
      </w:r>
      <w:r>
        <w:rPr>
          <w:rFonts w:ascii="Amasis MT Pro" w:hAnsi="Amasis MT Pro" w:cs="Times New Roman"/>
          <w:sz w:val="24"/>
          <w:szCs w:val="24"/>
        </w:rPr>
        <w:t>: All procurement activities must comply with the laws and regulations governing public and private procurement in Rwanda. RWVCA is committed to adhering to the highest legal and ethical standards, including those related to anti-corruption and conflict of interest</w:t>
      </w:r>
      <w:ins w:id="160" w:author="HR-M.Olga" w:date="2026-02-11T16:40:00Z">
        <w:r w:rsidR="00DC2584">
          <w:rPr>
            <w:rFonts w:ascii="Amasis MT Pro" w:hAnsi="Amasis MT Pro" w:cs="Times New Roman"/>
            <w:sz w:val="24"/>
            <w:szCs w:val="24"/>
          </w:rPr>
          <w:t xml:space="preserve">, </w:t>
        </w:r>
        <w:r w:rsidR="00DC2584" w:rsidRPr="00DC2584">
          <w:rPr>
            <w:rFonts w:ascii="Amasis MT Pro" w:hAnsi="Amasis MT Pro" w:cs="Times New Roman"/>
            <w:sz w:val="24"/>
            <w:szCs w:val="24"/>
          </w:rPr>
          <w:t>and to ensuring that all contracts have defined terms and are formally documented.</w:t>
        </w:r>
      </w:ins>
      <w:del w:id="161" w:author="HR-M.Olga" w:date="2026-02-11T16:40:00Z">
        <w:r w:rsidDel="00DC2584">
          <w:rPr>
            <w:rFonts w:ascii="Amasis MT Pro" w:hAnsi="Amasis MT Pro" w:cs="Times New Roman"/>
            <w:sz w:val="24"/>
            <w:szCs w:val="24"/>
          </w:rPr>
          <w:delText>.</w:delText>
        </w:r>
      </w:del>
    </w:p>
    <w:p w14:paraId="227A1DC5" w14:textId="77777777" w:rsidR="00BA081D" w:rsidRDefault="00D119E4">
      <w:pPr>
        <w:spacing w:after="0"/>
        <w:jc w:val="both"/>
        <w:rPr>
          <w:rFonts w:ascii="Amasis MT Pro" w:hAnsi="Amasis MT Pro" w:cs="Times New Roman"/>
          <w:b/>
          <w:i/>
          <w:iCs/>
          <w:sz w:val="24"/>
          <w:szCs w:val="24"/>
        </w:rPr>
      </w:pPr>
      <w:r>
        <w:rPr>
          <w:rFonts w:ascii="Amasis MT Pro" w:hAnsi="Amasis MT Pro" w:cs="Times New Roman"/>
          <w:b/>
          <w:i/>
          <w:iCs/>
          <w:sz w:val="24"/>
          <w:szCs w:val="24"/>
        </w:rPr>
        <w:t>11.1.4 Guiding Principles</w:t>
      </w:r>
    </w:p>
    <w:p w14:paraId="41D4D3CD" w14:textId="77777777" w:rsidR="00BA081D" w:rsidRDefault="00D119E4">
      <w:pPr>
        <w:spacing w:after="0"/>
        <w:jc w:val="both"/>
        <w:rPr>
          <w:rFonts w:ascii="Amasis MT Pro" w:hAnsi="Amasis MT Pro" w:cs="Times New Roman"/>
          <w:sz w:val="24"/>
          <w:szCs w:val="24"/>
        </w:rPr>
      </w:pPr>
      <w:r>
        <w:rPr>
          <w:rFonts w:ascii="Amasis MT Pro" w:hAnsi="Amasis MT Pro" w:cs="Times New Roman"/>
          <w:sz w:val="24"/>
          <w:szCs w:val="24"/>
        </w:rPr>
        <w:t>The following principles underpin the procurement process within RWVCA:</w:t>
      </w:r>
    </w:p>
    <w:p w14:paraId="1CCE4168" w14:textId="77777777" w:rsidR="00BA081D" w:rsidRDefault="00D119E4">
      <w:pPr>
        <w:pStyle w:val="ListParagraph"/>
        <w:numPr>
          <w:ilvl w:val="0"/>
          <w:numId w:val="155"/>
        </w:numPr>
        <w:spacing w:after="0" w:line="259" w:lineRule="auto"/>
        <w:jc w:val="both"/>
        <w:rPr>
          <w:rFonts w:ascii="Amasis MT Pro" w:hAnsi="Amasis MT Pro" w:cs="Times New Roman"/>
          <w:sz w:val="24"/>
          <w:szCs w:val="24"/>
        </w:rPr>
      </w:pPr>
      <w:r>
        <w:rPr>
          <w:rFonts w:ascii="Amasis MT Pro" w:hAnsi="Amasis MT Pro" w:cs="Times New Roman"/>
          <w:b/>
          <w:sz w:val="24"/>
          <w:szCs w:val="24"/>
        </w:rPr>
        <w:t>Value for Money</w:t>
      </w:r>
      <w:r>
        <w:rPr>
          <w:rFonts w:ascii="Amasis MT Pro" w:hAnsi="Amasis MT Pro" w:cs="Times New Roman"/>
          <w:sz w:val="24"/>
          <w:szCs w:val="24"/>
        </w:rPr>
        <w:t>: RWVCA aims to achieve the best possible outcomes by balancing quality and cost in procurement decisions. Value for money is not just about choosing the lowest cost; it involves evaluating the overall benefits, including long-term costs, quality, and sustainability.</w:t>
      </w:r>
    </w:p>
    <w:p w14:paraId="2FAFF5C5" w14:textId="77777777" w:rsidR="00BA081D" w:rsidRDefault="00BA081D">
      <w:pPr>
        <w:pStyle w:val="ListParagraph"/>
        <w:spacing w:after="0" w:line="259" w:lineRule="auto"/>
        <w:jc w:val="both"/>
        <w:rPr>
          <w:rFonts w:ascii="Amasis MT Pro" w:hAnsi="Amasis MT Pro" w:cs="Times New Roman"/>
          <w:sz w:val="24"/>
          <w:szCs w:val="24"/>
        </w:rPr>
      </w:pPr>
    </w:p>
    <w:p w14:paraId="0C7448E2" w14:textId="18530D1B" w:rsidR="00BA081D" w:rsidRDefault="00D119E4" w:rsidP="00EF44E3">
      <w:pPr>
        <w:pStyle w:val="ListParagraph"/>
        <w:numPr>
          <w:ilvl w:val="0"/>
          <w:numId w:val="155"/>
        </w:numPr>
        <w:spacing w:after="160" w:line="259" w:lineRule="auto"/>
        <w:jc w:val="both"/>
        <w:rPr>
          <w:rFonts w:ascii="Amasis MT Pro" w:hAnsi="Amasis MT Pro" w:cs="Times New Roman"/>
          <w:sz w:val="24"/>
          <w:szCs w:val="24"/>
        </w:rPr>
      </w:pPr>
      <w:r>
        <w:rPr>
          <w:rFonts w:ascii="Amasis MT Pro" w:hAnsi="Amasis MT Pro" w:cs="Times New Roman"/>
          <w:b/>
          <w:sz w:val="24"/>
          <w:szCs w:val="24"/>
        </w:rPr>
        <w:t>Transparency:</w:t>
      </w:r>
      <w:r>
        <w:rPr>
          <w:rFonts w:ascii="Amasis MT Pro" w:hAnsi="Amasis MT Pro" w:cs="Times New Roman"/>
          <w:sz w:val="24"/>
          <w:szCs w:val="24"/>
        </w:rPr>
        <w:t xml:space="preserve"> All procurement activities will be conducted in a transparent manner, allowing scrutiny by internal and external stakeholders. Transparency is key to maintaining trust and </w:t>
      </w:r>
      <w:r>
        <w:rPr>
          <w:rFonts w:ascii="Amasis MT Pro" w:hAnsi="Amasis MT Pro" w:cs="Times New Roman"/>
          <w:sz w:val="24"/>
          <w:szCs w:val="24"/>
        </w:rPr>
        <w:lastRenderedPageBreak/>
        <w:t>accountability in procurement operations</w:t>
      </w:r>
      <w:ins w:id="162" w:author="HR-M.Olga" w:date="2026-02-11T16:41:00Z">
        <w:r w:rsidR="00EF44E3">
          <w:rPr>
            <w:rFonts w:ascii="Amasis MT Pro" w:hAnsi="Amasis MT Pro" w:cs="Times New Roman"/>
            <w:sz w:val="24"/>
            <w:szCs w:val="24"/>
          </w:rPr>
          <w:t xml:space="preserve">, </w:t>
        </w:r>
        <w:r w:rsidR="00EF44E3" w:rsidRPr="00EF44E3">
          <w:rPr>
            <w:rFonts w:ascii="Amasis MT Pro" w:hAnsi="Amasis MT Pro" w:cs="Times New Roman"/>
            <w:sz w:val="24"/>
            <w:szCs w:val="24"/>
          </w:rPr>
          <w:t>and is supported by comprehensive documentation and clear communication of contract terms.</w:t>
        </w:r>
      </w:ins>
      <w:del w:id="163" w:author="HR-M.Olga" w:date="2026-02-11T16:41:00Z">
        <w:r w:rsidDel="00EF44E3">
          <w:rPr>
            <w:rFonts w:ascii="Amasis MT Pro" w:hAnsi="Amasis MT Pro" w:cs="Times New Roman"/>
            <w:sz w:val="24"/>
            <w:szCs w:val="24"/>
          </w:rPr>
          <w:delText>.</w:delText>
        </w:r>
      </w:del>
    </w:p>
    <w:p w14:paraId="641CB00F" w14:textId="77777777" w:rsidR="00BA081D" w:rsidRDefault="00BA081D">
      <w:pPr>
        <w:pStyle w:val="ListParagraph"/>
        <w:rPr>
          <w:rFonts w:ascii="Amasis MT Pro" w:hAnsi="Amasis MT Pro" w:cs="Times New Roman"/>
          <w:sz w:val="24"/>
          <w:szCs w:val="24"/>
        </w:rPr>
      </w:pPr>
    </w:p>
    <w:p w14:paraId="3B9B24DD" w14:textId="77777777" w:rsidR="00BA081D" w:rsidRDefault="00D119E4">
      <w:pPr>
        <w:pStyle w:val="ListParagraph"/>
        <w:numPr>
          <w:ilvl w:val="0"/>
          <w:numId w:val="155"/>
        </w:numPr>
        <w:spacing w:after="160" w:line="259" w:lineRule="auto"/>
        <w:jc w:val="both"/>
        <w:rPr>
          <w:rFonts w:ascii="Amasis MT Pro" w:hAnsi="Amasis MT Pro" w:cs="Times New Roman"/>
          <w:sz w:val="24"/>
          <w:szCs w:val="24"/>
        </w:rPr>
      </w:pPr>
      <w:r>
        <w:rPr>
          <w:rFonts w:ascii="Amasis MT Pro" w:hAnsi="Amasis MT Pro" w:cs="Times New Roman"/>
          <w:b/>
          <w:sz w:val="24"/>
          <w:szCs w:val="24"/>
        </w:rPr>
        <w:t>Competition:</w:t>
      </w:r>
      <w:r>
        <w:rPr>
          <w:rFonts w:ascii="Amasis MT Pro" w:hAnsi="Amasis MT Pro" w:cs="Times New Roman"/>
          <w:sz w:val="24"/>
          <w:szCs w:val="24"/>
        </w:rPr>
        <w:t xml:space="preserve"> RWVCA encourages competitive bidding to ensure that procurement decisions are made based on fair and open competition. This process ensures that the association obtains the best value and service quality from its suppliers.</w:t>
      </w:r>
    </w:p>
    <w:p w14:paraId="49E1FDF6" w14:textId="77777777" w:rsidR="00BA081D" w:rsidRDefault="00BA081D">
      <w:pPr>
        <w:pStyle w:val="ListParagraph"/>
        <w:rPr>
          <w:rFonts w:ascii="Amasis MT Pro" w:hAnsi="Amasis MT Pro" w:cs="Times New Roman"/>
          <w:sz w:val="24"/>
          <w:szCs w:val="24"/>
        </w:rPr>
      </w:pPr>
    </w:p>
    <w:p w14:paraId="7DD8B1BC" w14:textId="77777777" w:rsidR="00BA081D" w:rsidRDefault="00D119E4">
      <w:pPr>
        <w:pStyle w:val="ListParagraph"/>
        <w:numPr>
          <w:ilvl w:val="0"/>
          <w:numId w:val="155"/>
        </w:numPr>
        <w:spacing w:after="160" w:line="259" w:lineRule="auto"/>
        <w:jc w:val="both"/>
        <w:rPr>
          <w:rFonts w:ascii="Amasis MT Pro" w:hAnsi="Amasis MT Pro" w:cs="Times New Roman"/>
          <w:sz w:val="24"/>
          <w:szCs w:val="24"/>
        </w:rPr>
      </w:pPr>
      <w:r>
        <w:rPr>
          <w:rFonts w:ascii="Amasis MT Pro" w:hAnsi="Amasis MT Pro" w:cs="Times New Roman"/>
          <w:b/>
          <w:sz w:val="24"/>
          <w:szCs w:val="24"/>
        </w:rPr>
        <w:t>Integrity:</w:t>
      </w:r>
      <w:r>
        <w:rPr>
          <w:rFonts w:ascii="Amasis MT Pro" w:hAnsi="Amasis MT Pro" w:cs="Times New Roman"/>
          <w:sz w:val="24"/>
          <w:szCs w:val="24"/>
        </w:rPr>
        <w:t xml:space="preserve"> RWVCA upholds the highest standards of ethical behavior throughout the procurement process. Conflicts of interest, corruption, and unethical practices will be avoided, and any instances of misconduct will be addressed promptly.</w:t>
      </w:r>
    </w:p>
    <w:p w14:paraId="7D2784A9" w14:textId="77777777" w:rsidR="00BA081D" w:rsidRDefault="00D119E4">
      <w:pPr>
        <w:rPr>
          <w:rFonts w:ascii="Amasis MT Pro" w:eastAsia="Times New Roman" w:hAnsi="Amasis MT Pro" w:cs="Times New Roman"/>
          <w:b/>
          <w:color w:val="C0504D" w:themeColor="accent2"/>
          <w:sz w:val="24"/>
          <w:szCs w:val="24"/>
        </w:rPr>
      </w:pPr>
      <w:bookmarkStart w:id="164" w:name="_Toc176912844"/>
      <w:r>
        <w:rPr>
          <w:rFonts w:ascii="Amasis MT Pro" w:eastAsia="Times New Roman" w:hAnsi="Amasis MT Pro" w:cs="Times New Roman"/>
          <w:b/>
          <w:color w:val="C0504D" w:themeColor="accent2"/>
          <w:sz w:val="24"/>
          <w:szCs w:val="24"/>
        </w:rPr>
        <w:t>11.2 PROCUREMENT STRUCTURE</w:t>
      </w:r>
      <w:bookmarkEnd w:id="164"/>
    </w:p>
    <w:p w14:paraId="701941E6"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 well-defined procurement structure is essential to ensure that the procurement process is efficient, transparent, and compliant with organizational policies. The following outlines the key roles and responsibilities within the procurement structure and the function of the Procurement Committee.</w:t>
      </w:r>
    </w:p>
    <w:p w14:paraId="14021429" w14:textId="77777777" w:rsidR="00BA081D" w:rsidRDefault="00D119E4">
      <w:pPr>
        <w:spacing w:after="0" w:line="240" w:lineRule="auto"/>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br w:type="page"/>
      </w:r>
    </w:p>
    <w:p w14:paraId="2ECC2942"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lastRenderedPageBreak/>
        <w:t>11.2.1 Roles and Responsibilities</w:t>
      </w:r>
    </w:p>
    <w:p w14:paraId="6957A3F0"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11.2.1.1 Procurement Officer</w:t>
      </w:r>
    </w:p>
    <w:p w14:paraId="62391BA8"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Procurement Officer plays a central role in the procurement process and is responsible for the following duties:</w:t>
      </w:r>
    </w:p>
    <w:p w14:paraId="43E6E455" w14:textId="77777777" w:rsidR="00BA081D" w:rsidRDefault="00D119E4">
      <w:pPr>
        <w:numPr>
          <w:ilvl w:val="0"/>
          <w:numId w:val="156"/>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Overseeing Procurement Processes:</w:t>
      </w:r>
      <w:r>
        <w:rPr>
          <w:rFonts w:ascii="Amasis MT Pro" w:eastAsia="Times New Roman" w:hAnsi="Amasis MT Pro" w:cs="Times New Roman"/>
          <w:sz w:val="24"/>
          <w:szCs w:val="24"/>
        </w:rPr>
        <w:t xml:space="preserve"> The Procurement Officer ensures all procurement activities follow the organization's procurement policies and procedures as outlined in the procurement manual.</w:t>
      </w:r>
    </w:p>
    <w:p w14:paraId="0BD264BA" w14:textId="372D0B24" w:rsidR="00BA081D" w:rsidRDefault="00D119E4" w:rsidP="00EF44E3">
      <w:pPr>
        <w:numPr>
          <w:ilvl w:val="0"/>
          <w:numId w:val="15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Documentation and Compliance:</w:t>
      </w:r>
      <w:r>
        <w:rPr>
          <w:rFonts w:ascii="Amasis MT Pro" w:eastAsia="Times New Roman" w:hAnsi="Amasis MT Pro" w:cs="Times New Roman"/>
          <w:sz w:val="24"/>
          <w:szCs w:val="24"/>
        </w:rPr>
        <w:t xml:space="preserve"> They are responsible for preparing and maintaining procurement documentation, including requests for quotations (RFQs), tender documents, bid evaluation reports, contracts, and purchase orders.</w:t>
      </w:r>
      <w:ins w:id="165" w:author="HR-M.Olga" w:date="2026-02-11T16:41:00Z">
        <w:r w:rsidR="00EF44E3">
          <w:rPr>
            <w:rFonts w:ascii="Amasis MT Pro" w:eastAsia="Times New Roman" w:hAnsi="Amasis MT Pro" w:cs="Times New Roman"/>
            <w:sz w:val="24"/>
            <w:szCs w:val="24"/>
          </w:rPr>
          <w:t xml:space="preserve"> </w:t>
        </w:r>
        <w:r w:rsidR="00EF44E3" w:rsidRPr="00EF44E3">
          <w:rPr>
            <w:rFonts w:ascii="Amasis MT Pro" w:eastAsia="Times New Roman" w:hAnsi="Amasis MT Pro" w:cs="Times New Roman"/>
            <w:sz w:val="24"/>
            <w:szCs w:val="24"/>
          </w:rPr>
          <w:t>This includes ensuring all contracts have clear, defined durations and terms.</w:t>
        </w:r>
      </w:ins>
    </w:p>
    <w:p w14:paraId="216EF0DD" w14:textId="5E8A462F" w:rsidR="00BA081D" w:rsidRDefault="00D119E4" w:rsidP="00F36A1A">
      <w:pPr>
        <w:numPr>
          <w:ilvl w:val="0"/>
          <w:numId w:val="15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Supplier Management:</w:t>
      </w:r>
      <w:r>
        <w:rPr>
          <w:rFonts w:ascii="Amasis MT Pro" w:eastAsia="Times New Roman" w:hAnsi="Amasis MT Pro" w:cs="Times New Roman"/>
          <w:sz w:val="24"/>
          <w:szCs w:val="24"/>
        </w:rPr>
        <w:t xml:space="preserve"> Managing the relationship with suppliers, including issuing tenders, negotiating terms, and ensuring compliance with contracts.</w:t>
      </w:r>
      <w:ins w:id="166" w:author="HR-M.Olga" w:date="2026-02-11T16:42:00Z">
        <w:r w:rsidR="00F36A1A">
          <w:rPr>
            <w:rFonts w:ascii="Amasis MT Pro" w:eastAsia="Times New Roman" w:hAnsi="Amasis MT Pro" w:cs="Times New Roman"/>
            <w:sz w:val="24"/>
            <w:szCs w:val="24"/>
          </w:rPr>
          <w:t xml:space="preserve"> </w:t>
        </w:r>
        <w:r w:rsidR="00F36A1A" w:rsidRPr="00F36A1A">
          <w:rPr>
            <w:rFonts w:ascii="Amasis MT Pro" w:eastAsia="Times New Roman" w:hAnsi="Amasis MT Pro" w:cs="Times New Roman"/>
            <w:sz w:val="24"/>
            <w:szCs w:val="24"/>
          </w:rPr>
          <w:t>A key aspect of this is the regular monitoring and evaluation of supplier performance against established metrics.</w:t>
        </w:r>
      </w:ins>
    </w:p>
    <w:p w14:paraId="381B1817" w14:textId="77777777" w:rsidR="00BA081D" w:rsidRDefault="00D119E4">
      <w:pPr>
        <w:numPr>
          <w:ilvl w:val="0"/>
          <w:numId w:val="15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Bid Evaluation:</w:t>
      </w:r>
      <w:r>
        <w:rPr>
          <w:rFonts w:ascii="Amasis MT Pro" w:eastAsia="Times New Roman" w:hAnsi="Amasis MT Pro" w:cs="Times New Roman"/>
          <w:sz w:val="24"/>
          <w:szCs w:val="24"/>
        </w:rPr>
        <w:t xml:space="preserve"> The Procurement Officer leads the bid evaluation process, ensuring that bids are assessed fairly based on established criteria, and prepares recommendations for the Procurement Committee.</w:t>
      </w:r>
    </w:p>
    <w:p w14:paraId="027800FA" w14:textId="77777777" w:rsidR="00BA081D" w:rsidRDefault="00D119E4">
      <w:pPr>
        <w:numPr>
          <w:ilvl w:val="0"/>
          <w:numId w:val="15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Contract Negotiation:</w:t>
      </w:r>
      <w:r>
        <w:rPr>
          <w:rFonts w:ascii="Amasis MT Pro" w:eastAsia="Times New Roman" w:hAnsi="Amasis MT Pro" w:cs="Times New Roman"/>
          <w:sz w:val="24"/>
          <w:szCs w:val="24"/>
        </w:rPr>
        <w:t xml:space="preserve"> They negotiate contracts with selected suppliers to ensure favorable terms for the organization while adhering to budgetary and quality requirements.</w:t>
      </w:r>
    </w:p>
    <w:p w14:paraId="50CA2965" w14:textId="77777777" w:rsidR="00BA081D" w:rsidRDefault="00D119E4">
      <w:pPr>
        <w:numPr>
          <w:ilvl w:val="0"/>
          <w:numId w:val="15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Record Keeping:</w:t>
      </w:r>
      <w:r>
        <w:rPr>
          <w:rFonts w:ascii="Amasis MT Pro" w:eastAsia="Times New Roman" w:hAnsi="Amasis MT Pro" w:cs="Times New Roman"/>
          <w:sz w:val="24"/>
          <w:szCs w:val="24"/>
        </w:rPr>
        <w:t xml:space="preserve"> It is the Procurement Officer's responsibility to maintain an up-to-date, accurate, and auditable procurement record, which includes tracking all procurement activities and documenting decisions.</w:t>
      </w:r>
    </w:p>
    <w:p w14:paraId="76A2F8D5" w14:textId="77777777" w:rsidR="00BA081D" w:rsidRDefault="00D119E4">
      <w:pPr>
        <w:numPr>
          <w:ilvl w:val="0"/>
          <w:numId w:val="15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Transparency and Accountability:</w:t>
      </w:r>
      <w:r>
        <w:rPr>
          <w:rFonts w:ascii="Amasis MT Pro" w:eastAsia="Times New Roman" w:hAnsi="Amasis MT Pro" w:cs="Times New Roman"/>
          <w:sz w:val="24"/>
          <w:szCs w:val="24"/>
        </w:rPr>
        <w:t xml:space="preserve"> The Procurement Officer ensures that the procurement process is transparent, accountable, and free from conflicts of interest.</w:t>
      </w:r>
    </w:p>
    <w:p w14:paraId="6530FEDC"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lastRenderedPageBreak/>
        <w:t>11.2.2 Department Heads</w:t>
      </w:r>
    </w:p>
    <w:p w14:paraId="23AE24F3"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Department Heads are responsible for identifying and communicating the specific procurement needs of their departments. Their key roles include:</w:t>
      </w:r>
    </w:p>
    <w:p w14:paraId="6ACC4EBF" w14:textId="77777777" w:rsidR="00BA081D" w:rsidRDefault="00D119E4">
      <w:pPr>
        <w:numPr>
          <w:ilvl w:val="0"/>
          <w:numId w:val="157"/>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Procurement Needs Identification:</w:t>
      </w:r>
      <w:r>
        <w:rPr>
          <w:rFonts w:ascii="Amasis MT Pro" w:eastAsia="Times New Roman" w:hAnsi="Amasis MT Pro" w:cs="Times New Roman"/>
          <w:sz w:val="24"/>
          <w:szCs w:val="24"/>
        </w:rPr>
        <w:t xml:space="preserve"> Each Department Head is tasked with identifying the procurement needs of their department and ensuring that these are communicated clearly to the Procurement Officer.</w:t>
      </w:r>
    </w:p>
    <w:p w14:paraId="3AF5F8BD" w14:textId="77777777" w:rsidR="00BA081D" w:rsidRDefault="00D119E4">
      <w:pPr>
        <w:numPr>
          <w:ilvl w:val="0"/>
          <w:numId w:val="15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Supplier Evaluation and Recommendation:</w:t>
      </w:r>
      <w:r>
        <w:rPr>
          <w:rFonts w:ascii="Amasis MT Pro" w:eastAsia="Times New Roman" w:hAnsi="Amasis MT Pro" w:cs="Times New Roman"/>
          <w:sz w:val="24"/>
          <w:szCs w:val="24"/>
        </w:rPr>
        <w:t xml:space="preserve"> They participate in the supplier selection process, particularly in evaluating the suppliers’ capacity to meet their department’s requirements.</w:t>
      </w:r>
    </w:p>
    <w:p w14:paraId="09542E2D" w14:textId="0F454DD0" w:rsidR="00BA081D" w:rsidRDefault="00D119E4" w:rsidP="00F36A1A">
      <w:pPr>
        <w:numPr>
          <w:ilvl w:val="0"/>
          <w:numId w:val="15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Contract Management:</w:t>
      </w:r>
      <w:r>
        <w:rPr>
          <w:rFonts w:ascii="Amasis MT Pro" w:eastAsia="Times New Roman" w:hAnsi="Amasis MT Pro" w:cs="Times New Roman"/>
          <w:sz w:val="24"/>
          <w:szCs w:val="24"/>
        </w:rPr>
        <w:t xml:space="preserve"> After a supplier is selected, Department Heads oversee the performance of suppliers in delivering goods or services to their department, ensuring compliance with agreed terms and conditions.</w:t>
      </w:r>
      <w:ins w:id="167" w:author="HR-M.Olga" w:date="2026-02-11T16:43:00Z">
        <w:r w:rsidR="00F36A1A">
          <w:rPr>
            <w:rFonts w:ascii="Amasis MT Pro" w:eastAsia="Times New Roman" w:hAnsi="Amasis MT Pro" w:cs="Times New Roman"/>
            <w:sz w:val="24"/>
            <w:szCs w:val="24"/>
          </w:rPr>
          <w:t xml:space="preserve"> </w:t>
        </w:r>
        <w:r w:rsidR="00F36A1A" w:rsidRPr="00F36A1A">
          <w:rPr>
            <w:rFonts w:ascii="Amasis MT Pro" w:eastAsia="Times New Roman" w:hAnsi="Amasis MT Pro" w:cs="Times New Roman"/>
            <w:sz w:val="24"/>
            <w:szCs w:val="24"/>
          </w:rPr>
          <w:t>This includes active monitoring of service delivery, quality, and adherence to agreed-upon timelines, and promptly reporting any performance issues to the Procurement Officer.</w:t>
        </w:r>
      </w:ins>
    </w:p>
    <w:p w14:paraId="7D7C1AB5" w14:textId="77777777" w:rsidR="00BA081D" w:rsidRDefault="00D119E4">
      <w:pPr>
        <w:numPr>
          <w:ilvl w:val="0"/>
          <w:numId w:val="15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Approval of Procurement Activities:</w:t>
      </w:r>
      <w:r>
        <w:rPr>
          <w:rFonts w:ascii="Amasis MT Pro" w:eastAsia="Times New Roman" w:hAnsi="Amasis MT Pro" w:cs="Times New Roman"/>
          <w:sz w:val="24"/>
          <w:szCs w:val="24"/>
        </w:rPr>
        <w:t xml:space="preserve"> Department Heads have the authority to approve procurement activities that fall within their authorization limits, which may include approving purchase requests, supplier selection, and contract performance.</w:t>
      </w:r>
    </w:p>
    <w:p w14:paraId="1D1991F5" w14:textId="77777777" w:rsidR="00BA081D" w:rsidRDefault="00D119E4">
      <w:pPr>
        <w:numPr>
          <w:ilvl w:val="0"/>
          <w:numId w:val="15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Alignment with Department Objectives:</w:t>
      </w:r>
      <w:r>
        <w:rPr>
          <w:rFonts w:ascii="Amasis MT Pro" w:eastAsia="Times New Roman" w:hAnsi="Amasis MT Pro" w:cs="Times New Roman"/>
          <w:sz w:val="24"/>
          <w:szCs w:val="24"/>
        </w:rPr>
        <w:t xml:space="preserve"> They ensure that all procurement activities align with the goals and objectives of their respective departments.</w:t>
      </w:r>
    </w:p>
    <w:p w14:paraId="790135BF" w14:textId="77777777" w:rsidR="00BA081D" w:rsidRDefault="00D119E4">
      <w:pPr>
        <w:spacing w:after="0" w:line="240" w:lineRule="auto"/>
        <w:rPr>
          <w:rFonts w:ascii="Amasis MT Pro" w:eastAsia="Times New Roman" w:hAnsi="Amasis MT Pro" w:cs="Times New Roman"/>
          <w:b/>
          <w:bCs/>
          <w:sz w:val="24"/>
          <w:szCs w:val="24"/>
        </w:rPr>
      </w:pPr>
      <w:r>
        <w:rPr>
          <w:rFonts w:ascii="Amasis MT Pro" w:eastAsia="Times New Roman" w:hAnsi="Amasis MT Pro" w:cs="Times New Roman"/>
          <w:b/>
          <w:bCs/>
          <w:sz w:val="24"/>
          <w:szCs w:val="24"/>
        </w:rPr>
        <w:br w:type="page"/>
      </w:r>
    </w:p>
    <w:p w14:paraId="3E77E71C"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lastRenderedPageBreak/>
        <w:t>11.2.3 Executive Committee</w:t>
      </w:r>
    </w:p>
    <w:p w14:paraId="18E9E76E"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Executive Committee plays a crucial role in overseeing high-level procurement decisions. Its responsibilities include:</w:t>
      </w:r>
    </w:p>
    <w:p w14:paraId="60601AA9" w14:textId="77777777" w:rsidR="00BA081D" w:rsidRDefault="00D119E4">
      <w:pPr>
        <w:numPr>
          <w:ilvl w:val="0"/>
          <w:numId w:val="158"/>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Final Approval:</w:t>
      </w:r>
      <w:r>
        <w:rPr>
          <w:rFonts w:ascii="Amasis MT Pro" w:eastAsia="Times New Roman" w:hAnsi="Amasis MT Pro" w:cs="Times New Roman"/>
          <w:sz w:val="24"/>
          <w:szCs w:val="24"/>
        </w:rPr>
        <w:t xml:space="preserve"> The Executive Committee provides the final approval for major procurements that exceed a certain financial threshold. This ensures that significant expenditures are aligned with the organization’s strategic objectives.</w:t>
      </w:r>
    </w:p>
    <w:p w14:paraId="61EBABF8" w14:textId="77777777" w:rsidR="00BA081D" w:rsidRDefault="00D119E4">
      <w:pPr>
        <w:numPr>
          <w:ilvl w:val="0"/>
          <w:numId w:val="158"/>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Review of Recommendations:</w:t>
      </w:r>
      <w:r>
        <w:rPr>
          <w:rFonts w:ascii="Amasis MT Pro" w:eastAsia="Times New Roman" w:hAnsi="Amasis MT Pro" w:cs="Times New Roman"/>
          <w:sz w:val="24"/>
          <w:szCs w:val="24"/>
        </w:rPr>
        <w:t xml:space="preserve"> The Committee reviews recommendations made by the Procurement Committee on supplier selection, procurement methods, and contract terms.</w:t>
      </w:r>
    </w:p>
    <w:p w14:paraId="29313C7C" w14:textId="77777777" w:rsidR="00BA081D" w:rsidRDefault="00D119E4">
      <w:pPr>
        <w:numPr>
          <w:ilvl w:val="0"/>
          <w:numId w:val="158"/>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Strategic Alignment:</w:t>
      </w:r>
      <w:r>
        <w:rPr>
          <w:rFonts w:ascii="Amasis MT Pro" w:eastAsia="Times New Roman" w:hAnsi="Amasis MT Pro" w:cs="Times New Roman"/>
          <w:sz w:val="24"/>
          <w:szCs w:val="24"/>
        </w:rPr>
        <w:t xml:space="preserve"> It ensures that procurement activities are in line with the broader goals and strategies of the organization, ensuring efficient allocation of resources and compliance with organizational policies.</w:t>
      </w:r>
    </w:p>
    <w:p w14:paraId="60EA3065"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11.2.4 Procurement Committee</w:t>
      </w:r>
    </w:p>
    <w:p w14:paraId="134F7A3F"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Procurement Committee is a key decision-making body in the procurement process. Its responsibilities are designed to ensure transparency, compliance, and accountability in procurement decisions.</w:t>
      </w:r>
    </w:p>
    <w:p w14:paraId="6B117769" w14:textId="77777777" w:rsidR="00BA081D" w:rsidRDefault="00D119E4">
      <w:pPr>
        <w:numPr>
          <w:ilvl w:val="0"/>
          <w:numId w:val="159"/>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Composition of the Committee:</w:t>
      </w:r>
      <w:r>
        <w:rPr>
          <w:rFonts w:ascii="Amasis MT Pro" w:eastAsia="Times New Roman" w:hAnsi="Amasis MT Pro" w:cs="Times New Roman"/>
          <w:sz w:val="24"/>
          <w:szCs w:val="24"/>
        </w:rPr>
        <w:t xml:space="preserve"> The Procurement Committee will consist of at least three (3) members from different departments within the organization, typically representing the finance, legal, and project management teams. This multidisciplinary representation ensures that decisions are well-informed and consider financial, legal, and operational implications.</w:t>
      </w:r>
    </w:p>
    <w:p w14:paraId="181EDDA6" w14:textId="77777777" w:rsidR="00BA081D" w:rsidRDefault="00D119E4">
      <w:pPr>
        <w:numPr>
          <w:ilvl w:val="0"/>
          <w:numId w:val="15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Review and Evaluation of Bids:</w:t>
      </w:r>
      <w:r>
        <w:rPr>
          <w:rFonts w:ascii="Amasis MT Pro" w:eastAsia="Times New Roman" w:hAnsi="Amasis MT Pro" w:cs="Times New Roman"/>
          <w:sz w:val="24"/>
          <w:szCs w:val="24"/>
        </w:rPr>
        <w:t xml:space="preserve"> The Procurement Committee is responsible for reviewing bids from suppliers. They evaluate the bids based on various factors such as price, quality, delivery schedules, supplier reputation, and compliance with technical specifications.</w:t>
      </w:r>
    </w:p>
    <w:p w14:paraId="7329EF5C" w14:textId="77777777" w:rsidR="00BA081D" w:rsidRDefault="00D119E4">
      <w:pPr>
        <w:numPr>
          <w:ilvl w:val="0"/>
          <w:numId w:val="15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lastRenderedPageBreak/>
        <w:t>Supplier Selection:</w:t>
      </w:r>
      <w:r>
        <w:rPr>
          <w:rFonts w:ascii="Amasis MT Pro" w:eastAsia="Times New Roman" w:hAnsi="Amasis MT Pro" w:cs="Times New Roman"/>
          <w:sz w:val="24"/>
          <w:szCs w:val="24"/>
        </w:rPr>
        <w:t xml:space="preserve"> The Committee plays a critical role in the supplier selection process, ensuring that the chosen suppliers meet all the criteria and deliver value to the organization.</w:t>
      </w:r>
    </w:p>
    <w:p w14:paraId="2AD09642" w14:textId="77777777" w:rsidR="00BA081D" w:rsidRDefault="00D119E4">
      <w:pPr>
        <w:numPr>
          <w:ilvl w:val="0"/>
          <w:numId w:val="15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Approval of Procurement Methods:</w:t>
      </w:r>
      <w:r>
        <w:rPr>
          <w:rFonts w:ascii="Amasis MT Pro" w:eastAsia="Times New Roman" w:hAnsi="Amasis MT Pro" w:cs="Times New Roman"/>
          <w:sz w:val="24"/>
          <w:szCs w:val="24"/>
        </w:rPr>
        <w:t xml:space="preserve"> The Committee approves the procurement method to be used for significant purchases, whether it is an open tender, request for quotation, or direct contracting, ensuring it aligns with procurement policies.</w:t>
      </w:r>
    </w:p>
    <w:p w14:paraId="1F2122F1" w14:textId="5C662A4A" w:rsidR="00BA081D" w:rsidRDefault="00D119E4" w:rsidP="003F4483">
      <w:pPr>
        <w:numPr>
          <w:ilvl w:val="0"/>
          <w:numId w:val="15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Contract Authorization:</w:t>
      </w:r>
      <w:r>
        <w:rPr>
          <w:rFonts w:ascii="Amasis MT Pro" w:eastAsia="Times New Roman" w:hAnsi="Amasis MT Pro" w:cs="Times New Roman"/>
          <w:sz w:val="24"/>
          <w:szCs w:val="24"/>
        </w:rPr>
        <w:t xml:space="preserve"> For high-value or complex procurements, the Committee authorizes the signing of procurement contracts and ensures that these contracts meet legal and organizational standards</w:t>
      </w:r>
      <w:ins w:id="168" w:author="HR-M.Olga" w:date="2026-02-11T16:44:00Z">
        <w:r w:rsidR="003F4483">
          <w:rPr>
            <w:rFonts w:ascii="Amasis MT Pro" w:eastAsia="Times New Roman" w:hAnsi="Amasis MT Pro" w:cs="Times New Roman"/>
            <w:sz w:val="24"/>
            <w:szCs w:val="24"/>
          </w:rPr>
          <w:t xml:space="preserve">, </w:t>
        </w:r>
        <w:r w:rsidR="003F4483" w:rsidRPr="003F4483">
          <w:rPr>
            <w:rFonts w:ascii="Amasis MT Pro" w:eastAsia="Times New Roman" w:hAnsi="Amasis MT Pro" w:cs="Times New Roman"/>
            <w:sz w:val="24"/>
            <w:szCs w:val="24"/>
          </w:rPr>
          <w:t>including having clearly defined durations and measurable performance criteria.</w:t>
        </w:r>
      </w:ins>
      <w:del w:id="169" w:author="HR-M.Olga" w:date="2026-02-11T16:44:00Z">
        <w:r w:rsidDel="003F4483">
          <w:rPr>
            <w:rFonts w:ascii="Amasis MT Pro" w:eastAsia="Times New Roman" w:hAnsi="Amasis MT Pro" w:cs="Times New Roman"/>
            <w:sz w:val="24"/>
            <w:szCs w:val="24"/>
          </w:rPr>
          <w:delText>.</w:delText>
        </w:r>
      </w:del>
    </w:p>
    <w:p w14:paraId="55463D88" w14:textId="2166FF7A" w:rsidR="00BA081D" w:rsidRDefault="00D119E4" w:rsidP="003F4483">
      <w:pPr>
        <w:numPr>
          <w:ilvl w:val="0"/>
          <w:numId w:val="15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Ongoing Contract Review:</w:t>
      </w:r>
      <w:r>
        <w:rPr>
          <w:rFonts w:ascii="Amasis MT Pro" w:eastAsia="Times New Roman" w:hAnsi="Amasis MT Pro" w:cs="Times New Roman"/>
          <w:sz w:val="24"/>
          <w:szCs w:val="24"/>
        </w:rPr>
        <w:t xml:space="preserve"> The Committee meets regularly to assess ongoing contracts, supplier performance, and resolve any disputes or performance issues that may arise during the contract lifecycle.</w:t>
      </w:r>
      <w:ins w:id="170" w:author="HR-M.Olga" w:date="2026-02-11T16:44:00Z">
        <w:r w:rsidR="003F4483">
          <w:rPr>
            <w:rFonts w:ascii="Amasis MT Pro" w:eastAsia="Times New Roman" w:hAnsi="Amasis MT Pro" w:cs="Times New Roman"/>
            <w:sz w:val="24"/>
            <w:szCs w:val="24"/>
          </w:rPr>
          <w:t xml:space="preserve"> </w:t>
        </w:r>
        <w:r w:rsidR="003F4483" w:rsidRPr="003F4483">
          <w:rPr>
            <w:rFonts w:ascii="Amasis MT Pro" w:eastAsia="Times New Roman" w:hAnsi="Amasis MT Pro" w:cs="Times New Roman"/>
            <w:sz w:val="24"/>
            <w:szCs w:val="24"/>
          </w:rPr>
          <w:t>This ongoing review directly supports the systematic performance evaluation of suppliers</w:t>
        </w:r>
      </w:ins>
    </w:p>
    <w:p w14:paraId="02B37D46" w14:textId="77777777" w:rsidR="00BA081D" w:rsidRDefault="00D119E4">
      <w:pPr>
        <w:numPr>
          <w:ilvl w:val="0"/>
          <w:numId w:val="15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Alignment with Organizational Policies:</w:t>
      </w:r>
      <w:r>
        <w:rPr>
          <w:rFonts w:ascii="Amasis MT Pro" w:eastAsia="Times New Roman" w:hAnsi="Amasis MT Pro" w:cs="Times New Roman"/>
          <w:sz w:val="24"/>
          <w:szCs w:val="24"/>
        </w:rPr>
        <w:t xml:space="preserve"> The Committee ensures that all procurement activities comply with the organization’s procurement rules and regulation, are free from conflicts of interest, and promote transparency.</w:t>
      </w:r>
    </w:p>
    <w:p w14:paraId="3AD9AB5D" w14:textId="77777777" w:rsidR="00BA081D" w:rsidRDefault="00D119E4">
      <w:pPr>
        <w:spacing w:after="0" w:line="240" w:lineRule="auto"/>
        <w:rPr>
          <w:rFonts w:ascii="Amasis MT Pro" w:eastAsia="Times New Roman" w:hAnsi="Amasis MT Pro" w:cs="Times New Roman"/>
          <w:b/>
          <w:bCs/>
          <w:sz w:val="24"/>
          <w:szCs w:val="24"/>
        </w:rPr>
      </w:pPr>
      <w:r>
        <w:rPr>
          <w:rFonts w:ascii="Amasis MT Pro" w:eastAsia="Times New Roman" w:hAnsi="Amasis MT Pro" w:cs="Times New Roman"/>
          <w:b/>
          <w:bCs/>
          <w:sz w:val="24"/>
          <w:szCs w:val="24"/>
        </w:rPr>
        <w:br w:type="page"/>
      </w:r>
    </w:p>
    <w:p w14:paraId="4B8FECD2"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lastRenderedPageBreak/>
        <w:t>11.2.5 Procurement Workflow</w:t>
      </w:r>
    </w:p>
    <w:p w14:paraId="6B7D238E"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procurement process follows a structured workflow to ensure consistency and compliance. The key steps in the procurement workflow include:</w:t>
      </w:r>
    </w:p>
    <w:p w14:paraId="3AC9F4AC" w14:textId="77777777" w:rsidR="00BA081D" w:rsidRDefault="00D119E4">
      <w:pPr>
        <w:numPr>
          <w:ilvl w:val="0"/>
          <w:numId w:val="160"/>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Identification of Procurement Needs:</w:t>
      </w:r>
      <w:r>
        <w:rPr>
          <w:rFonts w:ascii="Amasis MT Pro" w:eastAsia="Times New Roman" w:hAnsi="Amasis MT Pro" w:cs="Times New Roman"/>
          <w:sz w:val="24"/>
          <w:szCs w:val="24"/>
        </w:rPr>
        <w:t xml:space="preserve"> Departments identify their procurement requirements and communicate them to the Procurement Officer.</w:t>
      </w:r>
    </w:p>
    <w:p w14:paraId="70BC4E83" w14:textId="3CAE0E87" w:rsidR="00BA081D" w:rsidRDefault="00D119E4" w:rsidP="003F4483">
      <w:pPr>
        <w:numPr>
          <w:ilvl w:val="0"/>
          <w:numId w:val="16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Preparation of Procurement Documents:</w:t>
      </w:r>
      <w:r>
        <w:rPr>
          <w:rFonts w:ascii="Amasis MT Pro" w:eastAsia="Times New Roman" w:hAnsi="Amasis MT Pro" w:cs="Times New Roman"/>
          <w:sz w:val="24"/>
          <w:szCs w:val="24"/>
        </w:rPr>
        <w:t xml:space="preserve"> The Procurement Officer prepares all necessary procurement documents, such as RFQs or tender documents</w:t>
      </w:r>
      <w:ins w:id="171" w:author="HR-M.Olga" w:date="2026-02-11T16:45:00Z">
        <w:r w:rsidR="003F4483">
          <w:rPr>
            <w:rFonts w:ascii="Amasis MT Pro" w:eastAsia="Times New Roman" w:hAnsi="Amasis MT Pro" w:cs="Times New Roman"/>
            <w:sz w:val="24"/>
            <w:szCs w:val="24"/>
          </w:rPr>
          <w:t xml:space="preserve">, </w:t>
        </w:r>
        <w:r w:rsidR="003F4483" w:rsidRPr="003F4483">
          <w:rPr>
            <w:rFonts w:ascii="Amasis MT Pro" w:eastAsia="Times New Roman" w:hAnsi="Amasis MT Pro" w:cs="Times New Roman"/>
            <w:sz w:val="24"/>
            <w:szCs w:val="24"/>
          </w:rPr>
          <w:t>ensuring clear contract terms and defined durations are specified from the outset.</w:t>
        </w:r>
      </w:ins>
      <w:del w:id="172" w:author="HR-M.Olga" w:date="2026-02-11T16:45:00Z">
        <w:r w:rsidDel="003F4483">
          <w:rPr>
            <w:rFonts w:ascii="Amasis MT Pro" w:eastAsia="Times New Roman" w:hAnsi="Amasis MT Pro" w:cs="Times New Roman"/>
            <w:sz w:val="24"/>
            <w:szCs w:val="24"/>
          </w:rPr>
          <w:delText>.</w:delText>
        </w:r>
      </w:del>
    </w:p>
    <w:p w14:paraId="031CE43D" w14:textId="77777777" w:rsidR="00BA081D" w:rsidRDefault="00D119E4">
      <w:pPr>
        <w:numPr>
          <w:ilvl w:val="0"/>
          <w:numId w:val="16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Bid Solicitation and Evaluation:</w:t>
      </w:r>
      <w:r>
        <w:rPr>
          <w:rFonts w:ascii="Amasis MT Pro" w:eastAsia="Times New Roman" w:hAnsi="Amasis MT Pro" w:cs="Times New Roman"/>
          <w:sz w:val="24"/>
          <w:szCs w:val="24"/>
        </w:rPr>
        <w:t xml:space="preserve"> The Procurement Committee reviews bids based on established criteria, with input from Department Heads as necessary.</w:t>
      </w:r>
    </w:p>
    <w:p w14:paraId="066CBA53" w14:textId="77777777" w:rsidR="00BA081D" w:rsidRDefault="00D119E4">
      <w:pPr>
        <w:numPr>
          <w:ilvl w:val="0"/>
          <w:numId w:val="16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Supplier Selection and Negotiation:</w:t>
      </w:r>
      <w:r>
        <w:rPr>
          <w:rFonts w:ascii="Amasis MT Pro" w:eastAsia="Times New Roman" w:hAnsi="Amasis MT Pro" w:cs="Times New Roman"/>
          <w:sz w:val="24"/>
          <w:szCs w:val="24"/>
        </w:rPr>
        <w:t xml:space="preserve"> After evaluation, the Procurement Officer and relevant department negotiate terms with the selected supplier.</w:t>
      </w:r>
    </w:p>
    <w:p w14:paraId="1434C48B" w14:textId="77777777" w:rsidR="00BA081D" w:rsidRDefault="00D119E4">
      <w:pPr>
        <w:numPr>
          <w:ilvl w:val="0"/>
          <w:numId w:val="16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Approval:</w:t>
      </w:r>
      <w:r>
        <w:rPr>
          <w:rFonts w:ascii="Amasis MT Pro" w:eastAsia="Times New Roman" w:hAnsi="Amasis MT Pro" w:cs="Times New Roman"/>
          <w:sz w:val="24"/>
          <w:szCs w:val="24"/>
        </w:rPr>
        <w:t xml:space="preserve"> Depending on the procurement amount, the final approval may be granted by the Department Head, Procurement Committee, or Executive Committee.</w:t>
      </w:r>
    </w:p>
    <w:p w14:paraId="4764D06B" w14:textId="3BD41175" w:rsidR="00BA081D" w:rsidRDefault="00D119E4" w:rsidP="003F4483">
      <w:pPr>
        <w:numPr>
          <w:ilvl w:val="0"/>
          <w:numId w:val="16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Contract Management and Monitoring:</w:t>
      </w:r>
      <w:r>
        <w:rPr>
          <w:rFonts w:ascii="Amasis MT Pro" w:eastAsia="Times New Roman" w:hAnsi="Amasis MT Pro" w:cs="Times New Roman"/>
          <w:sz w:val="24"/>
          <w:szCs w:val="24"/>
        </w:rPr>
        <w:t xml:space="preserve"> Ongoing performance monitoring is conducted to ensure suppliers meet contractual obligations.</w:t>
      </w:r>
      <w:ins w:id="173" w:author="HR-M.Olga" w:date="2026-02-11T16:45:00Z">
        <w:r w:rsidR="003F4483">
          <w:rPr>
            <w:rFonts w:ascii="Amasis MT Pro" w:eastAsia="Times New Roman" w:hAnsi="Amasis MT Pro" w:cs="Times New Roman"/>
            <w:sz w:val="24"/>
            <w:szCs w:val="24"/>
          </w:rPr>
          <w:t xml:space="preserve"> </w:t>
        </w:r>
        <w:r w:rsidR="003F4483" w:rsidRPr="003F4483">
          <w:rPr>
            <w:rFonts w:ascii="Amasis MT Pro" w:eastAsia="Times New Roman" w:hAnsi="Amasis MT Pro" w:cs="Times New Roman"/>
            <w:sz w:val="24"/>
            <w:szCs w:val="24"/>
          </w:rPr>
          <w:t>This includes continuous tracking against key performance indicators and adherence to defined contract durations, with prompt action taken on any deviations.</w:t>
        </w:r>
      </w:ins>
    </w:p>
    <w:p w14:paraId="019C71DA" w14:textId="47B2A374" w:rsidR="00BA081D" w:rsidRDefault="00D119E4" w:rsidP="003F4483">
      <w:pPr>
        <w:numPr>
          <w:ilvl w:val="0"/>
          <w:numId w:val="16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Record Keeping:</w:t>
      </w:r>
      <w:r>
        <w:rPr>
          <w:rFonts w:ascii="Amasis MT Pro" w:eastAsia="Times New Roman" w:hAnsi="Amasis MT Pro" w:cs="Times New Roman"/>
          <w:sz w:val="24"/>
          <w:szCs w:val="24"/>
        </w:rPr>
        <w:t xml:space="preserve"> All procurement activities are documented, ensuring an auditable trail of decisions and actions</w:t>
      </w:r>
      <w:ins w:id="174" w:author="HR-M.Olga" w:date="2026-02-11T16:46:00Z">
        <w:r w:rsidR="003F4483">
          <w:rPr>
            <w:rFonts w:ascii="Amasis MT Pro" w:eastAsia="Times New Roman" w:hAnsi="Amasis MT Pro" w:cs="Times New Roman"/>
            <w:sz w:val="24"/>
            <w:szCs w:val="24"/>
          </w:rPr>
          <w:t xml:space="preserve">, </w:t>
        </w:r>
        <w:r w:rsidR="003F4483" w:rsidRPr="003F4483">
          <w:rPr>
            <w:rFonts w:ascii="Amasis MT Pro" w:eastAsia="Times New Roman" w:hAnsi="Amasis MT Pro" w:cs="Times New Roman"/>
            <w:sz w:val="24"/>
            <w:szCs w:val="24"/>
          </w:rPr>
          <w:t>including comprehensive records of all contracts and supplier performance evaluations.</w:t>
        </w:r>
      </w:ins>
      <w:del w:id="175" w:author="HR-M.Olga" w:date="2026-02-11T16:46:00Z">
        <w:r w:rsidDel="003F4483">
          <w:rPr>
            <w:rFonts w:ascii="Amasis MT Pro" w:eastAsia="Times New Roman" w:hAnsi="Amasis MT Pro" w:cs="Times New Roman"/>
            <w:sz w:val="24"/>
            <w:szCs w:val="24"/>
          </w:rPr>
          <w:delText>.</w:delText>
        </w:r>
      </w:del>
    </w:p>
    <w:p w14:paraId="69C8733D" w14:textId="77777777" w:rsidR="00BA081D" w:rsidRDefault="00D119E4">
      <w:pPr>
        <w:rPr>
          <w:rFonts w:ascii="Amasis MT Pro" w:eastAsia="Times New Roman" w:hAnsi="Amasis MT Pro" w:cs="Times New Roman"/>
          <w:b/>
          <w:color w:val="C0504D" w:themeColor="accent2"/>
          <w:sz w:val="24"/>
          <w:szCs w:val="24"/>
        </w:rPr>
      </w:pPr>
      <w:bookmarkStart w:id="176" w:name="_Toc176912845"/>
      <w:r>
        <w:rPr>
          <w:rFonts w:ascii="Amasis MT Pro" w:eastAsia="Times New Roman" w:hAnsi="Amasis MT Pro" w:cs="Times New Roman"/>
          <w:b/>
          <w:bCs/>
          <w:color w:val="C0504D" w:themeColor="accent2"/>
          <w:sz w:val="24"/>
          <w:szCs w:val="24"/>
        </w:rPr>
        <w:t>11.3 PROCUREMENT PROCESS</w:t>
      </w:r>
      <w:bookmarkEnd w:id="176"/>
    </w:p>
    <w:p w14:paraId="49F9CA18" w14:textId="77777777" w:rsidR="00BA081D" w:rsidRDefault="00D119E4">
      <w:pPr>
        <w:pStyle w:val="NormalWeb"/>
        <w:jc w:val="both"/>
        <w:rPr>
          <w:rFonts w:ascii="Amasis MT Pro" w:hAnsi="Amasis MT Pro"/>
        </w:rPr>
      </w:pPr>
      <w:r>
        <w:rPr>
          <w:rFonts w:ascii="Amasis MT Pro" w:hAnsi="Amasis MT Pro"/>
        </w:rPr>
        <w:lastRenderedPageBreak/>
        <w:t>The procurement process is designed to ensure that RWVCA's procurement activities are efficient, transparent, and aligned with its budget and strategic objectives. It encompasses several critical stages, including procurement planning, supplier selection, solicitation of quotations or tenders, bid evaluation, and contracting.</w:t>
      </w:r>
    </w:p>
    <w:p w14:paraId="0ECAE558" w14:textId="77777777" w:rsidR="00BA081D" w:rsidRDefault="00D119E4">
      <w:pPr>
        <w:jc w:val="both"/>
        <w:rPr>
          <w:rFonts w:ascii="Amasis MT Pro" w:hAnsi="Amasis MT Pro" w:cs="Times New Roman"/>
          <w:b/>
          <w:i/>
          <w:iCs/>
          <w:sz w:val="24"/>
          <w:szCs w:val="24"/>
        </w:rPr>
      </w:pPr>
      <w:r>
        <w:rPr>
          <w:rFonts w:ascii="Amasis MT Pro" w:hAnsi="Amasis MT Pro" w:cs="Times New Roman"/>
          <w:b/>
          <w:i/>
          <w:iCs/>
          <w:sz w:val="24"/>
          <w:szCs w:val="24"/>
        </w:rPr>
        <w:t>11.3.1 Procurement Planning</w:t>
      </w:r>
    </w:p>
    <w:p w14:paraId="18CD26A8" w14:textId="77777777" w:rsidR="00BA081D" w:rsidRDefault="00D119E4">
      <w:pPr>
        <w:pStyle w:val="NormalWeb"/>
        <w:jc w:val="both"/>
        <w:rPr>
          <w:rFonts w:ascii="Amasis MT Pro" w:hAnsi="Amasis MT Pro"/>
        </w:rPr>
      </w:pPr>
      <w:r>
        <w:rPr>
          <w:rFonts w:ascii="Amasis MT Pro" w:hAnsi="Amasis MT Pro"/>
        </w:rPr>
        <w:t>Procurement planning is a vital step in ensuring that RWVCA's procurement activities are well-coordinated, timely, and in line with its budgetary and strategic goals. The following key activities are part of the procurement planning process:</w:t>
      </w:r>
    </w:p>
    <w:p w14:paraId="1150ABAA" w14:textId="77777777" w:rsidR="00BA081D" w:rsidRDefault="00D119E4">
      <w:pPr>
        <w:pStyle w:val="NormalWeb"/>
        <w:numPr>
          <w:ilvl w:val="0"/>
          <w:numId w:val="161"/>
        </w:numPr>
        <w:spacing w:before="100" w:beforeAutospacing="1" w:after="100" w:afterAutospacing="1" w:line="240" w:lineRule="auto"/>
        <w:jc w:val="both"/>
        <w:rPr>
          <w:rFonts w:ascii="Amasis MT Pro" w:hAnsi="Amasis MT Pro"/>
        </w:rPr>
      </w:pPr>
      <w:r>
        <w:rPr>
          <w:rStyle w:val="Strong"/>
          <w:rFonts w:ascii="Amasis MT Pro" w:hAnsi="Amasis MT Pro"/>
        </w:rPr>
        <w:t>Annual Procurement Plan</w:t>
      </w:r>
      <w:r>
        <w:rPr>
          <w:rFonts w:ascii="Amasis MT Pro" w:hAnsi="Amasis MT Pro"/>
        </w:rPr>
        <w:t>: Each department must submit an annual procurement plan that outlines the goods, services, and works it anticipates needing throughout the year. These plans ensure that procurement requirements are communicated early and are integrated into the broader procurement strategy.</w:t>
      </w:r>
    </w:p>
    <w:p w14:paraId="5ED647D0" w14:textId="77777777" w:rsidR="00BA081D" w:rsidRDefault="00D119E4">
      <w:pPr>
        <w:pStyle w:val="NormalWeb"/>
        <w:numPr>
          <w:ilvl w:val="0"/>
          <w:numId w:val="161"/>
        </w:numPr>
        <w:spacing w:before="100" w:beforeAutospacing="1" w:after="100" w:afterAutospacing="1" w:line="240" w:lineRule="auto"/>
        <w:jc w:val="both"/>
        <w:rPr>
          <w:rFonts w:ascii="Amasis MT Pro" w:hAnsi="Amasis MT Pro"/>
        </w:rPr>
      </w:pPr>
      <w:r>
        <w:rPr>
          <w:rStyle w:val="Strong"/>
          <w:rFonts w:ascii="Amasis MT Pro" w:hAnsi="Amasis MT Pro"/>
        </w:rPr>
        <w:t>Consolidation of Plans</w:t>
      </w:r>
      <w:r>
        <w:rPr>
          <w:rFonts w:ascii="Amasis MT Pro" w:hAnsi="Amasis MT Pro"/>
        </w:rPr>
        <w:t>: The Procurement Department consolidates the departmental procurement plans into an overall organizational procurement strategy. This ensures that all procurement activities align with RWVCA's financial and operational objectives.</w:t>
      </w:r>
    </w:p>
    <w:p w14:paraId="5D8DD319" w14:textId="77777777" w:rsidR="00BA081D" w:rsidRDefault="00D119E4">
      <w:pPr>
        <w:pStyle w:val="NormalWeb"/>
        <w:numPr>
          <w:ilvl w:val="0"/>
          <w:numId w:val="161"/>
        </w:numPr>
        <w:spacing w:before="100" w:beforeAutospacing="1" w:after="100" w:afterAutospacing="1" w:line="240" w:lineRule="auto"/>
        <w:jc w:val="both"/>
        <w:rPr>
          <w:rFonts w:ascii="Amasis MT Pro" w:hAnsi="Amasis MT Pro"/>
        </w:rPr>
      </w:pPr>
      <w:r>
        <w:rPr>
          <w:rStyle w:val="Strong"/>
          <w:rFonts w:ascii="Amasis MT Pro" w:hAnsi="Amasis MT Pro"/>
        </w:rPr>
        <w:t>Consideration of Lead Times</w:t>
      </w:r>
      <w:r>
        <w:rPr>
          <w:rFonts w:ascii="Amasis MT Pro" w:hAnsi="Amasis MT Pro"/>
        </w:rPr>
        <w:t>: Effective procurement planning takes into account the lead times for acquiring goods and services, ensuring that procurement does not hinder the delivery of key projects or services.</w:t>
      </w:r>
    </w:p>
    <w:p w14:paraId="24E84C70" w14:textId="431D5D38" w:rsidR="00BA081D" w:rsidRDefault="00D119E4" w:rsidP="003F4483">
      <w:pPr>
        <w:pStyle w:val="NormalWeb"/>
        <w:numPr>
          <w:ilvl w:val="0"/>
          <w:numId w:val="161"/>
        </w:numPr>
        <w:spacing w:before="100" w:beforeAutospacing="1" w:after="100" w:afterAutospacing="1" w:line="240" w:lineRule="auto"/>
        <w:jc w:val="both"/>
        <w:rPr>
          <w:rFonts w:ascii="Amasis MT Pro" w:hAnsi="Amasis MT Pro"/>
        </w:rPr>
      </w:pPr>
      <w:r>
        <w:rPr>
          <w:rStyle w:val="Strong"/>
          <w:rFonts w:ascii="Amasis MT Pro" w:hAnsi="Amasis MT Pro"/>
        </w:rPr>
        <w:t>Supplier Availability and Risk Assessment</w:t>
      </w:r>
      <w:r>
        <w:rPr>
          <w:rFonts w:ascii="Amasis MT Pro" w:hAnsi="Amasis MT Pro"/>
        </w:rPr>
        <w:t>: The availability of suppliers and potential risks (such as price volatility or supplier reliability) are considered during the planning phase to ensure contingency measures are in place.</w:t>
      </w:r>
      <w:ins w:id="177" w:author="HR-M.Olga" w:date="2026-02-11T16:46:00Z">
        <w:r w:rsidR="003F4483">
          <w:rPr>
            <w:rFonts w:ascii="Amasis MT Pro" w:hAnsi="Amasis MT Pro"/>
          </w:rPr>
          <w:t xml:space="preserve"> </w:t>
        </w:r>
        <w:r w:rsidR="003F4483" w:rsidRPr="003F4483">
          <w:rPr>
            <w:rFonts w:ascii="Amasis MT Pro" w:hAnsi="Amasis MT Pro"/>
          </w:rPr>
          <w:t xml:space="preserve">This assessment includes a review of potential suppliers' </w:t>
        </w:r>
        <w:r w:rsidR="003F4483" w:rsidRPr="003F4483">
          <w:rPr>
            <w:rFonts w:ascii="Amasis MT Pro" w:hAnsi="Amasis MT Pro"/>
          </w:rPr>
          <w:lastRenderedPageBreak/>
          <w:t>capacity to adhere to clear contractual terms and deliver measurable performance.</w:t>
        </w:r>
      </w:ins>
    </w:p>
    <w:p w14:paraId="7EC91CCE" w14:textId="77777777" w:rsidR="00BA081D" w:rsidRDefault="00D119E4">
      <w:pPr>
        <w:pStyle w:val="NormalWeb"/>
        <w:jc w:val="both"/>
        <w:rPr>
          <w:rFonts w:ascii="Amasis MT Pro" w:hAnsi="Amasis MT Pro"/>
        </w:rPr>
      </w:pPr>
      <w:r>
        <w:rPr>
          <w:rFonts w:ascii="Amasis MT Pro" w:hAnsi="Amasis MT Pro"/>
        </w:rPr>
        <w:t>By planning ahead, RWVCA aims to avoid delays, allocate resources efficiently, and ensure timely procurement of required goods and services.</w:t>
      </w:r>
    </w:p>
    <w:p w14:paraId="04630CEA" w14:textId="77777777" w:rsidR="00BA081D" w:rsidRDefault="00D119E4">
      <w:pPr>
        <w:pStyle w:val="NormalWeb"/>
        <w:jc w:val="both"/>
        <w:rPr>
          <w:rFonts w:ascii="Amasis MT Pro" w:hAnsi="Amasis MT Pro"/>
          <w:i/>
          <w:iCs/>
        </w:rPr>
      </w:pPr>
      <w:r>
        <w:rPr>
          <w:rFonts w:ascii="Amasis MT Pro" w:hAnsi="Amasis MT Pro"/>
          <w:b/>
          <w:i/>
          <w:iCs/>
        </w:rPr>
        <w:t xml:space="preserve">11.3.2 </w:t>
      </w:r>
      <w:r>
        <w:rPr>
          <w:rStyle w:val="Strong"/>
          <w:rFonts w:ascii="Amasis MT Pro" w:hAnsi="Amasis MT Pro"/>
          <w:i/>
          <w:iCs/>
        </w:rPr>
        <w:t>Market Research Subsection</w:t>
      </w:r>
      <w:r>
        <w:rPr>
          <w:rFonts w:ascii="Amasis MT Pro" w:hAnsi="Amasis MT Pro"/>
          <w:i/>
          <w:iCs/>
        </w:rPr>
        <w:t>:</w:t>
      </w:r>
    </w:p>
    <w:p w14:paraId="66F32D12" w14:textId="77777777" w:rsidR="00BA081D" w:rsidRDefault="00D119E4">
      <w:pPr>
        <w:pStyle w:val="NormalWeb"/>
        <w:numPr>
          <w:ilvl w:val="0"/>
          <w:numId w:val="162"/>
        </w:numPr>
        <w:spacing w:before="100" w:beforeAutospacing="1" w:after="100" w:afterAutospacing="1" w:line="240" w:lineRule="auto"/>
        <w:jc w:val="both"/>
        <w:rPr>
          <w:rFonts w:ascii="Amasis MT Pro" w:hAnsi="Amasis MT Pro"/>
        </w:rPr>
      </w:pPr>
      <w:r>
        <w:rPr>
          <w:rStyle w:val="Strong"/>
          <w:rFonts w:ascii="Amasis MT Pro" w:hAnsi="Amasis MT Pro"/>
        </w:rPr>
        <w:t>Supplier Identification</w:t>
      </w:r>
      <w:r>
        <w:rPr>
          <w:rFonts w:ascii="Amasis MT Pro" w:hAnsi="Amasis MT Pro"/>
        </w:rPr>
        <w:t>: Conduct market research to identify potential suppliers that can fulfill the procurement needs. This involves reaching out to new suppliers, reviewing supplier directories, and analyzing their capacity and capabilities.</w:t>
      </w:r>
    </w:p>
    <w:p w14:paraId="1A14F0FF" w14:textId="77777777" w:rsidR="00BA081D" w:rsidRDefault="00D119E4">
      <w:pPr>
        <w:pStyle w:val="NormalWeb"/>
        <w:numPr>
          <w:ilvl w:val="0"/>
          <w:numId w:val="162"/>
        </w:numPr>
        <w:spacing w:before="100" w:beforeAutospacing="1" w:after="100" w:afterAutospacing="1" w:line="240" w:lineRule="auto"/>
        <w:jc w:val="both"/>
        <w:rPr>
          <w:rFonts w:ascii="Amasis MT Pro" w:hAnsi="Amasis MT Pro"/>
        </w:rPr>
      </w:pPr>
      <w:r>
        <w:rPr>
          <w:rStyle w:val="Strong"/>
          <w:rFonts w:ascii="Amasis MT Pro" w:hAnsi="Amasis MT Pro"/>
        </w:rPr>
        <w:t>Market Rate Analysis</w:t>
      </w:r>
      <w:r>
        <w:rPr>
          <w:rFonts w:ascii="Amasis MT Pro" w:hAnsi="Amasis MT Pro"/>
        </w:rPr>
        <w:t>: RWVCA will analyze market rates for goods and services to ensure competitive pricing. This analysis will include reviewing industry benchmarks, price trends, and comparing prices across multiple suppliers to determine fair market value.</w:t>
      </w:r>
    </w:p>
    <w:p w14:paraId="306E17DE" w14:textId="77777777" w:rsidR="00BA081D" w:rsidRDefault="00D119E4">
      <w:pPr>
        <w:pStyle w:val="NormalWeb"/>
        <w:numPr>
          <w:ilvl w:val="0"/>
          <w:numId w:val="162"/>
        </w:numPr>
        <w:spacing w:before="100" w:beforeAutospacing="1" w:after="100" w:afterAutospacing="1" w:line="240" w:lineRule="auto"/>
        <w:jc w:val="both"/>
        <w:rPr>
          <w:rFonts w:ascii="Amasis MT Pro" w:hAnsi="Amasis MT Pro"/>
          <w:b/>
        </w:rPr>
      </w:pPr>
      <w:r>
        <w:rPr>
          <w:rStyle w:val="Strong"/>
          <w:rFonts w:ascii="Amasis MT Pro" w:hAnsi="Amasis MT Pro"/>
        </w:rPr>
        <w:t>Risk Assessment</w:t>
      </w:r>
      <w:r>
        <w:rPr>
          <w:rFonts w:ascii="Amasis MT Pro" w:hAnsi="Amasis MT Pro"/>
        </w:rPr>
        <w:t>: Potential risks such as price volatility, supplier financial stability, and delivery delays will be assessed. RWVCA will consider historical data and current market conditions to implement risk mitigation strategies, such as locking in prices through long-term contracts or diversifying its supplier base.</w:t>
      </w:r>
    </w:p>
    <w:p w14:paraId="0A966017" w14:textId="77777777" w:rsidR="00BA081D" w:rsidRDefault="00D119E4">
      <w:pPr>
        <w:spacing w:after="0"/>
        <w:jc w:val="both"/>
        <w:rPr>
          <w:rFonts w:ascii="Amasis MT Pro" w:hAnsi="Amasis MT Pro" w:cs="Times New Roman"/>
          <w:b/>
          <w:i/>
          <w:iCs/>
          <w:sz w:val="24"/>
          <w:szCs w:val="24"/>
        </w:rPr>
      </w:pPr>
      <w:r>
        <w:rPr>
          <w:rFonts w:ascii="Amasis MT Pro" w:hAnsi="Amasis MT Pro" w:cs="Times New Roman"/>
          <w:b/>
          <w:i/>
          <w:iCs/>
          <w:sz w:val="24"/>
          <w:szCs w:val="24"/>
        </w:rPr>
        <w:t>11.3.3 Supplier Selection and Evaluation</w:t>
      </w:r>
    </w:p>
    <w:p w14:paraId="45F10DEC" w14:textId="77777777" w:rsidR="00BA081D" w:rsidRDefault="00D119E4">
      <w:pPr>
        <w:pStyle w:val="NormalWeb"/>
        <w:spacing w:after="0"/>
        <w:jc w:val="both"/>
        <w:rPr>
          <w:rFonts w:ascii="Amasis MT Pro" w:hAnsi="Amasis MT Pro"/>
        </w:rPr>
      </w:pPr>
      <w:r>
        <w:rPr>
          <w:rFonts w:ascii="Amasis MT Pro" w:hAnsi="Amasis MT Pro"/>
        </w:rPr>
        <w:t>RWVCA will implement a standardized process for selecting and evaluating suppliers, ensuring that procurement activities are transparent and meet quality, cost, and delivery expectations.</w:t>
      </w:r>
    </w:p>
    <w:p w14:paraId="4BB00015" w14:textId="7C99DBB0" w:rsidR="00BA081D" w:rsidRDefault="00D119E4" w:rsidP="003F4483">
      <w:pPr>
        <w:pStyle w:val="NormalWeb"/>
        <w:numPr>
          <w:ilvl w:val="0"/>
          <w:numId w:val="163"/>
        </w:numPr>
        <w:spacing w:before="100" w:beforeAutospacing="1" w:after="0" w:line="240" w:lineRule="auto"/>
        <w:jc w:val="both"/>
        <w:rPr>
          <w:rFonts w:ascii="Amasis MT Pro" w:hAnsi="Amasis MT Pro"/>
        </w:rPr>
      </w:pPr>
      <w:r>
        <w:rPr>
          <w:rStyle w:val="Strong"/>
          <w:rFonts w:ascii="Amasis MT Pro" w:hAnsi="Amasis MT Pro"/>
        </w:rPr>
        <w:t>Pre-qualified Supplier List</w:t>
      </w:r>
      <w:r>
        <w:rPr>
          <w:rFonts w:ascii="Amasis MT Pro" w:hAnsi="Amasis MT Pro"/>
        </w:rPr>
        <w:t xml:space="preserve">: RWVCA will maintain a list of pre-qualified suppliers who meet specific criteria, including financial stability, technical capacity, and compliance with legal and regulatory requirements. These suppliers will be evaluated periodically to ensure </w:t>
      </w:r>
      <w:r>
        <w:rPr>
          <w:rFonts w:ascii="Amasis MT Pro" w:hAnsi="Amasis MT Pro"/>
        </w:rPr>
        <w:lastRenderedPageBreak/>
        <w:t>they continue to meet RWVCA's standards</w:t>
      </w:r>
      <w:ins w:id="178" w:author="HR-M.Olga" w:date="2026-02-11T16:48:00Z">
        <w:r w:rsidR="003F4483">
          <w:rPr>
            <w:rFonts w:ascii="Amasis MT Pro" w:hAnsi="Amasis MT Pro"/>
          </w:rPr>
          <w:t xml:space="preserve">, </w:t>
        </w:r>
        <w:r w:rsidR="003F4483" w:rsidRPr="003F4483">
          <w:rPr>
            <w:rFonts w:ascii="Amasis MT Pro" w:hAnsi="Amasis MT Pro"/>
          </w:rPr>
          <w:t>including their historical adherence to contract terms and performance metrics.</w:t>
        </w:r>
      </w:ins>
      <w:del w:id="179" w:author="Unknown">
        <w:r w:rsidRPr="003F4483" w:rsidDel="003F4483">
          <w:rPr>
            <w:rFonts w:ascii="Amasis MT Pro" w:hAnsi="Amasis MT Pro"/>
          </w:rPr>
          <w:delText>.</w:delText>
        </w:r>
      </w:del>
    </w:p>
    <w:p w14:paraId="3A000E4E" w14:textId="77777777" w:rsidR="00BA081D" w:rsidRDefault="00D119E4">
      <w:pPr>
        <w:pStyle w:val="NormalWeb"/>
        <w:numPr>
          <w:ilvl w:val="0"/>
          <w:numId w:val="163"/>
        </w:numPr>
        <w:spacing w:before="100" w:beforeAutospacing="1" w:after="100" w:afterAutospacing="1" w:line="240" w:lineRule="auto"/>
        <w:jc w:val="both"/>
        <w:rPr>
          <w:rFonts w:ascii="Amasis MT Pro" w:hAnsi="Amasis MT Pro"/>
        </w:rPr>
      </w:pPr>
      <w:r>
        <w:rPr>
          <w:rStyle w:val="Strong"/>
          <w:rFonts w:ascii="Amasis MT Pro" w:hAnsi="Amasis MT Pro"/>
        </w:rPr>
        <w:t>Selection Criteria</w:t>
      </w:r>
      <w:r>
        <w:rPr>
          <w:rFonts w:ascii="Amasis MT Pro" w:hAnsi="Amasis MT Pro"/>
        </w:rPr>
        <w:t>: Supplier selection will be based on the ability to meet RWVCA’s quality standards, cost-effectiveness, and timely delivery. This ensures that procurement decisions are made with value for money in mind.</w:t>
      </w:r>
    </w:p>
    <w:p w14:paraId="2F3196A9" w14:textId="1B1F0134" w:rsidR="00BA081D" w:rsidRDefault="00D119E4" w:rsidP="003F4483">
      <w:pPr>
        <w:pStyle w:val="NormalWeb"/>
        <w:numPr>
          <w:ilvl w:val="0"/>
          <w:numId w:val="163"/>
        </w:numPr>
        <w:spacing w:before="100" w:beforeAutospacing="1" w:after="100" w:afterAutospacing="1" w:line="240" w:lineRule="auto"/>
        <w:jc w:val="both"/>
        <w:rPr>
          <w:rFonts w:ascii="Amasis MT Pro" w:hAnsi="Amasis MT Pro"/>
        </w:rPr>
      </w:pPr>
      <w:r>
        <w:rPr>
          <w:rStyle w:val="Strong"/>
          <w:rFonts w:ascii="Amasis MT Pro" w:hAnsi="Amasis MT Pro"/>
        </w:rPr>
        <w:t>Supplier Evaluation Process</w:t>
      </w:r>
      <w:r>
        <w:rPr>
          <w:rFonts w:ascii="Amasis MT Pro" w:hAnsi="Amasis MT Pro"/>
        </w:rPr>
        <w:t>: A standardized evaluation process will be used to assess suppliers based on their past performance, technical capabilities, and financial stability. Suppliers who fail to meet performance expectations</w:t>
      </w:r>
      <w:ins w:id="180" w:author="HR-M.Olga" w:date="2026-02-11T16:49:00Z">
        <w:r w:rsidR="003F4483">
          <w:rPr>
            <w:rFonts w:ascii="Amasis MT Pro" w:hAnsi="Amasis MT Pro"/>
          </w:rPr>
          <w:t xml:space="preserve">, </w:t>
        </w:r>
        <w:r w:rsidR="003F4483" w:rsidRPr="003F4483">
          <w:rPr>
            <w:rFonts w:ascii="Amasis MT Pro" w:hAnsi="Amasis MT Pro"/>
          </w:rPr>
          <w:t xml:space="preserve">or consistently demonstrate an inability to adhere to contractual obligations and </w:t>
        </w:r>
        <w:proofErr w:type="gramStart"/>
        <w:r w:rsidR="003F4483" w:rsidRPr="003F4483">
          <w:rPr>
            <w:rFonts w:ascii="Amasis MT Pro" w:hAnsi="Amasis MT Pro"/>
          </w:rPr>
          <w:t>durations</w:t>
        </w:r>
        <w:r w:rsidR="003F4483">
          <w:rPr>
            <w:rFonts w:ascii="Amasis MT Pro" w:hAnsi="Amasis MT Pro"/>
          </w:rPr>
          <w:t xml:space="preserve">, </w:t>
        </w:r>
      </w:ins>
      <w:r>
        <w:rPr>
          <w:rFonts w:ascii="Amasis MT Pro" w:hAnsi="Amasis MT Pro"/>
        </w:rPr>
        <w:t xml:space="preserve"> may</w:t>
      </w:r>
      <w:proofErr w:type="gramEnd"/>
      <w:r>
        <w:rPr>
          <w:rFonts w:ascii="Amasis MT Pro" w:hAnsi="Amasis MT Pro"/>
        </w:rPr>
        <w:t xml:space="preserve"> be removed from the pre-qualified list.</w:t>
      </w:r>
    </w:p>
    <w:p w14:paraId="1C6DA072" w14:textId="77777777" w:rsidR="00BA081D" w:rsidRDefault="00D119E4">
      <w:pPr>
        <w:pStyle w:val="NormalWeb"/>
        <w:numPr>
          <w:ilvl w:val="0"/>
          <w:numId w:val="163"/>
        </w:numPr>
        <w:spacing w:before="100" w:beforeAutospacing="1" w:after="100" w:afterAutospacing="1" w:line="240" w:lineRule="auto"/>
        <w:jc w:val="both"/>
        <w:rPr>
          <w:rFonts w:ascii="Amasis MT Pro" w:hAnsi="Amasis MT Pro"/>
        </w:rPr>
      </w:pPr>
      <w:r>
        <w:rPr>
          <w:rStyle w:val="Strong"/>
          <w:rFonts w:ascii="Amasis MT Pro" w:hAnsi="Amasis MT Pro"/>
        </w:rPr>
        <w:t>Evaluation Checklist</w:t>
      </w:r>
      <w:r>
        <w:rPr>
          <w:rFonts w:ascii="Amasis MT Pro" w:hAnsi="Amasis MT Pro"/>
        </w:rPr>
        <w:t>: A checklist will be used to ensure consistency in supplier evaluations. Key evaluation criteria include price, quality, delivery timelines, after-sales service, and compliance with contractual obligations.</w:t>
      </w:r>
    </w:p>
    <w:p w14:paraId="34B10118" w14:textId="77777777" w:rsidR="00BA081D" w:rsidRDefault="00D119E4">
      <w:pPr>
        <w:pStyle w:val="NormalWeb"/>
        <w:jc w:val="both"/>
        <w:rPr>
          <w:rFonts w:ascii="Amasis MT Pro" w:hAnsi="Amasis MT Pro"/>
        </w:rPr>
      </w:pPr>
      <w:r>
        <w:rPr>
          <w:rFonts w:ascii="Amasis MT Pro" w:hAnsi="Amasis MT Pro"/>
        </w:rPr>
        <w:t>This systematic approach helps ensure that RWVCA works only with reliable suppliers who can deliver on time and within budget.</w:t>
      </w:r>
    </w:p>
    <w:p w14:paraId="0583BABB" w14:textId="77777777" w:rsidR="00BA081D" w:rsidRDefault="00D119E4">
      <w:pPr>
        <w:spacing w:after="0"/>
        <w:jc w:val="both"/>
        <w:rPr>
          <w:rFonts w:ascii="Amasis MT Pro" w:hAnsi="Amasis MT Pro" w:cs="Times New Roman"/>
          <w:b/>
          <w:i/>
          <w:iCs/>
          <w:sz w:val="24"/>
          <w:szCs w:val="24"/>
        </w:rPr>
      </w:pPr>
      <w:r>
        <w:rPr>
          <w:rFonts w:ascii="Amasis MT Pro" w:hAnsi="Amasis MT Pro" w:cs="Times New Roman"/>
          <w:b/>
          <w:i/>
          <w:iCs/>
          <w:sz w:val="24"/>
          <w:szCs w:val="24"/>
        </w:rPr>
        <w:t>11.3.4 Request for Quotations (RFQs) and Tenders</w:t>
      </w:r>
    </w:p>
    <w:p w14:paraId="299F5693" w14:textId="77777777" w:rsidR="00BA081D" w:rsidRDefault="00D119E4">
      <w:pPr>
        <w:pStyle w:val="NormalWeb"/>
        <w:spacing w:after="0" w:line="240" w:lineRule="auto"/>
        <w:jc w:val="both"/>
        <w:rPr>
          <w:rFonts w:ascii="Amasis MT Pro" w:hAnsi="Amasis MT Pro"/>
        </w:rPr>
      </w:pPr>
      <w:r>
        <w:rPr>
          <w:rFonts w:ascii="Amasis MT Pro" w:hAnsi="Amasis MT Pro"/>
        </w:rPr>
        <w:t>Different procurement methods will be employed depending on the value and complexity of the procurement.</w:t>
      </w:r>
    </w:p>
    <w:p w14:paraId="60C9198C" w14:textId="77777777" w:rsidR="00BA081D" w:rsidRDefault="00D119E4">
      <w:pPr>
        <w:pStyle w:val="NormalWeb"/>
        <w:numPr>
          <w:ilvl w:val="0"/>
          <w:numId w:val="164"/>
        </w:numPr>
        <w:spacing w:before="100" w:beforeAutospacing="1" w:after="0" w:line="240" w:lineRule="auto"/>
        <w:jc w:val="both"/>
        <w:rPr>
          <w:rFonts w:ascii="Amasis MT Pro" w:hAnsi="Amasis MT Pro"/>
        </w:rPr>
      </w:pPr>
      <w:r>
        <w:rPr>
          <w:rStyle w:val="Strong"/>
          <w:rFonts w:ascii="Amasis MT Pro" w:hAnsi="Amasis MT Pro"/>
        </w:rPr>
        <w:t>Request for Quotations (RFQs)</w:t>
      </w:r>
      <w:r>
        <w:rPr>
          <w:rFonts w:ascii="Amasis MT Pro" w:hAnsi="Amasis MT Pro"/>
        </w:rPr>
        <w:t>: For procurements valued below RWF 1,000,000, the Procurement Department will solicit at least three written quotations from different suppliers. This method is designed to ensure competition while streamlining the process for smaller procurements.</w:t>
      </w:r>
    </w:p>
    <w:p w14:paraId="1DE5E907" w14:textId="77777777" w:rsidR="00BA081D" w:rsidRDefault="00D119E4">
      <w:pPr>
        <w:pStyle w:val="NormalWeb"/>
        <w:numPr>
          <w:ilvl w:val="0"/>
          <w:numId w:val="164"/>
        </w:numPr>
        <w:spacing w:before="100" w:beforeAutospacing="1" w:after="100" w:afterAutospacing="1" w:line="240" w:lineRule="auto"/>
        <w:jc w:val="both"/>
        <w:rPr>
          <w:rFonts w:ascii="Amasis MT Pro" w:hAnsi="Amasis MT Pro"/>
        </w:rPr>
      </w:pPr>
      <w:r>
        <w:rPr>
          <w:rStyle w:val="Strong"/>
          <w:rFonts w:ascii="Amasis MT Pro" w:hAnsi="Amasis MT Pro"/>
        </w:rPr>
        <w:t>Open Tenders</w:t>
      </w:r>
      <w:r>
        <w:rPr>
          <w:rFonts w:ascii="Amasis MT Pro" w:hAnsi="Amasis MT Pro"/>
        </w:rPr>
        <w:t xml:space="preserve">: For procurements valued above RWF 1,000,000, an open tender process will be used. The tender will be advertised widely </w:t>
      </w:r>
      <w:r>
        <w:rPr>
          <w:rFonts w:ascii="Amasis MT Pro" w:hAnsi="Amasis MT Pro"/>
        </w:rPr>
        <w:lastRenderedPageBreak/>
        <w:t>to encourage participation from a broad range of suppliers. All tender submissions will be evaluated based on predefined criteria to ensure a fair and competitive process.</w:t>
      </w:r>
    </w:p>
    <w:p w14:paraId="18296ADE" w14:textId="77777777" w:rsidR="00BA081D" w:rsidRDefault="00D119E4">
      <w:pPr>
        <w:pStyle w:val="NormalWeb"/>
        <w:jc w:val="both"/>
        <w:rPr>
          <w:rFonts w:ascii="Amasis MT Pro" w:hAnsi="Amasis MT Pro"/>
        </w:rPr>
      </w:pPr>
      <w:r>
        <w:rPr>
          <w:rFonts w:ascii="Amasis MT Pro" w:hAnsi="Amasis MT Pro"/>
        </w:rPr>
        <w:t>RWVCA will ensure that all procurement processes are open, transparent, and designed to promote competition and fairness.</w:t>
      </w:r>
    </w:p>
    <w:p w14:paraId="07F57868" w14:textId="77777777" w:rsidR="00BA081D" w:rsidRDefault="00D119E4">
      <w:pPr>
        <w:jc w:val="both"/>
        <w:rPr>
          <w:rFonts w:ascii="Amasis MT Pro" w:hAnsi="Amasis MT Pro" w:cs="Times New Roman"/>
          <w:b/>
          <w:i/>
          <w:iCs/>
          <w:sz w:val="24"/>
          <w:szCs w:val="24"/>
        </w:rPr>
      </w:pPr>
      <w:r>
        <w:rPr>
          <w:rFonts w:ascii="Amasis MT Pro" w:hAnsi="Amasis MT Pro" w:cs="Times New Roman"/>
          <w:b/>
          <w:i/>
          <w:iCs/>
          <w:sz w:val="24"/>
          <w:szCs w:val="24"/>
        </w:rPr>
        <w:t>11.3.5 Bid Evaluation and Selection</w:t>
      </w:r>
    </w:p>
    <w:p w14:paraId="6F18D245" w14:textId="77777777" w:rsidR="00BA081D" w:rsidRDefault="00D119E4">
      <w:pPr>
        <w:pStyle w:val="NormalWeb"/>
        <w:jc w:val="both"/>
        <w:rPr>
          <w:rFonts w:ascii="Amasis MT Pro" w:hAnsi="Amasis MT Pro"/>
        </w:rPr>
      </w:pPr>
      <w:r>
        <w:rPr>
          <w:rFonts w:ascii="Amasis MT Pro" w:hAnsi="Amasis MT Pro"/>
        </w:rPr>
        <w:t>The bid evaluation process will be overseen by the Procurement Committee and will follow a transparent and standardized approach to ensure fairness and value for money.</w:t>
      </w:r>
    </w:p>
    <w:p w14:paraId="26478C84" w14:textId="77777777" w:rsidR="00BA081D" w:rsidRDefault="00D119E4">
      <w:pPr>
        <w:pStyle w:val="NormalWeb"/>
        <w:numPr>
          <w:ilvl w:val="0"/>
          <w:numId w:val="165"/>
        </w:numPr>
        <w:spacing w:before="100" w:beforeAutospacing="1" w:after="100" w:afterAutospacing="1" w:line="240" w:lineRule="auto"/>
        <w:jc w:val="both"/>
        <w:rPr>
          <w:rFonts w:ascii="Amasis MT Pro" w:hAnsi="Amasis MT Pro"/>
        </w:rPr>
      </w:pPr>
      <w:r>
        <w:rPr>
          <w:rStyle w:val="Strong"/>
          <w:rFonts w:ascii="Amasis MT Pro" w:hAnsi="Amasis MT Pro"/>
        </w:rPr>
        <w:t>Evaluation Criteria</w:t>
      </w:r>
      <w:r>
        <w:rPr>
          <w:rFonts w:ascii="Amasis MT Pro" w:hAnsi="Amasis MT Pro"/>
        </w:rPr>
        <w:t>: The criteria for evaluating bids will include cost, quality of goods or services, delivery timelines, the supplier’s experience and technical capabilities, and financial stability. RWVCA may use a weighted scoring system to assess each bid against these criteria.</w:t>
      </w:r>
    </w:p>
    <w:p w14:paraId="21E669B7" w14:textId="77777777" w:rsidR="00BA081D" w:rsidRDefault="00D119E4">
      <w:pPr>
        <w:pStyle w:val="NormalWeb"/>
        <w:numPr>
          <w:ilvl w:val="0"/>
          <w:numId w:val="165"/>
        </w:numPr>
        <w:spacing w:before="100" w:beforeAutospacing="1" w:after="100" w:afterAutospacing="1" w:line="240" w:lineRule="auto"/>
        <w:jc w:val="both"/>
        <w:rPr>
          <w:rFonts w:ascii="Amasis MT Pro" w:hAnsi="Amasis MT Pro"/>
        </w:rPr>
      </w:pPr>
      <w:r>
        <w:rPr>
          <w:rStyle w:val="Strong"/>
          <w:rFonts w:ascii="Amasis MT Pro" w:hAnsi="Amasis MT Pro"/>
        </w:rPr>
        <w:t>Bid Evaluation Report</w:t>
      </w:r>
      <w:r>
        <w:rPr>
          <w:rFonts w:ascii="Amasis MT Pro" w:hAnsi="Amasis MT Pro"/>
        </w:rPr>
        <w:t>: The results of the bid evaluation process will be documented in a formal report. This report will include a detailed assessment of each bid and a recommendation for the most suitable supplier.</w:t>
      </w:r>
    </w:p>
    <w:p w14:paraId="1F724914" w14:textId="77777777" w:rsidR="00BA081D" w:rsidRDefault="00D119E4">
      <w:pPr>
        <w:pStyle w:val="NormalWeb"/>
        <w:numPr>
          <w:ilvl w:val="0"/>
          <w:numId w:val="165"/>
        </w:numPr>
        <w:spacing w:before="100" w:beforeAutospacing="1" w:after="100" w:afterAutospacing="1" w:line="240" w:lineRule="auto"/>
        <w:jc w:val="both"/>
        <w:rPr>
          <w:rFonts w:ascii="Amasis MT Pro" w:hAnsi="Amasis MT Pro"/>
        </w:rPr>
      </w:pPr>
      <w:r>
        <w:rPr>
          <w:rStyle w:val="Strong"/>
          <w:rFonts w:ascii="Amasis MT Pro" w:hAnsi="Amasis MT Pro"/>
        </w:rPr>
        <w:t>Approval Process</w:t>
      </w:r>
      <w:r>
        <w:rPr>
          <w:rFonts w:ascii="Amasis MT Pro" w:hAnsi="Amasis MT Pro"/>
        </w:rPr>
        <w:t>: The bid evaluation report, along with the recommendation, will be submitted to the relevant approval authority (either the Procurement Committee or Executive Committee) for a final decision.</w:t>
      </w:r>
    </w:p>
    <w:p w14:paraId="7E6A558F" w14:textId="77777777" w:rsidR="00BA081D" w:rsidRDefault="00D119E4">
      <w:pPr>
        <w:pStyle w:val="NormalWeb"/>
        <w:jc w:val="both"/>
        <w:rPr>
          <w:rFonts w:ascii="Amasis MT Pro" w:hAnsi="Amasis MT Pro"/>
        </w:rPr>
      </w:pPr>
      <w:r>
        <w:rPr>
          <w:rFonts w:ascii="Amasis MT Pro" w:hAnsi="Amasis MT Pro"/>
        </w:rPr>
        <w:t>This process ensures that procurement decisions are well-documented, objective, and aligned with RWVCA's policies.</w:t>
      </w:r>
    </w:p>
    <w:p w14:paraId="50615239" w14:textId="77777777" w:rsidR="00BA081D" w:rsidRDefault="00D119E4">
      <w:pPr>
        <w:spacing w:after="0"/>
        <w:jc w:val="both"/>
        <w:rPr>
          <w:rFonts w:ascii="Amasis MT Pro" w:hAnsi="Amasis MT Pro" w:cs="Times New Roman"/>
          <w:b/>
          <w:i/>
          <w:iCs/>
          <w:sz w:val="24"/>
          <w:szCs w:val="24"/>
        </w:rPr>
      </w:pPr>
      <w:r>
        <w:rPr>
          <w:rFonts w:ascii="Amasis MT Pro" w:hAnsi="Amasis MT Pro" w:cs="Times New Roman"/>
          <w:b/>
          <w:i/>
          <w:iCs/>
          <w:sz w:val="24"/>
          <w:szCs w:val="24"/>
        </w:rPr>
        <w:t>11.3.6 Contracting</w:t>
      </w:r>
    </w:p>
    <w:p w14:paraId="409C378A" w14:textId="77777777" w:rsidR="00BA081D" w:rsidRDefault="00D119E4">
      <w:pPr>
        <w:pStyle w:val="NormalWeb"/>
        <w:spacing w:after="0"/>
        <w:jc w:val="both"/>
        <w:rPr>
          <w:rFonts w:ascii="Amasis MT Pro" w:hAnsi="Amasis MT Pro"/>
        </w:rPr>
      </w:pPr>
      <w:r>
        <w:rPr>
          <w:rFonts w:ascii="Amasis MT Pro" w:hAnsi="Amasis MT Pro"/>
        </w:rPr>
        <w:lastRenderedPageBreak/>
        <w:t>Once a supplier is selected, the next step involves drafting and signing a formal contract that outlines the terms and conditions of the procurement.</w:t>
      </w:r>
    </w:p>
    <w:p w14:paraId="440B7303" w14:textId="10EAB522" w:rsidR="00BA081D" w:rsidRDefault="00D119E4" w:rsidP="003F4483">
      <w:pPr>
        <w:pStyle w:val="NormalWeb"/>
        <w:numPr>
          <w:ilvl w:val="0"/>
          <w:numId w:val="166"/>
        </w:numPr>
        <w:spacing w:before="100" w:beforeAutospacing="1" w:after="0" w:line="240" w:lineRule="auto"/>
        <w:jc w:val="both"/>
        <w:rPr>
          <w:rFonts w:ascii="Amasis MT Pro" w:hAnsi="Amasis MT Pro"/>
        </w:rPr>
      </w:pPr>
      <w:r>
        <w:rPr>
          <w:rStyle w:val="Strong"/>
          <w:rFonts w:ascii="Amasis MT Pro" w:hAnsi="Amasis MT Pro"/>
        </w:rPr>
        <w:t>Contract Preparation</w:t>
      </w:r>
      <w:r>
        <w:rPr>
          <w:rFonts w:ascii="Amasis MT Pro" w:hAnsi="Amasis MT Pro"/>
        </w:rPr>
        <w:t xml:space="preserve">: A formal contract will be prepared that specifies the scope of work, payment terms, delivery timelines, and any conditions related to breach or termination. </w:t>
      </w:r>
      <w:ins w:id="181" w:author="HR-M.Olga" w:date="2026-02-11T16:50:00Z">
        <w:r w:rsidR="003F4483" w:rsidRPr="003F4483">
          <w:rPr>
            <w:rFonts w:ascii="Amasis MT Pro" w:hAnsi="Amasis MT Pro"/>
          </w:rPr>
          <w:t>Crucially, all contracts will include clear, defined start and end dates, eliminating indefinite contract durations</w:t>
        </w:r>
      </w:ins>
      <w:ins w:id="182" w:author="HR-M.Olga" w:date="2026-02-11T16:51:00Z">
        <w:r w:rsidR="003F4483">
          <w:rPr>
            <w:rFonts w:ascii="Amasis MT Pro" w:hAnsi="Amasis MT Pro"/>
          </w:rPr>
          <w:t xml:space="preserve">. </w:t>
        </w:r>
      </w:ins>
      <w:r>
        <w:rPr>
          <w:rFonts w:ascii="Amasis MT Pro" w:hAnsi="Amasis MT Pro"/>
        </w:rPr>
        <w:t>The contract will also include details regarding warranties, service levels, and dispute resolution mechanisms.</w:t>
      </w:r>
    </w:p>
    <w:p w14:paraId="064817AE" w14:textId="77777777" w:rsidR="00BA081D" w:rsidRDefault="00D119E4">
      <w:pPr>
        <w:pStyle w:val="NormalWeb"/>
        <w:numPr>
          <w:ilvl w:val="0"/>
          <w:numId w:val="166"/>
        </w:numPr>
        <w:spacing w:before="100" w:beforeAutospacing="1" w:after="100" w:afterAutospacing="1" w:line="240" w:lineRule="auto"/>
        <w:jc w:val="both"/>
        <w:rPr>
          <w:rFonts w:ascii="Amasis MT Pro" w:hAnsi="Amasis MT Pro"/>
        </w:rPr>
      </w:pPr>
      <w:r>
        <w:rPr>
          <w:rStyle w:val="Strong"/>
          <w:rFonts w:ascii="Amasis MT Pro" w:hAnsi="Amasis MT Pro"/>
        </w:rPr>
        <w:t>Legal Review</w:t>
      </w:r>
      <w:r>
        <w:rPr>
          <w:rFonts w:ascii="Amasis MT Pro" w:hAnsi="Amasis MT Pro"/>
        </w:rPr>
        <w:t>: All contracts must be reviewed by RWVCA’s hired legal services to ensure compliance with Rwanda’s legal framework and to safeguard RWVCA's interests.</w:t>
      </w:r>
    </w:p>
    <w:p w14:paraId="16C11CAB" w14:textId="53377157" w:rsidR="00BA081D" w:rsidRDefault="00D119E4" w:rsidP="00526A9A">
      <w:pPr>
        <w:pStyle w:val="NormalWeb"/>
        <w:numPr>
          <w:ilvl w:val="0"/>
          <w:numId w:val="166"/>
        </w:numPr>
        <w:spacing w:after="0" w:line="240" w:lineRule="auto"/>
        <w:jc w:val="both"/>
        <w:rPr>
          <w:rFonts w:ascii="Amasis MT Pro" w:hAnsi="Amasis MT Pro"/>
        </w:rPr>
      </w:pPr>
      <w:r>
        <w:rPr>
          <w:rStyle w:val="Strong"/>
          <w:rFonts w:ascii="Amasis MT Pro" w:hAnsi="Amasis MT Pro"/>
        </w:rPr>
        <w:t>Contract Management</w:t>
      </w:r>
      <w:r>
        <w:rPr>
          <w:rFonts w:ascii="Amasis MT Pro" w:hAnsi="Amasis MT Pro"/>
        </w:rPr>
        <w:t>: The Procurement Officer will be responsible for monitoring contract performance to ensure the supplier fulfills all contractual obligations. This includes tracking delivery schedules, ensuring payment milestones are met, and resolving any issues that may arise during the contract's execution.</w:t>
      </w:r>
      <w:ins w:id="183" w:author="HR-M.Olga" w:date="2026-02-11T16:51:00Z">
        <w:r w:rsidR="00526A9A">
          <w:rPr>
            <w:rFonts w:ascii="Amasis MT Pro" w:hAnsi="Amasis MT Pro"/>
          </w:rPr>
          <w:t xml:space="preserve"> </w:t>
        </w:r>
        <w:r w:rsidR="00526A9A" w:rsidRPr="00526A9A">
          <w:rPr>
            <w:rFonts w:ascii="Amasis MT Pro" w:hAnsi="Amasis MT Pro"/>
          </w:rPr>
          <w:t>This monitoring will actively assess the supplier's performance against agreed-upon metrics and ensure strict adherence to contract terms, enabling effective enforcement and systematic performance evaluation.</w:t>
        </w:r>
      </w:ins>
    </w:p>
    <w:p w14:paraId="09759747" w14:textId="77777777" w:rsidR="00BA081D" w:rsidRDefault="00BA081D">
      <w:pPr>
        <w:pStyle w:val="NormalWeb"/>
        <w:spacing w:after="0" w:line="240" w:lineRule="auto"/>
        <w:ind w:left="720"/>
        <w:jc w:val="both"/>
        <w:rPr>
          <w:rFonts w:ascii="Amasis MT Pro" w:hAnsi="Amasis MT Pro"/>
        </w:rPr>
      </w:pPr>
    </w:p>
    <w:p w14:paraId="7F393962" w14:textId="77777777" w:rsidR="00BA081D" w:rsidRDefault="00D119E4">
      <w:pPr>
        <w:pStyle w:val="NormalWeb"/>
        <w:spacing w:after="0"/>
        <w:jc w:val="both"/>
        <w:rPr>
          <w:rFonts w:ascii="Amasis MT Pro" w:hAnsi="Amasis MT Pro"/>
        </w:rPr>
      </w:pPr>
      <w:r>
        <w:rPr>
          <w:rFonts w:ascii="Amasis MT Pro" w:hAnsi="Amasis MT Pro"/>
        </w:rPr>
        <w:t>Effective contract management ensures that suppliers deliver as agreed and that RWVCA's interests are protected throughout the procurement process.</w:t>
      </w:r>
    </w:p>
    <w:p w14:paraId="515B6674" w14:textId="77777777" w:rsidR="00BA081D" w:rsidRDefault="00BA081D">
      <w:pPr>
        <w:pStyle w:val="NormalWeb"/>
        <w:spacing w:after="0"/>
        <w:jc w:val="both"/>
        <w:rPr>
          <w:rFonts w:ascii="Amasis MT Pro" w:hAnsi="Amasis MT Pro"/>
        </w:rPr>
      </w:pPr>
    </w:p>
    <w:p w14:paraId="3A7641BD" w14:textId="77777777" w:rsidR="00BA081D" w:rsidRDefault="00D119E4">
      <w:pPr>
        <w:rPr>
          <w:rFonts w:ascii="Amasis MT Pro" w:eastAsia="Times New Roman" w:hAnsi="Amasis MT Pro" w:cs="Times New Roman"/>
          <w:b/>
          <w:bCs/>
          <w:color w:val="C0504D" w:themeColor="accent2"/>
          <w:sz w:val="24"/>
          <w:szCs w:val="24"/>
        </w:rPr>
      </w:pPr>
      <w:bookmarkStart w:id="184" w:name="_Toc176912846"/>
      <w:r>
        <w:rPr>
          <w:rFonts w:ascii="Amasis MT Pro" w:hAnsi="Amasis MT Pro" w:cs="Times New Roman"/>
          <w:b/>
          <w:color w:val="C0504D" w:themeColor="accent2"/>
          <w:sz w:val="24"/>
          <w:szCs w:val="24"/>
        </w:rPr>
        <w:t>11.4</w:t>
      </w:r>
      <w:r>
        <w:rPr>
          <w:rFonts w:ascii="Amasis MT Pro" w:eastAsia="Times New Roman" w:hAnsi="Amasis MT Pro" w:cs="Times New Roman"/>
          <w:b/>
          <w:bCs/>
          <w:color w:val="C0504D" w:themeColor="accent2"/>
          <w:sz w:val="24"/>
          <w:szCs w:val="24"/>
        </w:rPr>
        <w:t xml:space="preserve"> PROCUREMENT METHODS</w:t>
      </w:r>
      <w:bookmarkEnd w:id="184"/>
    </w:p>
    <w:p w14:paraId="65C4C214"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11.4.1 Open Tendering</w:t>
      </w:r>
    </w:p>
    <w:p w14:paraId="485671FA" w14:textId="77777777" w:rsidR="00BA081D" w:rsidRDefault="00D119E4">
      <w:pPr>
        <w:spacing w:before="100" w:beforeAutospacing="1"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Open tendering is the preferred procurement method for large contracts. This approach ensures transparency and broad competition, allowing a wide </w:t>
      </w:r>
      <w:r>
        <w:rPr>
          <w:rFonts w:ascii="Amasis MT Pro" w:eastAsia="Times New Roman" w:hAnsi="Amasis MT Pro" w:cs="Times New Roman"/>
          <w:sz w:val="24"/>
          <w:szCs w:val="24"/>
        </w:rPr>
        <w:lastRenderedPageBreak/>
        <w:t>range of suppliers to participate, promoting fairness and value for money. Open tendering is suitable for procurements where the market offers multiple qualified suppliers and for contracts requiring significant amounts of goods, services, or works.</w:t>
      </w:r>
    </w:p>
    <w:p w14:paraId="375F4F33" w14:textId="77777777" w:rsidR="00BA081D" w:rsidRDefault="00BA081D">
      <w:pPr>
        <w:spacing w:after="0" w:line="240" w:lineRule="auto"/>
        <w:jc w:val="both"/>
        <w:rPr>
          <w:rFonts w:ascii="Amasis MT Pro" w:eastAsia="Times New Roman" w:hAnsi="Amasis MT Pro" w:cs="Times New Roman"/>
          <w:b/>
          <w:bCs/>
          <w:i/>
          <w:iCs/>
          <w:sz w:val="24"/>
          <w:szCs w:val="24"/>
        </w:rPr>
      </w:pPr>
    </w:p>
    <w:p w14:paraId="5E6E2706"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11.4.1.1 Process Steps</w:t>
      </w:r>
      <w:r>
        <w:rPr>
          <w:rFonts w:ascii="Amasis MT Pro" w:eastAsia="Times New Roman" w:hAnsi="Amasis MT Pro" w:cs="Times New Roman"/>
          <w:i/>
          <w:iCs/>
          <w:sz w:val="24"/>
          <w:szCs w:val="24"/>
        </w:rPr>
        <w:t>:</w:t>
      </w:r>
    </w:p>
    <w:p w14:paraId="42DC06AB" w14:textId="77777777" w:rsidR="00BA081D" w:rsidRDefault="00D119E4">
      <w:pPr>
        <w:numPr>
          <w:ilvl w:val="0"/>
          <w:numId w:val="167"/>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Advertisement</w:t>
      </w:r>
      <w:r>
        <w:rPr>
          <w:rFonts w:ascii="Amasis MT Pro" w:eastAsia="Times New Roman" w:hAnsi="Amasis MT Pro" w:cs="Times New Roman"/>
          <w:sz w:val="24"/>
          <w:szCs w:val="24"/>
        </w:rPr>
        <w:t>: The tender is advertised publicly to reach the largest pool of potential bidders. This includes publication in national newspapers and on RWVCA’s website to ensure maximum exposure.</w:t>
      </w:r>
    </w:p>
    <w:p w14:paraId="0DF8A0C5" w14:textId="77777777" w:rsidR="00BA081D" w:rsidRDefault="00D119E4">
      <w:pPr>
        <w:numPr>
          <w:ilvl w:val="0"/>
          <w:numId w:val="16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Submission of Bids</w:t>
      </w:r>
      <w:r>
        <w:rPr>
          <w:rFonts w:ascii="Amasis MT Pro" w:eastAsia="Times New Roman" w:hAnsi="Amasis MT Pro" w:cs="Times New Roman"/>
          <w:sz w:val="24"/>
          <w:szCs w:val="24"/>
        </w:rPr>
        <w:t>: Interested suppliers submit sealed bids within the stipulated timeframe. The bids must be submitted in a manner that ensures confidentiality until the official bid opening.</w:t>
      </w:r>
    </w:p>
    <w:p w14:paraId="163C6675" w14:textId="77777777" w:rsidR="00BA081D" w:rsidRDefault="00D119E4">
      <w:pPr>
        <w:numPr>
          <w:ilvl w:val="0"/>
          <w:numId w:val="16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Bid Evaluation</w:t>
      </w:r>
      <w:r>
        <w:rPr>
          <w:rFonts w:ascii="Amasis MT Pro" w:eastAsia="Times New Roman" w:hAnsi="Amasis MT Pro" w:cs="Times New Roman"/>
          <w:sz w:val="24"/>
          <w:szCs w:val="24"/>
        </w:rPr>
        <w:t>: Bids are evaluated based on pre-established criteria, which include price, quality, technical capability, and delivery timelines. The evaluation ensures that the bids comply with the requirements outlined in the tender.</w:t>
      </w:r>
    </w:p>
    <w:p w14:paraId="26335585" w14:textId="77777777" w:rsidR="00BA081D" w:rsidRDefault="00D119E4">
      <w:pPr>
        <w:numPr>
          <w:ilvl w:val="0"/>
          <w:numId w:val="167"/>
        </w:numPr>
        <w:spacing w:before="100" w:beforeAutospacing="1" w:after="100" w:afterAutospacing="1" w:line="240" w:lineRule="auto"/>
        <w:jc w:val="both"/>
        <w:rPr>
          <w:rFonts w:ascii="Amasis MT Pro" w:eastAsia="Times New Roman" w:hAnsi="Amasis MT Pro" w:cs="Times New Roman"/>
          <w:sz w:val="24"/>
          <w:szCs w:val="24"/>
        </w:rPr>
      </w:pPr>
      <w:commentRangeStart w:id="185"/>
      <w:r>
        <w:rPr>
          <w:rFonts w:ascii="Amasis MT Pro" w:eastAsia="Times New Roman" w:hAnsi="Amasis MT Pro" w:cs="Times New Roman"/>
          <w:b/>
          <w:bCs/>
          <w:sz w:val="24"/>
          <w:szCs w:val="24"/>
        </w:rPr>
        <w:t>Contract Award</w:t>
      </w:r>
      <w:r>
        <w:rPr>
          <w:rFonts w:ascii="Amasis MT Pro" w:eastAsia="Times New Roman" w:hAnsi="Amasis MT Pro" w:cs="Times New Roman"/>
          <w:sz w:val="24"/>
          <w:szCs w:val="24"/>
        </w:rPr>
        <w:t>: The contract is awarded to the supplier who meets the criteria and provides the best overall value, ensuring the selection process is transparent and based on merit. The contract is finalized once all parties agree on the terms and conditions.</w:t>
      </w:r>
      <w:commentRangeEnd w:id="185"/>
      <w:r w:rsidR="00AF1E4B">
        <w:rPr>
          <w:rStyle w:val="CommentReference"/>
        </w:rPr>
        <w:commentReference w:id="185"/>
      </w:r>
    </w:p>
    <w:p w14:paraId="1A649FF1"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While open tendering provides a high level of transparency and competition, it may also require more time and resources to manage due to the detailed processes involved.</w:t>
      </w:r>
    </w:p>
    <w:p w14:paraId="2158A51D"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11.4.2 Restricted Tendering</w:t>
      </w:r>
    </w:p>
    <w:p w14:paraId="60C304BA"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Restricted tendering may be used in cases where the number of capable suppliers is limited, and inviting all potential suppliers may not be necessary. This method allows RWVCA to invite only a shortlist of pre-qualified suppliers who possess the specific expertise or technical capabilities required to meet the association’s needs.</w:t>
      </w:r>
    </w:p>
    <w:p w14:paraId="34994071"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lastRenderedPageBreak/>
        <w:t>11.4.2.1 Justifications for Restricted Tendering</w:t>
      </w:r>
    </w:p>
    <w:p w14:paraId="764A05F7" w14:textId="77777777" w:rsidR="00BA081D" w:rsidRDefault="00D119E4">
      <w:pPr>
        <w:numPr>
          <w:ilvl w:val="0"/>
          <w:numId w:val="168"/>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procurement involves highly specialized goods or services that only a small number of suppliers can provide.</w:t>
      </w:r>
    </w:p>
    <w:p w14:paraId="10D3C98C" w14:textId="77777777" w:rsidR="00BA081D" w:rsidRDefault="00D119E4">
      <w:pPr>
        <w:numPr>
          <w:ilvl w:val="0"/>
          <w:numId w:val="168"/>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There is a need to target suppliers who have demonstrated reliability and competence in a particular field.</w:t>
      </w:r>
    </w:p>
    <w:p w14:paraId="27E7BA3B"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11.4.2.2 Process</w:t>
      </w:r>
    </w:p>
    <w:p w14:paraId="7FE03003" w14:textId="77777777" w:rsidR="00BA081D" w:rsidRDefault="00D119E4">
      <w:pPr>
        <w:numPr>
          <w:ilvl w:val="0"/>
          <w:numId w:val="169"/>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 shortlist of pre-qualified suppliers is drawn up based on prior experience, technical expertise, and a proven track record.</w:t>
      </w:r>
    </w:p>
    <w:p w14:paraId="569EE756" w14:textId="77777777" w:rsidR="00BA081D" w:rsidRDefault="00D119E4">
      <w:pPr>
        <w:numPr>
          <w:ilvl w:val="0"/>
          <w:numId w:val="169"/>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Invitations to tender are sent directly to these suppliers, who are asked to submit bids.</w:t>
      </w:r>
    </w:p>
    <w:p w14:paraId="291DBF03" w14:textId="77777777" w:rsidR="00BA081D" w:rsidRDefault="00D119E4">
      <w:pPr>
        <w:numPr>
          <w:ilvl w:val="0"/>
          <w:numId w:val="169"/>
        </w:numPr>
        <w:spacing w:before="100" w:beforeAutospacing="1" w:after="100" w:afterAutospacing="1" w:line="240" w:lineRule="auto"/>
        <w:jc w:val="both"/>
        <w:rPr>
          <w:rFonts w:ascii="Amasis MT Pro" w:eastAsia="Times New Roman" w:hAnsi="Amasis MT Pro" w:cs="Times New Roman"/>
          <w:sz w:val="24"/>
          <w:szCs w:val="24"/>
        </w:rPr>
      </w:pPr>
      <w:commentRangeStart w:id="186"/>
      <w:r>
        <w:rPr>
          <w:rFonts w:ascii="Amasis MT Pro" w:eastAsia="Times New Roman" w:hAnsi="Amasis MT Pro" w:cs="Times New Roman"/>
          <w:sz w:val="24"/>
          <w:szCs w:val="24"/>
        </w:rPr>
        <w:t>Bids are evaluated, and the contract is awarded based on the criteria set for the specific procurement.</w:t>
      </w:r>
      <w:commentRangeEnd w:id="186"/>
      <w:r w:rsidR="00DF355D">
        <w:rPr>
          <w:rStyle w:val="CommentReference"/>
        </w:rPr>
        <w:commentReference w:id="186"/>
      </w:r>
    </w:p>
    <w:p w14:paraId="753597B9"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Restricted tendering ensures that the procurement process remains competitive but allows RWVCA to focus on suppliers with specialized knowledge or expertise.</w:t>
      </w:r>
    </w:p>
    <w:p w14:paraId="240A98E8"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11.4.3 Direct Procurement</w:t>
      </w:r>
    </w:p>
    <w:p w14:paraId="4598CA22"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Direct procurement is used in exceptional cases where a competitive process is impractical. This method may be employed when there is only one supplier capable of delivering the goods or services, or when the procurement is of low value and does not justify a full tender process. Additionally, direct procurement is appropriate for urgent situations where following a standard tendering process would cause unacceptable delays.</w:t>
      </w:r>
    </w:p>
    <w:p w14:paraId="118F49A1" w14:textId="77777777" w:rsidR="00BA081D" w:rsidRDefault="00BA081D">
      <w:pPr>
        <w:spacing w:after="0" w:line="240" w:lineRule="auto"/>
        <w:jc w:val="both"/>
        <w:rPr>
          <w:rFonts w:ascii="Amasis MT Pro" w:eastAsia="Times New Roman" w:hAnsi="Amasis MT Pro" w:cs="Times New Roman"/>
          <w:sz w:val="24"/>
          <w:szCs w:val="24"/>
        </w:rPr>
      </w:pPr>
    </w:p>
    <w:p w14:paraId="41085FB5" w14:textId="77777777" w:rsidR="00BA081D" w:rsidRDefault="00D119E4">
      <w:pPr>
        <w:spacing w:after="0"/>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11.4.3.1 Justifications for Direct Procurement</w:t>
      </w:r>
    </w:p>
    <w:p w14:paraId="794C81C3" w14:textId="77777777" w:rsidR="00BA081D" w:rsidRDefault="00D119E4">
      <w:pPr>
        <w:numPr>
          <w:ilvl w:val="0"/>
          <w:numId w:val="170"/>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Sole Supplier</w:t>
      </w:r>
      <w:r>
        <w:rPr>
          <w:rFonts w:ascii="Amasis MT Pro" w:eastAsia="Times New Roman" w:hAnsi="Amasis MT Pro" w:cs="Times New Roman"/>
          <w:sz w:val="24"/>
          <w:szCs w:val="24"/>
        </w:rPr>
        <w:t>: There is only one supplier available in the market for the required goods or services (e.g., proprietary technologies or specialized services).</w:t>
      </w:r>
    </w:p>
    <w:p w14:paraId="071AFBF9" w14:textId="77777777" w:rsidR="00BA081D" w:rsidRDefault="00D119E4">
      <w:pPr>
        <w:numPr>
          <w:ilvl w:val="0"/>
          <w:numId w:val="17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lastRenderedPageBreak/>
        <w:t>Low-Value Procurement</w:t>
      </w:r>
      <w:r>
        <w:rPr>
          <w:rFonts w:ascii="Amasis MT Pro" w:eastAsia="Times New Roman" w:hAnsi="Amasis MT Pro" w:cs="Times New Roman"/>
          <w:sz w:val="24"/>
          <w:szCs w:val="24"/>
        </w:rPr>
        <w:t>: The procurement involves small-value items, making the cost of running a full tender process inefficient.</w:t>
      </w:r>
    </w:p>
    <w:p w14:paraId="314122C0" w14:textId="77777777" w:rsidR="00BA081D" w:rsidRDefault="00D119E4">
      <w:pPr>
        <w:numPr>
          <w:ilvl w:val="0"/>
          <w:numId w:val="17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Urgency</w:t>
      </w:r>
      <w:r>
        <w:rPr>
          <w:rFonts w:ascii="Amasis MT Pro" w:eastAsia="Times New Roman" w:hAnsi="Amasis MT Pro" w:cs="Times New Roman"/>
          <w:sz w:val="24"/>
          <w:szCs w:val="24"/>
        </w:rPr>
        <w:t>: Emergency situations, such as operational disruptions, require immediate procurement to prevent losses or delays.</w:t>
      </w:r>
    </w:p>
    <w:p w14:paraId="2ADEE86F" w14:textId="77777777" w:rsidR="00BA081D" w:rsidRDefault="00D119E4">
      <w:pPr>
        <w:spacing w:after="0"/>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11.4.3.2 Process for Direct Procurement:</w:t>
      </w:r>
    </w:p>
    <w:p w14:paraId="4487A525" w14:textId="77777777" w:rsidR="00BA081D" w:rsidRDefault="00D119E4">
      <w:pPr>
        <w:numPr>
          <w:ilvl w:val="0"/>
          <w:numId w:val="171"/>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 direct procurement request must be made and justified in writing, clearly outlining the reasons for bypassing the competitive process.</w:t>
      </w:r>
    </w:p>
    <w:p w14:paraId="22D74679" w14:textId="77777777" w:rsidR="00BA081D" w:rsidRDefault="00D119E4">
      <w:pPr>
        <w:numPr>
          <w:ilvl w:val="0"/>
          <w:numId w:val="171"/>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Approval must be obtained from the Executive Committee before proceeding with direct procurement.</w:t>
      </w:r>
    </w:p>
    <w:p w14:paraId="5F0DD371" w14:textId="77777777" w:rsidR="00F13CA2" w:rsidRPr="00F13CA2" w:rsidRDefault="00D119E4">
      <w:pPr>
        <w:numPr>
          <w:ilvl w:val="0"/>
          <w:numId w:val="171"/>
        </w:numPr>
        <w:spacing w:before="100" w:beforeAutospacing="1" w:after="100" w:afterAutospacing="1" w:line="240" w:lineRule="auto"/>
        <w:jc w:val="both"/>
        <w:rPr>
          <w:ins w:id="187" w:author="HR-M.Olga" w:date="2026-02-11T16:52:00Z"/>
          <w:rFonts w:ascii="Amasis MT Pro" w:eastAsia="Times New Roman" w:hAnsi="Amasis MT Pro" w:cs="Times New Roman"/>
          <w:sz w:val="24"/>
          <w:szCs w:val="24"/>
          <w:rPrChange w:id="188" w:author="HR-M.Olga" w:date="2026-02-11T16:52:00Z">
            <w:rPr>
              <w:ins w:id="189" w:author="HR-M.Olga" w:date="2026-02-11T16:52:00Z"/>
              <w:rFonts w:ascii="Arial" w:eastAsia="Times New Roman" w:hAnsi="Arial" w:cs="Arial"/>
              <w:color w:val="D4D4D4"/>
              <w:sz w:val="24"/>
              <w:szCs w:val="24"/>
            </w:rPr>
          </w:rPrChange>
        </w:rPr>
        <w:pPrChange w:id="190" w:author="HR-M.Olga" w:date="2026-02-11T16:52:00Z">
          <w:pPr>
            <w:pStyle w:val="ListParagraph"/>
            <w:numPr>
              <w:numId w:val="265"/>
            </w:numPr>
            <w:shd w:val="clear" w:color="auto" w:fill="161616"/>
            <w:spacing w:before="120" w:after="120" w:line="240" w:lineRule="auto"/>
            <w:ind w:hanging="360"/>
          </w:pPr>
        </w:pPrChange>
      </w:pPr>
      <w:r>
        <w:rPr>
          <w:rFonts w:ascii="Amasis MT Pro" w:eastAsia="Times New Roman" w:hAnsi="Amasis MT Pro" w:cs="Times New Roman"/>
          <w:sz w:val="24"/>
          <w:szCs w:val="24"/>
        </w:rPr>
        <w:t>All documentation supporting the decision for direct procurement must be filed for accountability and future audits.</w:t>
      </w:r>
      <w:ins w:id="191" w:author="HR-M.Olga" w:date="2026-02-11T16:52:00Z">
        <w:r w:rsidR="00F13CA2">
          <w:rPr>
            <w:rFonts w:ascii="Amasis MT Pro" w:eastAsia="Times New Roman" w:hAnsi="Amasis MT Pro" w:cs="Times New Roman"/>
            <w:sz w:val="24"/>
            <w:szCs w:val="24"/>
          </w:rPr>
          <w:t xml:space="preserve"> </w:t>
        </w:r>
        <w:r w:rsidR="00F13CA2" w:rsidRPr="00F13CA2">
          <w:rPr>
            <w:rFonts w:ascii="Amasis MT Pro" w:eastAsia="Times New Roman" w:hAnsi="Amasis MT Pro" w:cs="Times New Roman"/>
            <w:sz w:val="24"/>
            <w:szCs w:val="24"/>
            <w:rPrChange w:id="192" w:author="HR-M.Olga" w:date="2026-02-11T16:52:00Z">
              <w:rPr>
                <w:rFonts w:ascii="Arial" w:eastAsia="Times New Roman" w:hAnsi="Arial" w:cs="Arial"/>
                <w:bCs/>
                <w:sz w:val="24"/>
                <w:szCs w:val="24"/>
              </w:rPr>
            </w:rPrChange>
          </w:rPr>
          <w:t>Crucially, even for direct procurements, a formal contract with defined terms, including service scope, duration, payment terms, and clear deliverables, must be established and retained, unless the procurement falls under specific low-value, non-tendered thresholds where simplified documentation is permitted.</w:t>
        </w:r>
      </w:ins>
    </w:p>
    <w:p w14:paraId="37B7551E" w14:textId="775AAED3" w:rsidR="00BA081D" w:rsidRDefault="00BA081D">
      <w:pPr>
        <w:numPr>
          <w:ilvl w:val="0"/>
          <w:numId w:val="171"/>
        </w:numPr>
        <w:spacing w:before="100" w:beforeAutospacing="1" w:after="100" w:afterAutospacing="1" w:line="240" w:lineRule="auto"/>
        <w:jc w:val="both"/>
        <w:rPr>
          <w:rFonts w:ascii="Amasis MT Pro" w:eastAsia="Times New Roman" w:hAnsi="Amasis MT Pro" w:cs="Times New Roman"/>
          <w:sz w:val="24"/>
          <w:szCs w:val="24"/>
        </w:rPr>
      </w:pPr>
    </w:p>
    <w:p w14:paraId="0F492C7A" w14:textId="77777777" w:rsidR="00BA081D" w:rsidRDefault="00D119E4">
      <w:pPr>
        <w:spacing w:before="100" w:beforeAutospacing="1" w:after="100" w:afterAutospacing="1" w:line="240" w:lineRule="auto"/>
        <w:ind w:left="360"/>
        <w:jc w:val="both"/>
        <w:rPr>
          <w:rFonts w:ascii="Amasis MT Pro" w:eastAsia="Times New Roman" w:hAnsi="Amasis MT Pro" w:cs="Times New Roman"/>
          <w:sz w:val="24"/>
          <w:szCs w:val="24"/>
        </w:rPr>
      </w:pPr>
      <w:r>
        <w:rPr>
          <w:rFonts w:ascii="Amasis MT Pro" w:eastAsia="Times New Roman" w:hAnsi="Amasis MT Pro" w:cs="Times New Roman"/>
          <w:sz w:val="24"/>
          <w:szCs w:val="24"/>
        </w:rPr>
        <w:t>Direct procurement is advantageous in cases where time or unique market conditions limit the feasibility of competitive bidding, but it must be applied judiciously to avoid undermining transparency and competition</w:t>
      </w:r>
    </w:p>
    <w:p w14:paraId="053C103A" w14:textId="77777777" w:rsidR="00BA081D" w:rsidRDefault="00D119E4">
      <w:pPr>
        <w:spacing w:after="0" w:line="240" w:lineRule="auto"/>
        <w:rPr>
          <w:rFonts w:ascii="Amasis MT Pro" w:eastAsia="Times New Roman" w:hAnsi="Amasis MT Pro" w:cs="Times New Roman"/>
          <w:b/>
          <w:bCs/>
          <w:i/>
          <w:iCs/>
          <w:sz w:val="24"/>
          <w:szCs w:val="24"/>
        </w:rPr>
      </w:pPr>
      <w:r>
        <w:rPr>
          <w:rFonts w:ascii="Amasis MT Pro" w:eastAsia="Times New Roman" w:hAnsi="Amasis MT Pro" w:cs="Times New Roman"/>
          <w:b/>
          <w:bCs/>
          <w:sz w:val="24"/>
          <w:szCs w:val="24"/>
        </w:rPr>
        <w:br w:type="page"/>
      </w:r>
      <w:r>
        <w:rPr>
          <w:rFonts w:ascii="Amasis MT Pro" w:eastAsia="Times New Roman" w:hAnsi="Amasis MT Pro" w:cs="Times New Roman"/>
          <w:b/>
          <w:bCs/>
          <w:i/>
          <w:iCs/>
          <w:sz w:val="24"/>
          <w:szCs w:val="24"/>
        </w:rPr>
        <w:lastRenderedPageBreak/>
        <w:t>11.4.4 Non-Tendered Contracts Below RWF 1 Million</w:t>
      </w:r>
    </w:p>
    <w:p w14:paraId="6C47349E"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For contracts valued below RWF 1,000,000, RWVCA may opt for a simplified procurement process without tendering. In such cases, a shortlist of suppliers is invited to submit quotations. This process ensures efficiency while maintaining competition.</w:t>
      </w:r>
    </w:p>
    <w:p w14:paraId="02BA9068" w14:textId="77777777" w:rsidR="00BA081D" w:rsidRDefault="00D119E4">
      <w:pPr>
        <w:spacing w:before="100" w:beforeAutospacing="1"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11.4.4.1 Process</w:t>
      </w:r>
      <w:r>
        <w:rPr>
          <w:rFonts w:ascii="Amasis MT Pro" w:eastAsia="Times New Roman" w:hAnsi="Amasis MT Pro" w:cs="Times New Roman"/>
          <w:i/>
          <w:iCs/>
          <w:sz w:val="24"/>
          <w:szCs w:val="24"/>
        </w:rPr>
        <w:t>:</w:t>
      </w:r>
    </w:p>
    <w:p w14:paraId="4A4294C3" w14:textId="77777777" w:rsidR="00BA081D" w:rsidRDefault="00D119E4">
      <w:pPr>
        <w:numPr>
          <w:ilvl w:val="0"/>
          <w:numId w:val="172"/>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Request for Quotes</w:t>
      </w:r>
      <w:r>
        <w:rPr>
          <w:rFonts w:ascii="Amasis MT Pro" w:eastAsia="Times New Roman" w:hAnsi="Amasis MT Pro" w:cs="Times New Roman"/>
          <w:sz w:val="24"/>
          <w:szCs w:val="24"/>
        </w:rPr>
        <w:t>: The Procurement Department will solicit at least three written quotes from a pre-identified list of suppliers. The process will still align with the overall procurement plan to ensure value for money.</w:t>
      </w:r>
    </w:p>
    <w:p w14:paraId="7751D268" w14:textId="7A64B4BC" w:rsidR="00BA081D" w:rsidDel="00916B25" w:rsidRDefault="00D119E4">
      <w:pPr>
        <w:numPr>
          <w:ilvl w:val="0"/>
          <w:numId w:val="172"/>
        </w:numPr>
        <w:spacing w:before="100" w:beforeAutospacing="1" w:after="100" w:afterAutospacing="1" w:line="240" w:lineRule="auto"/>
        <w:jc w:val="both"/>
        <w:rPr>
          <w:del w:id="193" w:author="HR-M.Olga" w:date="2026-02-11T16:53:00Z"/>
          <w:rFonts w:ascii="Amasis MT Pro" w:eastAsia="Times New Roman" w:hAnsi="Amasis MT Pro" w:cs="Times New Roman"/>
          <w:sz w:val="24"/>
          <w:szCs w:val="24"/>
        </w:rPr>
      </w:pPr>
      <w:r>
        <w:rPr>
          <w:rFonts w:ascii="Amasis MT Pro" w:eastAsia="Times New Roman" w:hAnsi="Amasis MT Pro" w:cs="Times New Roman"/>
          <w:b/>
          <w:bCs/>
          <w:sz w:val="24"/>
          <w:szCs w:val="24"/>
        </w:rPr>
        <w:t>Evaluation</w:t>
      </w:r>
      <w:r>
        <w:rPr>
          <w:rFonts w:ascii="Amasis MT Pro" w:eastAsia="Times New Roman" w:hAnsi="Amasis MT Pro" w:cs="Times New Roman"/>
          <w:sz w:val="24"/>
          <w:szCs w:val="24"/>
        </w:rPr>
        <w:t>: The quotes will be evaluated based on price, quality, and delivery timelines.</w:t>
      </w:r>
    </w:p>
    <w:p w14:paraId="047698D2" w14:textId="77777777" w:rsidR="00916B25" w:rsidRDefault="00916B25">
      <w:pPr>
        <w:numPr>
          <w:ilvl w:val="0"/>
          <w:numId w:val="172"/>
        </w:numPr>
        <w:spacing w:before="100" w:beforeAutospacing="1" w:after="100" w:afterAutospacing="1" w:line="240" w:lineRule="auto"/>
        <w:jc w:val="both"/>
        <w:rPr>
          <w:ins w:id="194" w:author="HR-M.Olga" w:date="2026-02-11T16:53:00Z"/>
          <w:rFonts w:ascii="Amasis MT Pro" w:eastAsia="Times New Roman" w:hAnsi="Amasis MT Pro" w:cs="Times New Roman"/>
          <w:sz w:val="24"/>
          <w:szCs w:val="24"/>
        </w:rPr>
      </w:pPr>
    </w:p>
    <w:p w14:paraId="6E995EEA" w14:textId="77777777" w:rsidR="00916B25" w:rsidRDefault="00D119E4">
      <w:pPr>
        <w:numPr>
          <w:ilvl w:val="0"/>
          <w:numId w:val="172"/>
        </w:numPr>
        <w:spacing w:before="100" w:beforeAutospacing="1" w:after="100" w:afterAutospacing="1" w:line="240" w:lineRule="auto"/>
        <w:jc w:val="both"/>
        <w:rPr>
          <w:ins w:id="195" w:author="HR-M.Olga" w:date="2026-02-11T16:53:00Z"/>
        </w:rPr>
        <w:pPrChange w:id="196" w:author="HR-M.Olga" w:date="2026-02-11T16:53:00Z">
          <w:pPr>
            <w:pStyle w:val="CommentText"/>
          </w:pPr>
        </w:pPrChange>
      </w:pPr>
      <w:r w:rsidRPr="00916B25">
        <w:rPr>
          <w:rFonts w:ascii="Amasis MT Pro" w:eastAsia="Times New Roman" w:hAnsi="Amasis MT Pro" w:cs="Times New Roman"/>
          <w:b/>
          <w:bCs/>
          <w:sz w:val="24"/>
          <w:szCs w:val="24"/>
          <w:rPrChange w:id="197" w:author="HR-M.Olga" w:date="2026-02-11T16:53:00Z">
            <w:rPr/>
          </w:rPrChange>
        </w:rPr>
        <w:t>Contract Award</w:t>
      </w:r>
      <w:ins w:id="198" w:author="HR-M.Olga" w:date="2026-02-11T16:53:00Z">
        <w:r w:rsidR="00916B25" w:rsidRPr="00916B25">
          <w:rPr>
            <w:rFonts w:ascii="Amasis MT Pro" w:eastAsia="Times New Roman" w:hAnsi="Amasis MT Pro" w:cs="Times New Roman"/>
            <w:b/>
            <w:bCs/>
            <w:sz w:val="24"/>
            <w:szCs w:val="24"/>
            <w:rPrChange w:id="199" w:author="HR-M.Olga" w:date="2026-02-11T16:53:00Z">
              <w:rPr/>
            </w:rPrChange>
          </w:rPr>
          <w:t xml:space="preserve"> </w:t>
        </w:r>
        <w:r w:rsidR="00916B25" w:rsidRPr="00DF355D">
          <w:t>and Simplified Documentation</w:t>
        </w:r>
      </w:ins>
      <w:r w:rsidRPr="00916B25">
        <w:rPr>
          <w:rFonts w:ascii="Amasis MT Pro" w:eastAsia="Times New Roman" w:hAnsi="Amasis MT Pro" w:cs="Times New Roman"/>
          <w:sz w:val="24"/>
          <w:szCs w:val="24"/>
          <w:rPrChange w:id="200" w:author="HR-M.Olga" w:date="2026-02-11T16:53:00Z">
            <w:rPr/>
          </w:rPrChange>
        </w:rPr>
        <w:t>: The contract is awarded to the supplier offering the best value.</w:t>
      </w:r>
      <w:ins w:id="201" w:author="HR-M.Olga" w:date="2026-02-11T16:53:00Z">
        <w:r w:rsidR="00916B25" w:rsidRPr="00916B25">
          <w:rPr>
            <w:rFonts w:ascii="Amasis MT Pro" w:eastAsia="Times New Roman" w:hAnsi="Amasis MT Pro" w:cs="Times New Roman"/>
            <w:sz w:val="24"/>
            <w:szCs w:val="24"/>
            <w:rPrChange w:id="202" w:author="HR-M.Olga" w:date="2026-02-11T16:53:00Z">
              <w:rPr/>
            </w:rPrChange>
          </w:rPr>
          <w:t xml:space="preserve"> </w:t>
        </w:r>
        <w:r w:rsidR="00916B25" w:rsidRPr="00DF355D">
          <w:t>For these contracts, a simplified agreement or purchase order clearly stating the scope of work, duration (if applicable), and payment terms shall be issued and retained as formal documentation.</w:t>
        </w:r>
      </w:ins>
    </w:p>
    <w:p w14:paraId="1901E143" w14:textId="6C64B455" w:rsidR="00BA081D" w:rsidRDefault="00BA081D">
      <w:pPr>
        <w:numPr>
          <w:ilvl w:val="0"/>
          <w:numId w:val="172"/>
        </w:numPr>
        <w:spacing w:before="100" w:beforeAutospacing="1" w:after="100" w:afterAutospacing="1" w:line="240" w:lineRule="auto"/>
        <w:jc w:val="both"/>
        <w:rPr>
          <w:rFonts w:ascii="Amasis MT Pro" w:eastAsia="Times New Roman" w:hAnsi="Amasis MT Pro" w:cs="Times New Roman"/>
          <w:sz w:val="24"/>
          <w:szCs w:val="24"/>
        </w:rPr>
      </w:pPr>
    </w:p>
    <w:p w14:paraId="782B7604"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11.4.5 Emergency Procurement</w:t>
      </w:r>
    </w:p>
    <w:p w14:paraId="365B7DE0"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Emergency procurement is used in situations where immediate action is required to protect RWVCA’s interests. This may include events such as equipment breakdowns, urgent operational needs, or natural disasters where normal procurement timelines are impractical. In such cases, the competitive bidding process may be bypassed to expedite procurement.</w:t>
      </w:r>
    </w:p>
    <w:p w14:paraId="6EF8CF1E" w14:textId="77777777" w:rsidR="00BA081D" w:rsidRDefault="00BA081D">
      <w:pPr>
        <w:spacing w:after="0" w:line="240" w:lineRule="auto"/>
        <w:jc w:val="both"/>
        <w:rPr>
          <w:rFonts w:ascii="Amasis MT Pro" w:eastAsia="Times New Roman" w:hAnsi="Amasis MT Pro" w:cs="Times New Roman"/>
          <w:sz w:val="24"/>
          <w:szCs w:val="24"/>
        </w:rPr>
      </w:pPr>
    </w:p>
    <w:p w14:paraId="5A2E9C72"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11.4.5.1 Emergency Scenarios:</w:t>
      </w:r>
    </w:p>
    <w:p w14:paraId="4934A6A4" w14:textId="77777777" w:rsidR="00BA081D" w:rsidRDefault="00D119E4">
      <w:pPr>
        <w:numPr>
          <w:ilvl w:val="0"/>
          <w:numId w:val="173"/>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Unforeseen breakdowns in key equipment that threaten operations.</w:t>
      </w:r>
    </w:p>
    <w:p w14:paraId="03E9CAA2" w14:textId="77777777" w:rsidR="00BA081D" w:rsidRDefault="00D119E4">
      <w:pPr>
        <w:numPr>
          <w:ilvl w:val="0"/>
          <w:numId w:val="173"/>
        </w:numPr>
        <w:spacing w:before="100" w:beforeAutospacing="1"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Urgent public health or safety concerns.</w:t>
      </w:r>
    </w:p>
    <w:p w14:paraId="3B0F4F4A" w14:textId="77777777" w:rsidR="00BA081D" w:rsidRDefault="00D119E4">
      <w:pPr>
        <w:numPr>
          <w:ilvl w:val="0"/>
          <w:numId w:val="173"/>
        </w:numPr>
        <w:spacing w:before="100" w:beforeAutospacing="1"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lastRenderedPageBreak/>
        <w:t>Natural disasters that necessitate rapid response and procurement of goods or services.</w:t>
      </w:r>
    </w:p>
    <w:p w14:paraId="5561AAB0"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11.4.5.2 Expanded Emergency Procurement Conditions:</w:t>
      </w:r>
    </w:p>
    <w:p w14:paraId="1EDE15DB"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Emergency procurement can also be triggered by:</w:t>
      </w:r>
    </w:p>
    <w:p w14:paraId="48F925F6" w14:textId="77777777" w:rsidR="00BA081D" w:rsidRDefault="00D119E4">
      <w:pPr>
        <w:numPr>
          <w:ilvl w:val="0"/>
          <w:numId w:val="174"/>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Operational Disruptions</w:t>
      </w:r>
      <w:r>
        <w:rPr>
          <w:rFonts w:ascii="Amasis MT Pro" w:eastAsia="Times New Roman" w:hAnsi="Amasis MT Pro" w:cs="Times New Roman"/>
          <w:sz w:val="24"/>
          <w:szCs w:val="24"/>
        </w:rPr>
        <w:t>: Any sudden disruptions that hinder RWVCA's ability to deliver its services effectively.</w:t>
      </w:r>
    </w:p>
    <w:p w14:paraId="19321913" w14:textId="77777777" w:rsidR="00BA081D" w:rsidRDefault="00D119E4">
      <w:pPr>
        <w:numPr>
          <w:ilvl w:val="0"/>
          <w:numId w:val="174"/>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Unpredictable Supply Chain Failures</w:t>
      </w:r>
      <w:r>
        <w:rPr>
          <w:rFonts w:ascii="Amasis MT Pro" w:eastAsia="Times New Roman" w:hAnsi="Amasis MT Pro" w:cs="Times New Roman"/>
          <w:sz w:val="24"/>
          <w:szCs w:val="24"/>
        </w:rPr>
        <w:t>: Issues like sudden unavailability of critical supplies.</w:t>
      </w:r>
    </w:p>
    <w:p w14:paraId="31F8A50D" w14:textId="77777777" w:rsidR="00BA081D" w:rsidRDefault="00BA081D">
      <w:pPr>
        <w:spacing w:after="0" w:line="240" w:lineRule="auto"/>
        <w:ind w:left="720"/>
        <w:jc w:val="both"/>
        <w:rPr>
          <w:rFonts w:ascii="Amasis MT Pro" w:eastAsia="Times New Roman" w:hAnsi="Amasis MT Pro" w:cs="Times New Roman"/>
          <w:sz w:val="24"/>
          <w:szCs w:val="24"/>
        </w:rPr>
      </w:pPr>
    </w:p>
    <w:p w14:paraId="2AE0B193" w14:textId="77777777" w:rsidR="00BA081D" w:rsidRDefault="00D119E4">
      <w:pPr>
        <w:spacing w:after="0"/>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11.4.5.3 Process</w:t>
      </w:r>
    </w:p>
    <w:p w14:paraId="090923AE" w14:textId="77777777" w:rsidR="00BA081D" w:rsidRDefault="00D119E4">
      <w:pPr>
        <w:numPr>
          <w:ilvl w:val="0"/>
          <w:numId w:val="175"/>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Documentation</w:t>
      </w:r>
      <w:r>
        <w:rPr>
          <w:rFonts w:ascii="Amasis MT Pro" w:eastAsia="Times New Roman" w:hAnsi="Amasis MT Pro" w:cs="Times New Roman"/>
          <w:sz w:val="24"/>
          <w:szCs w:val="24"/>
        </w:rPr>
        <w:t>: Emergency procurement decisions must be fully documented, including a description of the emergency, the urgency of the procurement, and the goods or services procured.</w:t>
      </w:r>
    </w:p>
    <w:p w14:paraId="3EAA846E" w14:textId="77777777" w:rsidR="00BA081D" w:rsidRDefault="00D119E4">
      <w:pPr>
        <w:numPr>
          <w:ilvl w:val="0"/>
          <w:numId w:val="17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Limited Competition</w:t>
      </w:r>
      <w:r>
        <w:rPr>
          <w:rFonts w:ascii="Amasis MT Pro" w:eastAsia="Times New Roman" w:hAnsi="Amasis MT Pro" w:cs="Times New Roman"/>
          <w:sz w:val="24"/>
          <w:szCs w:val="24"/>
        </w:rPr>
        <w:t>: Where possible, a limited competition may still be applied to identify a supplier quickly.</w:t>
      </w:r>
    </w:p>
    <w:p w14:paraId="2EA74EF9" w14:textId="77777777" w:rsidR="00BA081D" w:rsidRDefault="00D119E4">
      <w:pPr>
        <w:numPr>
          <w:ilvl w:val="0"/>
          <w:numId w:val="17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Approval</w:t>
      </w:r>
      <w:r>
        <w:rPr>
          <w:rFonts w:ascii="Amasis MT Pro" w:eastAsia="Times New Roman" w:hAnsi="Amasis MT Pro" w:cs="Times New Roman"/>
          <w:sz w:val="24"/>
          <w:szCs w:val="24"/>
        </w:rPr>
        <w:t>: Approval must be obtained from the Executive Committee post-procurement, ensuring accountability.</w:t>
      </w:r>
    </w:p>
    <w:p w14:paraId="638D6638" w14:textId="77777777" w:rsidR="00BA081D" w:rsidRDefault="00D119E4">
      <w:pPr>
        <w:numPr>
          <w:ilvl w:val="0"/>
          <w:numId w:val="175"/>
        </w:numPr>
        <w:spacing w:before="100" w:beforeAutospacing="1" w:after="100" w:afterAutospacing="1" w:line="240" w:lineRule="auto"/>
        <w:jc w:val="both"/>
        <w:rPr>
          <w:rFonts w:ascii="Amasis MT Pro" w:eastAsia="Times New Roman" w:hAnsi="Amasis MT Pro" w:cs="Times New Roman"/>
          <w:sz w:val="24"/>
          <w:szCs w:val="24"/>
        </w:rPr>
      </w:pPr>
      <w:commentRangeStart w:id="203"/>
      <w:r>
        <w:rPr>
          <w:rFonts w:ascii="Amasis MT Pro" w:eastAsia="Times New Roman" w:hAnsi="Amasis MT Pro" w:cs="Times New Roman"/>
          <w:b/>
          <w:bCs/>
          <w:sz w:val="24"/>
          <w:szCs w:val="24"/>
        </w:rPr>
        <w:t>Report Submission</w:t>
      </w:r>
      <w:r>
        <w:rPr>
          <w:rFonts w:ascii="Amasis MT Pro" w:eastAsia="Times New Roman" w:hAnsi="Amasis MT Pro" w:cs="Times New Roman"/>
          <w:sz w:val="24"/>
          <w:szCs w:val="24"/>
        </w:rPr>
        <w:t>: After the procurement, a report must be submitted to the Executive Committee detailing the nature of the emergency and the steps taken to address it.</w:t>
      </w:r>
      <w:commentRangeEnd w:id="203"/>
      <w:r w:rsidR="00AF1E4B">
        <w:rPr>
          <w:rStyle w:val="CommentReference"/>
        </w:rPr>
        <w:commentReference w:id="203"/>
      </w:r>
    </w:p>
    <w:p w14:paraId="42976249"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While emergency procurement allows for quick action, RWVCA maintains strict documentation and approval processes to ensure accountability and compliance with ethical and legal standards.</w:t>
      </w:r>
    </w:p>
    <w:p w14:paraId="44A27298"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11.4.6 Framework Contracts</w:t>
      </w:r>
    </w:p>
    <w:p w14:paraId="27131686"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 framework contract is an agreement with a supplier to provide goods or services at pre-negotiated prices and terms over a fixed period. Framework contracts are particularly useful for goods and services that are frequently procured, such as office supplies, maintenance services, or recurring project needs.</w:t>
      </w:r>
    </w:p>
    <w:p w14:paraId="2253DC56" w14:textId="77777777" w:rsidR="00BA081D" w:rsidRDefault="00BA081D">
      <w:pPr>
        <w:spacing w:after="0" w:line="240" w:lineRule="auto"/>
        <w:jc w:val="both"/>
        <w:rPr>
          <w:rFonts w:ascii="Amasis MT Pro" w:eastAsia="Times New Roman" w:hAnsi="Amasis MT Pro" w:cs="Times New Roman"/>
          <w:sz w:val="24"/>
          <w:szCs w:val="24"/>
        </w:rPr>
      </w:pPr>
    </w:p>
    <w:p w14:paraId="063897ED"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11.4.6.1 Advantages of Framework Contracts</w:t>
      </w:r>
    </w:p>
    <w:p w14:paraId="442919EB" w14:textId="77777777" w:rsidR="00BA081D" w:rsidRDefault="00D119E4">
      <w:pPr>
        <w:numPr>
          <w:ilvl w:val="0"/>
          <w:numId w:val="176"/>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Reduce the time and administrative effort required for repeated procurement.</w:t>
      </w:r>
    </w:p>
    <w:p w14:paraId="77D41666" w14:textId="77777777" w:rsidR="00BA081D" w:rsidRDefault="00D119E4">
      <w:pPr>
        <w:numPr>
          <w:ilvl w:val="0"/>
          <w:numId w:val="17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Provide price stability for a set period.</w:t>
      </w:r>
    </w:p>
    <w:p w14:paraId="1E6C3294" w14:textId="77777777" w:rsidR="00BA081D" w:rsidRDefault="00D119E4">
      <w:pPr>
        <w:numPr>
          <w:ilvl w:val="0"/>
          <w:numId w:val="17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Ensure that high-quality suppliers are pre-selected based on their performance and reliability.</w:t>
      </w:r>
    </w:p>
    <w:p w14:paraId="37DD246B"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11.4.6.2 Process:</w:t>
      </w:r>
    </w:p>
    <w:p w14:paraId="39CAEFBE" w14:textId="77777777" w:rsidR="00BA081D" w:rsidRDefault="00D119E4">
      <w:pPr>
        <w:numPr>
          <w:ilvl w:val="0"/>
          <w:numId w:val="177"/>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RWVCA will enter into framework agreements with suppliers based on competitive bidding, ensuring that the terms are favorable and compliant with procurement rules.</w:t>
      </w:r>
    </w:p>
    <w:p w14:paraId="395C21D1" w14:textId="77777777" w:rsidR="00BA081D" w:rsidRDefault="00D119E4">
      <w:pPr>
        <w:numPr>
          <w:ilvl w:val="0"/>
          <w:numId w:val="17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Procurement Officer will monitor the performance of suppliers and ensure compliance with the terms of the contract.</w:t>
      </w:r>
    </w:p>
    <w:p w14:paraId="1E8A27F1" w14:textId="77777777" w:rsidR="00BA081D" w:rsidRDefault="00D119E4">
      <w:pPr>
        <w:numPr>
          <w:ilvl w:val="0"/>
          <w:numId w:val="17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Any issues or amendments required during the contract period will be documented and approved by relevant authorities.</w:t>
      </w:r>
    </w:p>
    <w:p w14:paraId="352B1A4C" w14:textId="34257A58" w:rsidR="00BA081D" w:rsidRDefault="00D119E4">
      <w:pPr>
        <w:spacing w:before="100" w:beforeAutospacing="1" w:after="100" w:afterAutospacing="1" w:line="240" w:lineRule="auto"/>
        <w:jc w:val="both"/>
        <w:rPr>
          <w:ins w:id="204" w:author="HP" w:date="2026-02-11T14:59:00Z"/>
          <w:rFonts w:ascii="Amasis MT Pro" w:eastAsia="Times New Roman" w:hAnsi="Amasis MT Pro" w:cs="Times New Roman"/>
          <w:sz w:val="24"/>
          <w:szCs w:val="24"/>
        </w:rPr>
      </w:pPr>
      <w:r>
        <w:rPr>
          <w:rFonts w:ascii="Amasis MT Pro" w:eastAsia="Times New Roman" w:hAnsi="Amasis MT Pro" w:cs="Times New Roman"/>
          <w:sz w:val="24"/>
          <w:szCs w:val="24"/>
        </w:rPr>
        <w:t xml:space="preserve">Framework contracts are efficient for managing regular procurement needs, streamlining processes, and reducing administrative burdens, while ensuring that value for money is achieved consistently throughout the contract </w:t>
      </w:r>
      <w:commentRangeStart w:id="205"/>
      <w:r>
        <w:rPr>
          <w:rFonts w:ascii="Amasis MT Pro" w:eastAsia="Times New Roman" w:hAnsi="Amasis MT Pro" w:cs="Times New Roman"/>
          <w:sz w:val="24"/>
          <w:szCs w:val="24"/>
        </w:rPr>
        <w:t>period</w:t>
      </w:r>
      <w:commentRangeEnd w:id="205"/>
      <w:r w:rsidR="00AF1E4B">
        <w:rPr>
          <w:rStyle w:val="CommentReference"/>
        </w:rPr>
        <w:commentReference w:id="205"/>
      </w:r>
      <w:r>
        <w:rPr>
          <w:rFonts w:ascii="Amasis MT Pro" w:eastAsia="Times New Roman" w:hAnsi="Amasis MT Pro" w:cs="Times New Roman"/>
          <w:sz w:val="24"/>
          <w:szCs w:val="24"/>
        </w:rPr>
        <w:t>.</w:t>
      </w:r>
    </w:p>
    <w:p w14:paraId="2A2A67EA" w14:textId="72E3D97F" w:rsidR="00AF1E4B" w:rsidRDefault="00AF1E4B">
      <w:pPr>
        <w:spacing w:before="100" w:beforeAutospacing="1" w:after="100" w:afterAutospacing="1" w:line="240" w:lineRule="auto"/>
        <w:jc w:val="both"/>
        <w:rPr>
          <w:rFonts w:ascii="Amasis MT Pro" w:eastAsia="Times New Roman" w:hAnsi="Amasis MT Pro" w:cs="Times New Roman"/>
          <w:sz w:val="24"/>
          <w:szCs w:val="24"/>
        </w:rPr>
      </w:pPr>
    </w:p>
    <w:p w14:paraId="519CB5F7" w14:textId="77777777" w:rsidR="00BA081D" w:rsidRDefault="00D119E4">
      <w:pPr>
        <w:rPr>
          <w:rFonts w:ascii="Amasis MT Pro" w:eastAsia="Times New Roman" w:hAnsi="Amasis MT Pro" w:cs="Times New Roman"/>
          <w:b/>
          <w:color w:val="C0504D" w:themeColor="accent2"/>
          <w:sz w:val="24"/>
          <w:szCs w:val="24"/>
        </w:rPr>
      </w:pPr>
      <w:bookmarkStart w:id="206" w:name="_Toc176912847"/>
      <w:r>
        <w:rPr>
          <w:rFonts w:ascii="Amasis MT Pro" w:eastAsia="Times New Roman" w:hAnsi="Amasis MT Pro" w:cs="Times New Roman"/>
          <w:b/>
          <w:color w:val="C0504D" w:themeColor="accent2"/>
          <w:sz w:val="24"/>
          <w:szCs w:val="24"/>
        </w:rPr>
        <w:t>11.5 DEVELOPING TECHNICAL SPECIFICATIONS OF GOODS, NON-CONSULTANCY SERVICES, AND BILLS OF QUANTITIES FOR WORKS</w:t>
      </w:r>
      <w:bookmarkEnd w:id="206"/>
    </w:p>
    <w:p w14:paraId="03FDB534"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Developing technical specifications and Bills of Quantities (</w:t>
      </w:r>
      <w:proofErr w:type="spellStart"/>
      <w:r>
        <w:rPr>
          <w:rFonts w:ascii="Amasis MT Pro" w:eastAsia="Times New Roman" w:hAnsi="Amasis MT Pro" w:cs="Times New Roman"/>
          <w:sz w:val="24"/>
          <w:szCs w:val="24"/>
        </w:rPr>
        <w:t>BoQ</w:t>
      </w:r>
      <w:proofErr w:type="spellEnd"/>
      <w:r>
        <w:rPr>
          <w:rFonts w:ascii="Amasis MT Pro" w:eastAsia="Times New Roman" w:hAnsi="Amasis MT Pro" w:cs="Times New Roman"/>
          <w:sz w:val="24"/>
          <w:szCs w:val="24"/>
        </w:rPr>
        <w:t xml:space="preserve">) is a fundamental step in the procurement process. These documents provide the basis for soliciting bids, evaluating offers, and ensuring that the procured goods, services, or works meet the required standards and expectations. This chapter outlines key principles, components, and best practices in preparing </w:t>
      </w:r>
      <w:r>
        <w:rPr>
          <w:rFonts w:ascii="Amasis MT Pro" w:eastAsia="Times New Roman" w:hAnsi="Amasis MT Pro" w:cs="Times New Roman"/>
          <w:sz w:val="24"/>
          <w:szCs w:val="24"/>
        </w:rPr>
        <w:lastRenderedPageBreak/>
        <w:t>these documents, providing a foundation for achieving successful procurement outcomes.</w:t>
      </w:r>
    </w:p>
    <w:p w14:paraId="371D31A8"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11.5.1 Importance of Technical Specifications and Bills of Quantities</w:t>
      </w:r>
    </w:p>
    <w:p w14:paraId="7606C27C"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Technical specifications and Bills of Quantities play a vital role in ensuring that procurement processes are transparent, fair, and clear. They define the precise requirements of the procuring entity, providing guidance to bidders and facilitating the evaluation of offers.</w:t>
      </w:r>
    </w:p>
    <w:p w14:paraId="7C6001AF" w14:textId="77777777" w:rsidR="00BA081D" w:rsidRDefault="00D119E4">
      <w:pPr>
        <w:numPr>
          <w:ilvl w:val="0"/>
          <w:numId w:val="178"/>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Technical Specifications:</w:t>
      </w:r>
      <w:r>
        <w:rPr>
          <w:rFonts w:ascii="Amasis MT Pro" w:eastAsia="Times New Roman" w:hAnsi="Amasis MT Pro" w:cs="Times New Roman"/>
          <w:sz w:val="24"/>
          <w:szCs w:val="24"/>
        </w:rPr>
        <w:t xml:space="preserve"> These are the detailed descriptions of the required goods, services, or works in terms of quality, performance, and compliance with standards. They ensure that the procuring entity receives products or services that meet the required criteria.</w:t>
      </w:r>
    </w:p>
    <w:p w14:paraId="0A2D937C" w14:textId="77777777" w:rsidR="00BA081D" w:rsidRDefault="00D119E4">
      <w:pPr>
        <w:numPr>
          <w:ilvl w:val="0"/>
          <w:numId w:val="178"/>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Bills of Quantities (</w:t>
      </w:r>
      <w:proofErr w:type="spellStart"/>
      <w:r>
        <w:rPr>
          <w:rFonts w:ascii="Amasis MT Pro" w:eastAsia="Times New Roman" w:hAnsi="Amasis MT Pro" w:cs="Times New Roman"/>
          <w:b/>
          <w:bCs/>
          <w:sz w:val="24"/>
          <w:szCs w:val="24"/>
        </w:rPr>
        <w:t>BoQ</w:t>
      </w:r>
      <w:proofErr w:type="spellEnd"/>
      <w:r>
        <w:rPr>
          <w:rFonts w:ascii="Amasis MT Pro" w:eastAsia="Times New Roman" w:hAnsi="Amasis MT Pro" w:cs="Times New Roman"/>
          <w:b/>
          <w:bCs/>
          <w:sz w:val="24"/>
          <w:szCs w:val="24"/>
        </w:rPr>
        <w:t>):</w:t>
      </w:r>
      <w:r>
        <w:rPr>
          <w:rFonts w:ascii="Amasis MT Pro" w:eastAsia="Times New Roman" w:hAnsi="Amasis MT Pro" w:cs="Times New Roman"/>
          <w:sz w:val="24"/>
          <w:szCs w:val="24"/>
        </w:rPr>
        <w:t xml:space="preserve"> In the procurement of works, a </w:t>
      </w:r>
      <w:proofErr w:type="spellStart"/>
      <w:r>
        <w:rPr>
          <w:rFonts w:ascii="Amasis MT Pro" w:eastAsia="Times New Roman" w:hAnsi="Amasis MT Pro" w:cs="Times New Roman"/>
          <w:sz w:val="24"/>
          <w:szCs w:val="24"/>
        </w:rPr>
        <w:t>BoQ</w:t>
      </w:r>
      <w:proofErr w:type="spellEnd"/>
      <w:r>
        <w:rPr>
          <w:rFonts w:ascii="Amasis MT Pro" w:eastAsia="Times New Roman" w:hAnsi="Amasis MT Pro" w:cs="Times New Roman"/>
          <w:sz w:val="24"/>
          <w:szCs w:val="24"/>
        </w:rPr>
        <w:t xml:space="preserve"> provides a comprehensive breakdown of materials, labor, and associated costs. It enables contractors to price their bids accurately and allows the procuring entity to gauge the financial scope of a project.</w:t>
      </w:r>
    </w:p>
    <w:p w14:paraId="117FA7BC"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11.5.2 Developing Technical Specifications for Goods</w:t>
      </w:r>
    </w:p>
    <w:p w14:paraId="695286CD"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preparation of technical specifications for goods involves defining key features, performance standards, and compliance requirements. Well-defined specifications promote competitive bidding and ensure the delivery of quality products that meet the needs of the procuring entity. Key considerations include:</w:t>
      </w:r>
    </w:p>
    <w:p w14:paraId="1E0A4675" w14:textId="77777777" w:rsidR="00BA081D" w:rsidRDefault="00D119E4">
      <w:pPr>
        <w:numPr>
          <w:ilvl w:val="0"/>
          <w:numId w:val="17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Functionality and Performance:</w:t>
      </w:r>
      <w:r>
        <w:rPr>
          <w:rFonts w:ascii="Amasis MT Pro" w:eastAsia="Times New Roman" w:hAnsi="Amasis MT Pro" w:cs="Times New Roman"/>
          <w:sz w:val="24"/>
          <w:szCs w:val="24"/>
        </w:rPr>
        <w:t xml:space="preserve"> Clearly describe the required functions and performance criteria for the goods. For example, in the procurement of machinery, this may include speed, capacity, durability, and efficiency.</w:t>
      </w:r>
    </w:p>
    <w:p w14:paraId="0B3DC422" w14:textId="77777777" w:rsidR="00BA081D" w:rsidRDefault="00D119E4">
      <w:pPr>
        <w:numPr>
          <w:ilvl w:val="0"/>
          <w:numId w:val="17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lastRenderedPageBreak/>
        <w:t>Compliance with Standards:</w:t>
      </w:r>
      <w:r>
        <w:rPr>
          <w:rFonts w:ascii="Amasis MT Pro" w:eastAsia="Times New Roman" w:hAnsi="Amasis MT Pro" w:cs="Times New Roman"/>
          <w:sz w:val="24"/>
          <w:szCs w:val="24"/>
        </w:rPr>
        <w:t xml:space="preserve"> Ensure that the goods meet relevant national or international standards (e.g., ISO, safety standards). This ensures consistency in quality and performance.</w:t>
      </w:r>
    </w:p>
    <w:p w14:paraId="5B9A06B8" w14:textId="77777777" w:rsidR="00BA081D" w:rsidRDefault="00D119E4">
      <w:pPr>
        <w:numPr>
          <w:ilvl w:val="0"/>
          <w:numId w:val="17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Material and Design Specifications:</w:t>
      </w:r>
      <w:r>
        <w:rPr>
          <w:rFonts w:ascii="Amasis MT Pro" w:eastAsia="Times New Roman" w:hAnsi="Amasis MT Pro" w:cs="Times New Roman"/>
          <w:sz w:val="24"/>
          <w:szCs w:val="24"/>
        </w:rPr>
        <w:t xml:space="preserve"> If necessary, provide information on materials, dimensions, and design features to ensure that the goods meet specific requirements.</w:t>
      </w:r>
    </w:p>
    <w:p w14:paraId="3F00ADCA" w14:textId="77777777" w:rsidR="00BA081D" w:rsidRDefault="00D119E4">
      <w:pPr>
        <w:numPr>
          <w:ilvl w:val="0"/>
          <w:numId w:val="17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Environmental and Safety Standards:</w:t>
      </w:r>
      <w:r>
        <w:rPr>
          <w:rFonts w:ascii="Amasis MT Pro" w:eastAsia="Times New Roman" w:hAnsi="Amasis MT Pro" w:cs="Times New Roman"/>
          <w:sz w:val="24"/>
          <w:szCs w:val="24"/>
        </w:rPr>
        <w:t xml:space="preserve"> Specify any environmental sustainability requirements (e.g., energy efficiency) and safety standards that must be met.</w:t>
      </w:r>
    </w:p>
    <w:p w14:paraId="1817FC45" w14:textId="77777777" w:rsidR="00BA081D" w:rsidRDefault="00D119E4">
      <w:pPr>
        <w:numPr>
          <w:ilvl w:val="0"/>
          <w:numId w:val="17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Warranty and After-Sales Service:</w:t>
      </w:r>
      <w:r>
        <w:rPr>
          <w:rFonts w:ascii="Amasis MT Pro" w:eastAsia="Times New Roman" w:hAnsi="Amasis MT Pro" w:cs="Times New Roman"/>
          <w:sz w:val="24"/>
          <w:szCs w:val="24"/>
        </w:rPr>
        <w:t xml:space="preserve"> Define expectations for warranties, maintenance, and after-sales services, ensuring that suppliers will provide continued support after delivery.</w:t>
      </w:r>
    </w:p>
    <w:p w14:paraId="6B35AD65"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11.5.3 Developing Technical Specifications for Non-Consultancy Services</w:t>
      </w:r>
    </w:p>
    <w:p w14:paraId="0549DCBA"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Technical specifications for non-consultancy services must clearly define the scope, performance expectations, and resource requirements. Non-consultancy services, such as IT services, maintenance, or transportation, must be delivered according to agreed terms, timelines, and quality standards. Key elements include:</w:t>
      </w:r>
    </w:p>
    <w:p w14:paraId="7DA587BC" w14:textId="77777777" w:rsidR="00BA081D" w:rsidRDefault="00D119E4">
      <w:pPr>
        <w:numPr>
          <w:ilvl w:val="0"/>
          <w:numId w:val="18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Scope of Service:</w:t>
      </w:r>
      <w:r>
        <w:rPr>
          <w:rFonts w:ascii="Amasis MT Pro" w:eastAsia="Times New Roman" w:hAnsi="Amasis MT Pro" w:cs="Times New Roman"/>
          <w:sz w:val="24"/>
          <w:szCs w:val="24"/>
        </w:rPr>
        <w:t xml:space="preserve"> Clearly define the tasks or services to be delivered, including any geographical, operational, or time limitations.</w:t>
      </w:r>
    </w:p>
    <w:p w14:paraId="52553207" w14:textId="77777777" w:rsidR="00BA081D" w:rsidRDefault="00D119E4">
      <w:pPr>
        <w:numPr>
          <w:ilvl w:val="0"/>
          <w:numId w:val="18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Performance Standards:</w:t>
      </w:r>
      <w:r>
        <w:rPr>
          <w:rFonts w:ascii="Amasis MT Pro" w:eastAsia="Times New Roman" w:hAnsi="Amasis MT Pro" w:cs="Times New Roman"/>
          <w:sz w:val="24"/>
          <w:szCs w:val="24"/>
        </w:rPr>
        <w:t xml:space="preserve"> Establish minimum performance expectations (e.g., response times, service quality) to ensure that services are delivered efficiently and meet the needs of the procuring entity.</w:t>
      </w:r>
    </w:p>
    <w:p w14:paraId="296D24C4" w14:textId="77777777" w:rsidR="00BA081D" w:rsidRDefault="00D119E4">
      <w:pPr>
        <w:numPr>
          <w:ilvl w:val="0"/>
          <w:numId w:val="18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Deliverables and Timelines:</w:t>
      </w:r>
      <w:r>
        <w:rPr>
          <w:rFonts w:ascii="Amasis MT Pro" w:eastAsia="Times New Roman" w:hAnsi="Amasis MT Pro" w:cs="Times New Roman"/>
          <w:sz w:val="24"/>
          <w:szCs w:val="24"/>
        </w:rPr>
        <w:t xml:space="preserve"> Clearly define the outputs or deliverables expected from the service provider, as well as the timeframe for completion.</w:t>
      </w:r>
    </w:p>
    <w:p w14:paraId="5B282E18" w14:textId="77777777" w:rsidR="00BA081D" w:rsidRDefault="00D119E4">
      <w:pPr>
        <w:numPr>
          <w:ilvl w:val="0"/>
          <w:numId w:val="18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Resource Requirements:</w:t>
      </w:r>
      <w:r>
        <w:rPr>
          <w:rFonts w:ascii="Amasis MT Pro" w:eastAsia="Times New Roman" w:hAnsi="Amasis MT Pro" w:cs="Times New Roman"/>
          <w:sz w:val="24"/>
          <w:szCs w:val="24"/>
        </w:rPr>
        <w:t xml:space="preserve"> Specify any resources (e.g., personnel, equipment) required to deliver the service effectively.</w:t>
      </w:r>
    </w:p>
    <w:p w14:paraId="2F7D4615" w14:textId="77777777" w:rsidR="00BA081D" w:rsidRDefault="00D119E4">
      <w:pPr>
        <w:numPr>
          <w:ilvl w:val="0"/>
          <w:numId w:val="18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lastRenderedPageBreak/>
        <w:t>Monitoring and Reporting Mechanisms:</w:t>
      </w:r>
      <w:r>
        <w:rPr>
          <w:rFonts w:ascii="Amasis MT Pro" w:eastAsia="Times New Roman" w:hAnsi="Amasis MT Pro" w:cs="Times New Roman"/>
          <w:sz w:val="24"/>
          <w:szCs w:val="24"/>
        </w:rPr>
        <w:t xml:space="preserve"> Include provisions for monitoring service quality and performance, including reporting requirements.</w:t>
      </w:r>
    </w:p>
    <w:p w14:paraId="73F654AA"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11.5.4 Developing Bills of Quantities (</w:t>
      </w:r>
      <w:proofErr w:type="spellStart"/>
      <w:r>
        <w:rPr>
          <w:rFonts w:ascii="Amasis MT Pro" w:eastAsia="Times New Roman" w:hAnsi="Amasis MT Pro" w:cs="Times New Roman"/>
          <w:b/>
          <w:bCs/>
          <w:i/>
          <w:iCs/>
          <w:sz w:val="24"/>
          <w:szCs w:val="24"/>
        </w:rPr>
        <w:t>BoQ</w:t>
      </w:r>
      <w:proofErr w:type="spellEnd"/>
      <w:r>
        <w:rPr>
          <w:rFonts w:ascii="Amasis MT Pro" w:eastAsia="Times New Roman" w:hAnsi="Amasis MT Pro" w:cs="Times New Roman"/>
          <w:b/>
          <w:bCs/>
          <w:i/>
          <w:iCs/>
          <w:sz w:val="24"/>
          <w:szCs w:val="24"/>
        </w:rPr>
        <w:t>) for Works</w:t>
      </w:r>
    </w:p>
    <w:p w14:paraId="4C1AF112"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The </w:t>
      </w:r>
      <w:proofErr w:type="spellStart"/>
      <w:r>
        <w:rPr>
          <w:rFonts w:ascii="Amasis MT Pro" w:eastAsia="Times New Roman" w:hAnsi="Amasis MT Pro" w:cs="Times New Roman"/>
          <w:sz w:val="24"/>
          <w:szCs w:val="24"/>
        </w:rPr>
        <w:t>BoQ</w:t>
      </w:r>
      <w:proofErr w:type="spellEnd"/>
      <w:r>
        <w:rPr>
          <w:rFonts w:ascii="Amasis MT Pro" w:eastAsia="Times New Roman" w:hAnsi="Amasis MT Pro" w:cs="Times New Roman"/>
          <w:sz w:val="24"/>
          <w:szCs w:val="24"/>
        </w:rPr>
        <w:t xml:space="preserve"> is a crucial document in construction and infrastructure procurement, providing a detailed listing of the materials, labor, and associated costs involved in a project. It serves as a pricing tool for contractors and a budgeting guide for the procuring entity. Steps to develop a </w:t>
      </w:r>
      <w:proofErr w:type="spellStart"/>
      <w:r>
        <w:rPr>
          <w:rFonts w:ascii="Amasis MT Pro" w:eastAsia="Times New Roman" w:hAnsi="Amasis MT Pro" w:cs="Times New Roman"/>
          <w:sz w:val="24"/>
          <w:szCs w:val="24"/>
        </w:rPr>
        <w:t>BoQ</w:t>
      </w:r>
      <w:proofErr w:type="spellEnd"/>
      <w:r>
        <w:rPr>
          <w:rFonts w:ascii="Amasis MT Pro" w:eastAsia="Times New Roman" w:hAnsi="Amasis MT Pro" w:cs="Times New Roman"/>
          <w:sz w:val="24"/>
          <w:szCs w:val="24"/>
        </w:rPr>
        <w:t xml:space="preserve"> include:</w:t>
      </w:r>
    </w:p>
    <w:p w14:paraId="409F2E5C" w14:textId="77777777" w:rsidR="00BA081D" w:rsidRDefault="00D119E4">
      <w:pPr>
        <w:numPr>
          <w:ilvl w:val="0"/>
          <w:numId w:val="181"/>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Itemize Work Components:</w:t>
      </w:r>
      <w:r>
        <w:rPr>
          <w:rFonts w:ascii="Amasis MT Pro" w:eastAsia="Times New Roman" w:hAnsi="Amasis MT Pro" w:cs="Times New Roman"/>
          <w:sz w:val="24"/>
          <w:szCs w:val="24"/>
        </w:rPr>
        <w:t xml:space="preserve"> Break down the project into its individual components, such as site preparation, foundation work, structural work, electrical installations, etc.</w:t>
      </w:r>
    </w:p>
    <w:p w14:paraId="35C24BB3" w14:textId="77777777" w:rsidR="00BA081D" w:rsidRDefault="00D119E4">
      <w:pPr>
        <w:numPr>
          <w:ilvl w:val="0"/>
          <w:numId w:val="181"/>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Specify Quantities:</w:t>
      </w:r>
      <w:r>
        <w:rPr>
          <w:rFonts w:ascii="Amasis MT Pro" w:eastAsia="Times New Roman" w:hAnsi="Amasis MT Pro" w:cs="Times New Roman"/>
          <w:sz w:val="24"/>
          <w:szCs w:val="24"/>
        </w:rPr>
        <w:t xml:space="preserve"> For each component, specify the quantities of materials required, using standardized units of measurement.</w:t>
      </w:r>
    </w:p>
    <w:p w14:paraId="79DEE86B" w14:textId="77777777" w:rsidR="00BA081D" w:rsidRDefault="00D119E4">
      <w:pPr>
        <w:numPr>
          <w:ilvl w:val="0"/>
          <w:numId w:val="181"/>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Define Work Standards:</w:t>
      </w:r>
      <w:r>
        <w:rPr>
          <w:rFonts w:ascii="Amasis MT Pro" w:eastAsia="Times New Roman" w:hAnsi="Amasis MT Pro" w:cs="Times New Roman"/>
          <w:sz w:val="24"/>
          <w:szCs w:val="24"/>
        </w:rPr>
        <w:t xml:space="preserve"> Include any applicable standards or regulations that the contractor must adhere to for quality and safety.</w:t>
      </w:r>
    </w:p>
    <w:p w14:paraId="77873B44" w14:textId="77777777" w:rsidR="00BA081D" w:rsidRDefault="00D119E4">
      <w:pPr>
        <w:numPr>
          <w:ilvl w:val="0"/>
          <w:numId w:val="181"/>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Costing:</w:t>
      </w:r>
      <w:r>
        <w:rPr>
          <w:rFonts w:ascii="Amasis MT Pro" w:eastAsia="Times New Roman" w:hAnsi="Amasis MT Pro" w:cs="Times New Roman"/>
          <w:sz w:val="24"/>
          <w:szCs w:val="24"/>
        </w:rPr>
        <w:t xml:space="preserve"> Provide unit costs for each material or labor input, as well as any overhead costs, enabling bidders to calculate the total cost of the project accurately.</w:t>
      </w:r>
    </w:p>
    <w:p w14:paraId="19F99D36" w14:textId="77777777" w:rsidR="00BA081D" w:rsidRDefault="00D119E4">
      <w:pPr>
        <w:numPr>
          <w:ilvl w:val="0"/>
          <w:numId w:val="181"/>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Contingencies and Allowances:</w:t>
      </w:r>
      <w:r>
        <w:rPr>
          <w:rFonts w:ascii="Amasis MT Pro" w:eastAsia="Times New Roman" w:hAnsi="Amasis MT Pro" w:cs="Times New Roman"/>
          <w:sz w:val="24"/>
          <w:szCs w:val="24"/>
        </w:rPr>
        <w:t xml:space="preserve"> Include provisions for contingencies, accounting for unexpected costs or delays.</w:t>
      </w:r>
    </w:p>
    <w:p w14:paraId="1810DDB0"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 xml:space="preserve">11.5.5 Best Practices in Developing Technical Specifications and </w:t>
      </w:r>
      <w:proofErr w:type="spellStart"/>
      <w:r>
        <w:rPr>
          <w:rFonts w:ascii="Amasis MT Pro" w:eastAsia="Times New Roman" w:hAnsi="Amasis MT Pro" w:cs="Times New Roman"/>
          <w:b/>
          <w:bCs/>
          <w:i/>
          <w:iCs/>
          <w:sz w:val="24"/>
          <w:szCs w:val="24"/>
        </w:rPr>
        <w:t>BoQ</w:t>
      </w:r>
      <w:proofErr w:type="spellEnd"/>
    </w:p>
    <w:p w14:paraId="5A155DD6" w14:textId="77777777" w:rsidR="00BA081D" w:rsidRDefault="00D119E4">
      <w:pPr>
        <w:numPr>
          <w:ilvl w:val="0"/>
          <w:numId w:val="182"/>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Clarity and Precision:</w:t>
      </w:r>
      <w:r>
        <w:rPr>
          <w:rFonts w:ascii="Amasis MT Pro" w:eastAsia="Times New Roman" w:hAnsi="Amasis MT Pro" w:cs="Times New Roman"/>
          <w:sz w:val="24"/>
          <w:szCs w:val="24"/>
        </w:rPr>
        <w:t xml:space="preserve"> Ensure that all technical specifications and </w:t>
      </w:r>
      <w:proofErr w:type="spellStart"/>
      <w:r>
        <w:rPr>
          <w:rFonts w:ascii="Amasis MT Pro" w:eastAsia="Times New Roman" w:hAnsi="Amasis MT Pro" w:cs="Times New Roman"/>
          <w:sz w:val="24"/>
          <w:szCs w:val="24"/>
        </w:rPr>
        <w:t>BoQ</w:t>
      </w:r>
      <w:proofErr w:type="spellEnd"/>
      <w:r>
        <w:rPr>
          <w:rFonts w:ascii="Amasis MT Pro" w:eastAsia="Times New Roman" w:hAnsi="Amasis MT Pro" w:cs="Times New Roman"/>
          <w:sz w:val="24"/>
          <w:szCs w:val="24"/>
        </w:rPr>
        <w:t xml:space="preserve"> items are clearly defined, with no room for ambiguity. This reduces the risk of misinterpretation by bidders.</w:t>
      </w:r>
    </w:p>
    <w:p w14:paraId="00BDBDBA" w14:textId="77777777" w:rsidR="00BA081D" w:rsidRDefault="00D119E4">
      <w:pPr>
        <w:numPr>
          <w:ilvl w:val="0"/>
          <w:numId w:val="182"/>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lastRenderedPageBreak/>
        <w:t>Fairness and Competition:</w:t>
      </w:r>
      <w:r>
        <w:rPr>
          <w:rFonts w:ascii="Amasis MT Pro" w:eastAsia="Times New Roman" w:hAnsi="Amasis MT Pro" w:cs="Times New Roman"/>
          <w:sz w:val="24"/>
          <w:szCs w:val="24"/>
        </w:rPr>
        <w:t xml:space="preserve"> Draft specifications in a way that promotes open competition, without unduly favoring one supplier or contractor.</w:t>
      </w:r>
    </w:p>
    <w:p w14:paraId="0A243A07" w14:textId="77777777" w:rsidR="00BA081D" w:rsidRDefault="00D119E4">
      <w:pPr>
        <w:numPr>
          <w:ilvl w:val="0"/>
          <w:numId w:val="182"/>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Adherence to Standards:</w:t>
      </w:r>
      <w:r>
        <w:rPr>
          <w:rFonts w:ascii="Amasis MT Pro" w:eastAsia="Times New Roman" w:hAnsi="Amasis MT Pro" w:cs="Times New Roman"/>
          <w:sz w:val="24"/>
          <w:szCs w:val="24"/>
        </w:rPr>
        <w:t xml:space="preserve"> Reference national or international standards where applicable, ensuring that the goods, services, or works meet the expected quality levels.</w:t>
      </w:r>
    </w:p>
    <w:p w14:paraId="2AD2CD87" w14:textId="77777777" w:rsidR="00BA081D" w:rsidRDefault="00D119E4">
      <w:pPr>
        <w:numPr>
          <w:ilvl w:val="0"/>
          <w:numId w:val="182"/>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Consultation with Experts:</w:t>
      </w:r>
      <w:r>
        <w:rPr>
          <w:rFonts w:ascii="Amasis MT Pro" w:eastAsia="Times New Roman" w:hAnsi="Amasis MT Pro" w:cs="Times New Roman"/>
          <w:sz w:val="24"/>
          <w:szCs w:val="24"/>
        </w:rPr>
        <w:t xml:space="preserve"> For complex procurements, consider collaborating with engineers, architects, or other technical experts to ensure the specifications and </w:t>
      </w:r>
      <w:proofErr w:type="spellStart"/>
      <w:r>
        <w:rPr>
          <w:rFonts w:ascii="Amasis MT Pro" w:eastAsia="Times New Roman" w:hAnsi="Amasis MT Pro" w:cs="Times New Roman"/>
          <w:sz w:val="24"/>
          <w:szCs w:val="24"/>
        </w:rPr>
        <w:t>BoQ</w:t>
      </w:r>
      <w:proofErr w:type="spellEnd"/>
      <w:r>
        <w:rPr>
          <w:rFonts w:ascii="Amasis MT Pro" w:eastAsia="Times New Roman" w:hAnsi="Amasis MT Pro" w:cs="Times New Roman"/>
          <w:sz w:val="24"/>
          <w:szCs w:val="24"/>
        </w:rPr>
        <w:t xml:space="preserve"> are comprehensive.</w:t>
      </w:r>
    </w:p>
    <w:p w14:paraId="74236EBF" w14:textId="77777777" w:rsidR="00BA081D" w:rsidRDefault="00D119E4">
      <w:pPr>
        <w:numPr>
          <w:ilvl w:val="0"/>
          <w:numId w:val="182"/>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Incorporating Environmental and Social Considerations:</w:t>
      </w:r>
      <w:r>
        <w:rPr>
          <w:rFonts w:ascii="Amasis MT Pro" w:eastAsia="Times New Roman" w:hAnsi="Amasis MT Pro" w:cs="Times New Roman"/>
          <w:sz w:val="24"/>
          <w:szCs w:val="24"/>
        </w:rPr>
        <w:t xml:space="preserve"> Integrate sustainability, environmental impact, and social responsibility into specifications, where relevant.</w:t>
      </w:r>
    </w:p>
    <w:p w14:paraId="0E5C8E83" w14:textId="77777777" w:rsidR="00BA081D" w:rsidRDefault="00D119E4">
      <w:pPr>
        <w:spacing w:after="0" w:line="240" w:lineRule="auto"/>
        <w:rPr>
          <w:rFonts w:ascii="Amasis MT Pro" w:eastAsia="Times New Roman" w:hAnsi="Amasis MT Pro" w:cs="Times New Roman"/>
          <w:b/>
          <w:bCs/>
          <w:sz w:val="24"/>
          <w:szCs w:val="24"/>
        </w:rPr>
      </w:pPr>
      <w:r>
        <w:rPr>
          <w:rFonts w:ascii="Amasis MT Pro" w:eastAsia="Times New Roman" w:hAnsi="Amasis MT Pro" w:cs="Times New Roman"/>
          <w:b/>
          <w:bCs/>
          <w:sz w:val="24"/>
          <w:szCs w:val="24"/>
        </w:rPr>
        <w:br w:type="page"/>
      </w:r>
    </w:p>
    <w:p w14:paraId="0FD3EFDD"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lastRenderedPageBreak/>
        <w:t xml:space="preserve">11.5.6 Common Challenges in Developing Specifications and </w:t>
      </w:r>
      <w:proofErr w:type="spellStart"/>
      <w:r>
        <w:rPr>
          <w:rFonts w:ascii="Amasis MT Pro" w:eastAsia="Times New Roman" w:hAnsi="Amasis MT Pro" w:cs="Times New Roman"/>
          <w:b/>
          <w:bCs/>
          <w:i/>
          <w:iCs/>
          <w:sz w:val="24"/>
          <w:szCs w:val="24"/>
        </w:rPr>
        <w:t>BoQ</w:t>
      </w:r>
      <w:proofErr w:type="spellEnd"/>
    </w:p>
    <w:p w14:paraId="50A5B492" w14:textId="77777777" w:rsidR="00BA081D" w:rsidRDefault="00D119E4">
      <w:pPr>
        <w:numPr>
          <w:ilvl w:val="0"/>
          <w:numId w:val="183"/>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Insufficient Detail:</w:t>
      </w:r>
      <w:r>
        <w:rPr>
          <w:rFonts w:ascii="Amasis MT Pro" w:eastAsia="Times New Roman" w:hAnsi="Amasis MT Pro" w:cs="Times New Roman"/>
          <w:sz w:val="24"/>
          <w:szCs w:val="24"/>
        </w:rPr>
        <w:t xml:space="preserve"> Vague or incomplete specifications can lead to substandard goods, services, or works and create confusion during the procurement process.</w:t>
      </w:r>
    </w:p>
    <w:p w14:paraId="000D233A" w14:textId="77777777" w:rsidR="00BA081D" w:rsidRDefault="00D119E4">
      <w:pPr>
        <w:numPr>
          <w:ilvl w:val="0"/>
          <w:numId w:val="183"/>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Unrealistic Budgets or Quantities:</w:t>
      </w:r>
      <w:r>
        <w:rPr>
          <w:rFonts w:ascii="Amasis MT Pro" w:eastAsia="Times New Roman" w:hAnsi="Amasis MT Pro" w:cs="Times New Roman"/>
          <w:sz w:val="24"/>
          <w:szCs w:val="24"/>
        </w:rPr>
        <w:t xml:space="preserve"> Failure to accurately estimate quantities or costs can lead to budget overruns, delays, or contract disputes.</w:t>
      </w:r>
    </w:p>
    <w:p w14:paraId="130D27EA" w14:textId="77777777" w:rsidR="00BA081D" w:rsidRDefault="00D119E4">
      <w:pPr>
        <w:numPr>
          <w:ilvl w:val="0"/>
          <w:numId w:val="183"/>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Exclusion of Standards:</w:t>
      </w:r>
      <w:r>
        <w:rPr>
          <w:rFonts w:ascii="Amasis MT Pro" w:eastAsia="Times New Roman" w:hAnsi="Amasis MT Pro" w:cs="Times New Roman"/>
          <w:sz w:val="24"/>
          <w:szCs w:val="24"/>
        </w:rPr>
        <w:t xml:space="preserve"> Failing to reference applicable standards can result in non-compliance or inferior quality.</w:t>
      </w:r>
    </w:p>
    <w:p w14:paraId="7AC0E631"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11.5.7 Preparing the List of Goods</w:t>
      </w:r>
    </w:p>
    <w:p w14:paraId="554BD769"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When preparing a list of goods for procurement, it is crucial to create a structured and detailed list that will serve as the basis for soliciting bids. This list should include:</w:t>
      </w:r>
    </w:p>
    <w:p w14:paraId="5993B747" w14:textId="77777777" w:rsidR="00BA081D" w:rsidRDefault="00D119E4">
      <w:pPr>
        <w:numPr>
          <w:ilvl w:val="0"/>
          <w:numId w:val="18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Item Description:</w:t>
      </w:r>
      <w:r>
        <w:rPr>
          <w:rFonts w:ascii="Amasis MT Pro" w:eastAsia="Times New Roman" w:hAnsi="Amasis MT Pro" w:cs="Times New Roman"/>
          <w:sz w:val="24"/>
          <w:szCs w:val="24"/>
        </w:rPr>
        <w:t xml:space="preserve"> Provide a clear description of each item, including make, model, or brand, if necessary, along with any specific characteristics or features required.</w:t>
      </w:r>
    </w:p>
    <w:p w14:paraId="12EAFA5C" w14:textId="77777777" w:rsidR="00BA081D" w:rsidRDefault="00D119E4">
      <w:pPr>
        <w:numPr>
          <w:ilvl w:val="0"/>
          <w:numId w:val="18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Quantity:</w:t>
      </w:r>
      <w:r>
        <w:rPr>
          <w:rFonts w:ascii="Amasis MT Pro" w:eastAsia="Times New Roman" w:hAnsi="Amasis MT Pro" w:cs="Times New Roman"/>
          <w:sz w:val="24"/>
          <w:szCs w:val="24"/>
        </w:rPr>
        <w:t xml:space="preserve"> Define the exact quantity of each item to avoid ambiguity and allow suppliers to provide precise pricing.</w:t>
      </w:r>
    </w:p>
    <w:p w14:paraId="5B934D8C" w14:textId="77777777" w:rsidR="00BA081D" w:rsidRDefault="00D119E4">
      <w:pPr>
        <w:numPr>
          <w:ilvl w:val="0"/>
          <w:numId w:val="18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Technical Specifications:</w:t>
      </w:r>
      <w:r>
        <w:rPr>
          <w:rFonts w:ascii="Amasis MT Pro" w:eastAsia="Times New Roman" w:hAnsi="Amasis MT Pro" w:cs="Times New Roman"/>
          <w:sz w:val="24"/>
          <w:szCs w:val="24"/>
        </w:rPr>
        <w:t xml:space="preserve"> Attach detailed technical specifications for each item, ensuring they meet the performance and compliance requirements set by the procuring entity.</w:t>
      </w:r>
    </w:p>
    <w:p w14:paraId="3D12E18E" w14:textId="77777777" w:rsidR="00BA081D" w:rsidRDefault="00D119E4">
      <w:pPr>
        <w:numPr>
          <w:ilvl w:val="0"/>
          <w:numId w:val="18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Unit of Measure:</w:t>
      </w:r>
      <w:r>
        <w:rPr>
          <w:rFonts w:ascii="Amasis MT Pro" w:eastAsia="Times New Roman" w:hAnsi="Amasis MT Pro" w:cs="Times New Roman"/>
          <w:sz w:val="24"/>
          <w:szCs w:val="24"/>
        </w:rPr>
        <w:t xml:space="preserve"> Use standardized units of measure to ensure consistency and accuracy in the procurement process.</w:t>
      </w:r>
    </w:p>
    <w:p w14:paraId="1863DB6E" w14:textId="77777777" w:rsidR="00BA081D" w:rsidRDefault="00D119E4">
      <w:pPr>
        <w:numPr>
          <w:ilvl w:val="0"/>
          <w:numId w:val="18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Supplier Information:</w:t>
      </w:r>
      <w:r>
        <w:rPr>
          <w:rFonts w:ascii="Amasis MT Pro" w:eastAsia="Times New Roman" w:hAnsi="Amasis MT Pro" w:cs="Times New Roman"/>
          <w:sz w:val="24"/>
          <w:szCs w:val="24"/>
        </w:rPr>
        <w:t xml:space="preserve"> Indicate whether equivalent products from different suppliers are acceptable to encourage competition.</w:t>
      </w:r>
    </w:p>
    <w:p w14:paraId="49E5D271"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11.5.8 Setting Specifications</w:t>
      </w:r>
    </w:p>
    <w:p w14:paraId="10C71DD5"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lastRenderedPageBreak/>
        <w:t>When setting specifications, it is important to balance precision with flexibility to ensure fair competition while achieving the desired quality.</w:t>
      </w:r>
    </w:p>
    <w:p w14:paraId="41D0339E" w14:textId="77777777" w:rsidR="00BA081D" w:rsidRDefault="00D119E4">
      <w:pPr>
        <w:numPr>
          <w:ilvl w:val="0"/>
          <w:numId w:val="185"/>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Avoid Over-Specification:</w:t>
      </w:r>
      <w:r>
        <w:rPr>
          <w:rFonts w:ascii="Amasis MT Pro" w:eastAsia="Times New Roman" w:hAnsi="Amasis MT Pro" w:cs="Times New Roman"/>
          <w:sz w:val="24"/>
          <w:szCs w:val="24"/>
        </w:rPr>
        <w:t xml:space="preserve"> Avoid overly rigid specifications that limit competition.</w:t>
      </w:r>
    </w:p>
    <w:p w14:paraId="6B5919ED" w14:textId="77777777" w:rsidR="00BA081D" w:rsidRDefault="00D119E4">
      <w:pPr>
        <w:numPr>
          <w:ilvl w:val="0"/>
          <w:numId w:val="185"/>
        </w:numPr>
        <w:spacing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Engage Stakeholders:</w:t>
      </w:r>
      <w:r>
        <w:rPr>
          <w:rFonts w:ascii="Amasis MT Pro" w:eastAsia="Times New Roman" w:hAnsi="Amasis MT Pro" w:cs="Times New Roman"/>
          <w:sz w:val="24"/>
          <w:szCs w:val="24"/>
        </w:rPr>
        <w:t xml:space="preserve"> Consult relevant stakeholders or technical experts to ensure realistic and comprehensive specifications.</w:t>
      </w:r>
    </w:p>
    <w:p w14:paraId="544477A8" w14:textId="77777777" w:rsidR="00BA081D" w:rsidRDefault="00D119E4">
      <w:pPr>
        <w:numPr>
          <w:ilvl w:val="0"/>
          <w:numId w:val="18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User Requirements:</w:t>
      </w:r>
      <w:r>
        <w:rPr>
          <w:rFonts w:ascii="Amasis MT Pro" w:eastAsia="Times New Roman" w:hAnsi="Amasis MT Pro" w:cs="Times New Roman"/>
          <w:sz w:val="24"/>
          <w:szCs w:val="24"/>
        </w:rPr>
        <w:t xml:space="preserve"> Consider the end-user's practical needs and ease of use.</w:t>
      </w:r>
    </w:p>
    <w:p w14:paraId="61AF4ADC"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11.5.9 Delivery Schedule</w:t>
      </w:r>
    </w:p>
    <w:p w14:paraId="1CD7CA2B"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 well-defined delivery schedule ensures timely receipt of goods. It should include:</w:t>
      </w:r>
    </w:p>
    <w:p w14:paraId="1D738AD8" w14:textId="77777777" w:rsidR="00BA081D" w:rsidRDefault="00D119E4">
      <w:pPr>
        <w:numPr>
          <w:ilvl w:val="0"/>
          <w:numId w:val="18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Timeline:</w:t>
      </w:r>
      <w:r>
        <w:rPr>
          <w:rFonts w:ascii="Amasis MT Pro" w:eastAsia="Times New Roman" w:hAnsi="Amasis MT Pro" w:cs="Times New Roman"/>
          <w:sz w:val="24"/>
          <w:szCs w:val="24"/>
        </w:rPr>
        <w:t xml:space="preserve"> Specify required delivery dates or phases, particularly for large orders.</w:t>
      </w:r>
    </w:p>
    <w:p w14:paraId="74A25549" w14:textId="77777777" w:rsidR="00BA081D" w:rsidRDefault="00D119E4">
      <w:pPr>
        <w:numPr>
          <w:ilvl w:val="0"/>
          <w:numId w:val="18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Location:</w:t>
      </w:r>
      <w:r>
        <w:rPr>
          <w:rFonts w:ascii="Amasis MT Pro" w:eastAsia="Times New Roman" w:hAnsi="Amasis MT Pro" w:cs="Times New Roman"/>
          <w:sz w:val="24"/>
          <w:szCs w:val="24"/>
        </w:rPr>
        <w:t xml:space="preserve"> Define delivery locations clearly, including specifics on whether deliveries are expected at warehouses or project sites.</w:t>
      </w:r>
    </w:p>
    <w:p w14:paraId="12AEC30A" w14:textId="77777777" w:rsidR="00BA081D" w:rsidRDefault="00D119E4">
      <w:pPr>
        <w:numPr>
          <w:ilvl w:val="0"/>
          <w:numId w:val="18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Shipping and Handling:</w:t>
      </w:r>
      <w:r>
        <w:rPr>
          <w:rFonts w:ascii="Amasis MT Pro" w:eastAsia="Times New Roman" w:hAnsi="Amasis MT Pro" w:cs="Times New Roman"/>
          <w:sz w:val="24"/>
          <w:szCs w:val="24"/>
        </w:rPr>
        <w:t xml:space="preserve"> Detail any special shipping or handling requirements.</w:t>
      </w:r>
    </w:p>
    <w:p w14:paraId="557D114D" w14:textId="77777777" w:rsidR="00BA081D" w:rsidRDefault="00D119E4">
      <w:pPr>
        <w:numPr>
          <w:ilvl w:val="0"/>
          <w:numId w:val="18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Penalties for Delays:</w:t>
      </w:r>
      <w:r>
        <w:rPr>
          <w:rFonts w:ascii="Amasis MT Pro" w:eastAsia="Times New Roman" w:hAnsi="Amasis MT Pro" w:cs="Times New Roman"/>
          <w:sz w:val="24"/>
          <w:szCs w:val="24"/>
        </w:rPr>
        <w:t xml:space="preserve"> Include penalty clauses for delayed deliveries.</w:t>
      </w:r>
    </w:p>
    <w:p w14:paraId="3A0D996E"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11.5.10 Documents Required During Goods Delivery</w:t>
      </w:r>
    </w:p>
    <w:p w14:paraId="36C3DE5D"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Suppliers must provide essential documentation during goods delivery to ensure compliance and smooth acceptance:</w:t>
      </w:r>
    </w:p>
    <w:p w14:paraId="1336619E" w14:textId="77777777" w:rsidR="00BA081D" w:rsidRDefault="00D119E4">
      <w:pPr>
        <w:numPr>
          <w:ilvl w:val="0"/>
          <w:numId w:val="18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Delivery Note:</w:t>
      </w:r>
      <w:r>
        <w:rPr>
          <w:rFonts w:ascii="Amasis MT Pro" w:eastAsia="Times New Roman" w:hAnsi="Amasis MT Pro" w:cs="Times New Roman"/>
          <w:sz w:val="24"/>
          <w:szCs w:val="24"/>
        </w:rPr>
        <w:t xml:space="preserve"> A record of the delivered goods, including quantities and descriptions.</w:t>
      </w:r>
    </w:p>
    <w:p w14:paraId="284B96FC" w14:textId="77777777" w:rsidR="00BA081D" w:rsidRDefault="00D119E4">
      <w:pPr>
        <w:numPr>
          <w:ilvl w:val="0"/>
          <w:numId w:val="18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Certificate of Conformity:</w:t>
      </w:r>
      <w:r>
        <w:rPr>
          <w:rFonts w:ascii="Amasis MT Pro" w:eastAsia="Times New Roman" w:hAnsi="Amasis MT Pro" w:cs="Times New Roman"/>
          <w:sz w:val="24"/>
          <w:szCs w:val="24"/>
        </w:rPr>
        <w:t xml:space="preserve"> Confirmation that goods meet technical specifications and standards.</w:t>
      </w:r>
    </w:p>
    <w:p w14:paraId="76EBF7F1" w14:textId="77777777" w:rsidR="00BA081D" w:rsidRDefault="00D119E4">
      <w:pPr>
        <w:numPr>
          <w:ilvl w:val="0"/>
          <w:numId w:val="18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lastRenderedPageBreak/>
        <w:t>Warranty and Maintenance Information:</w:t>
      </w:r>
      <w:r>
        <w:rPr>
          <w:rFonts w:ascii="Amasis MT Pro" w:eastAsia="Times New Roman" w:hAnsi="Amasis MT Pro" w:cs="Times New Roman"/>
          <w:sz w:val="24"/>
          <w:szCs w:val="24"/>
        </w:rPr>
        <w:t xml:space="preserve"> Details of warranty terms and any relevant maintenance instructions. (if applicable)</w:t>
      </w:r>
    </w:p>
    <w:p w14:paraId="5593D3CF" w14:textId="77777777" w:rsidR="00BA081D" w:rsidRDefault="00D119E4">
      <w:pPr>
        <w:numPr>
          <w:ilvl w:val="0"/>
          <w:numId w:val="18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Test Reports or Certifications:</w:t>
      </w:r>
      <w:r>
        <w:rPr>
          <w:rFonts w:ascii="Amasis MT Pro" w:eastAsia="Times New Roman" w:hAnsi="Amasis MT Pro" w:cs="Times New Roman"/>
          <w:sz w:val="24"/>
          <w:szCs w:val="24"/>
        </w:rPr>
        <w:t xml:space="preserve"> Test results or certifications to verify performance and compliance. (if applicable</w:t>
      </w:r>
    </w:p>
    <w:p w14:paraId="23317E66" w14:textId="77777777" w:rsidR="00BA081D" w:rsidRDefault="00D119E4">
      <w:pPr>
        <w:numPr>
          <w:ilvl w:val="0"/>
          <w:numId w:val="18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Packing List:</w:t>
      </w:r>
      <w:r>
        <w:rPr>
          <w:rFonts w:ascii="Amasis MT Pro" w:eastAsia="Times New Roman" w:hAnsi="Amasis MT Pro" w:cs="Times New Roman"/>
          <w:sz w:val="24"/>
          <w:szCs w:val="24"/>
        </w:rPr>
        <w:t xml:space="preserve"> A list of items delivered, often required for customs clearance or inspection.</w:t>
      </w:r>
    </w:p>
    <w:p w14:paraId="3CCACC7F" w14:textId="77777777" w:rsidR="00BA081D" w:rsidRDefault="00D119E4">
      <w:pPr>
        <w:numPr>
          <w:ilvl w:val="0"/>
          <w:numId w:val="18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Invoice:</w:t>
      </w:r>
      <w:r>
        <w:rPr>
          <w:rFonts w:ascii="Amasis MT Pro" w:eastAsia="Times New Roman" w:hAnsi="Amasis MT Pro" w:cs="Times New Roman"/>
          <w:sz w:val="24"/>
          <w:szCs w:val="24"/>
        </w:rPr>
        <w:t xml:space="preserve"> A commercial invoice that matches the goods delivered, reflecting accurate pricing and quantities.</w:t>
      </w:r>
    </w:p>
    <w:p w14:paraId="4B13FBE1" w14:textId="77777777" w:rsidR="00BA081D" w:rsidRDefault="00D119E4">
      <w:pPr>
        <w:rPr>
          <w:rFonts w:ascii="Amasis MT Pro" w:eastAsia="Times New Roman" w:hAnsi="Amasis MT Pro" w:cs="Times New Roman"/>
          <w:b/>
          <w:color w:val="C0504D" w:themeColor="accent2"/>
          <w:sz w:val="24"/>
          <w:szCs w:val="24"/>
        </w:rPr>
      </w:pPr>
      <w:bookmarkStart w:id="207" w:name="_Toc176912848"/>
      <w:r>
        <w:rPr>
          <w:rFonts w:ascii="Amasis MT Pro" w:eastAsia="Times New Roman" w:hAnsi="Amasis MT Pro" w:cs="Times New Roman"/>
          <w:b/>
          <w:color w:val="C0504D" w:themeColor="accent2"/>
          <w:sz w:val="24"/>
          <w:szCs w:val="24"/>
        </w:rPr>
        <w:t>11.6 APPROVAL AND AWARD PROCESS</w:t>
      </w:r>
      <w:bookmarkEnd w:id="207"/>
    </w:p>
    <w:p w14:paraId="58B2B51D"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11.6.1 Procurement Request Approval</w:t>
      </w:r>
    </w:p>
    <w:p w14:paraId="5ADAF339"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11.6.1.1 Initiation of Procurement Request</w:t>
      </w:r>
    </w:p>
    <w:p w14:paraId="1CB1BBCF" w14:textId="77777777" w:rsidR="00BA081D" w:rsidRDefault="00D119E4">
      <w:pPr>
        <w:numPr>
          <w:ilvl w:val="0"/>
          <w:numId w:val="188"/>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Procurement requests must be initiated by the relevant department within RWVCA. These requests should be clearly documented, outlining the specific goods or services required, estimated budget, and expected delivery timeline.</w:t>
      </w:r>
    </w:p>
    <w:p w14:paraId="697EAF77" w14:textId="77777777" w:rsidR="00BA081D" w:rsidRDefault="00D119E4">
      <w:pPr>
        <w:numPr>
          <w:ilvl w:val="0"/>
          <w:numId w:val="188"/>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 formal procurement request form will be used, and once completed, it will be forwarded to the Procurement Officer for review and processing.</w:t>
      </w:r>
    </w:p>
    <w:p w14:paraId="3C1E5C12" w14:textId="77777777" w:rsidR="00BA081D" w:rsidRDefault="00D119E4">
      <w:pPr>
        <w:spacing w:before="100" w:beforeAutospacing="1" w:after="100" w:afterAutospacing="1"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11.6.1.2 Approval of Request</w:t>
      </w:r>
    </w:p>
    <w:p w14:paraId="73BEF155" w14:textId="77777777" w:rsidR="00BA081D" w:rsidRDefault="00D119E4">
      <w:pPr>
        <w:numPr>
          <w:ilvl w:val="0"/>
          <w:numId w:val="18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Before proceeding with the procurement process, the department head must review and approve the request. This approval ensures alignment with the department’s operational needs and budget availability.</w:t>
      </w:r>
    </w:p>
    <w:p w14:paraId="7F3D3F10" w14:textId="77777777" w:rsidR="00BA081D" w:rsidRDefault="00D119E4">
      <w:pPr>
        <w:numPr>
          <w:ilvl w:val="0"/>
          <w:numId w:val="18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If the procurement value exceeds a pre-defined threshold, additional approval from senior management or the Executive Committee is required.</w:t>
      </w:r>
    </w:p>
    <w:p w14:paraId="6BA94C4F"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11.6.2 Procurement Method Selection</w:t>
      </w:r>
    </w:p>
    <w:p w14:paraId="58E16A82" w14:textId="77777777" w:rsidR="00BA081D" w:rsidRDefault="00D119E4">
      <w:pPr>
        <w:numPr>
          <w:ilvl w:val="0"/>
          <w:numId w:val="19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lastRenderedPageBreak/>
        <w:t>Upon receiving an approved procurement request, the Procurement Officer will determine the most appropriate procurement method (e.g., competitive bidding, direct procurement, or restricted tendering).</w:t>
      </w:r>
    </w:p>
    <w:p w14:paraId="5ABFE826" w14:textId="77777777" w:rsidR="00BA081D" w:rsidRDefault="00D119E4">
      <w:pPr>
        <w:numPr>
          <w:ilvl w:val="0"/>
          <w:numId w:val="19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method selection will be guided by RWVCA procurement policies and national procurement regulations, ensuring fairness, transparency, and competitiveness.</w:t>
      </w:r>
    </w:p>
    <w:p w14:paraId="0F39DB5D" w14:textId="77777777" w:rsidR="00BA081D" w:rsidRDefault="00D119E4">
      <w:pPr>
        <w:spacing w:after="0" w:line="240" w:lineRule="auto"/>
        <w:rPr>
          <w:rFonts w:ascii="Amasis MT Pro" w:eastAsia="Times New Roman" w:hAnsi="Amasis MT Pro" w:cs="Times New Roman"/>
          <w:b/>
          <w:bCs/>
          <w:sz w:val="24"/>
          <w:szCs w:val="24"/>
        </w:rPr>
      </w:pPr>
      <w:r>
        <w:rPr>
          <w:rFonts w:ascii="Amasis MT Pro" w:eastAsia="Times New Roman" w:hAnsi="Amasis MT Pro" w:cs="Times New Roman"/>
          <w:b/>
          <w:bCs/>
          <w:sz w:val="24"/>
          <w:szCs w:val="24"/>
        </w:rPr>
        <w:br w:type="page"/>
      </w:r>
    </w:p>
    <w:p w14:paraId="39A1454B"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lastRenderedPageBreak/>
        <w:t>11.6.3 Bid Solicitation and Evaluation</w:t>
      </w:r>
    </w:p>
    <w:p w14:paraId="7AEC2529"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11.6.3.1 Preparation of Solicitation Documents</w:t>
      </w:r>
    </w:p>
    <w:p w14:paraId="505A8AB5" w14:textId="77777777" w:rsidR="00BA081D" w:rsidRDefault="00D119E4">
      <w:pPr>
        <w:numPr>
          <w:ilvl w:val="0"/>
          <w:numId w:val="191"/>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The Procurement Officer, in collaboration with the requesting department, will prepare comprehensive solicitation documents (e.g., Tender Document, Request for Proposals (RFP), Request for Quotations (RFQ), or Invitation to Tender). These documents must include specifications, evaluation criteria, </w:t>
      </w:r>
      <w:commentRangeStart w:id="208"/>
      <w:r>
        <w:rPr>
          <w:rFonts w:ascii="Amasis MT Pro" w:eastAsia="Times New Roman" w:hAnsi="Amasis MT Pro" w:cs="Times New Roman"/>
          <w:sz w:val="24"/>
          <w:szCs w:val="24"/>
        </w:rPr>
        <w:t>timelines, and contract terms.</w:t>
      </w:r>
      <w:commentRangeEnd w:id="208"/>
      <w:r w:rsidR="00A127E2">
        <w:rPr>
          <w:rStyle w:val="CommentReference"/>
        </w:rPr>
        <w:commentReference w:id="208"/>
      </w:r>
    </w:p>
    <w:p w14:paraId="3C88227D" w14:textId="77777777" w:rsidR="00BA081D" w:rsidRDefault="00D119E4">
      <w:pPr>
        <w:numPr>
          <w:ilvl w:val="0"/>
          <w:numId w:val="191"/>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Legal counsel must review all solicitation documents to ensure compliance with relevant laws and regulations.</w:t>
      </w:r>
    </w:p>
    <w:p w14:paraId="4D9FDBFE" w14:textId="09496E99" w:rsidR="00BA081D" w:rsidRDefault="00D119E4">
      <w:pPr>
        <w:spacing w:before="100" w:beforeAutospacing="1" w:after="100" w:afterAutospacing="1"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11.6.3.2 Issuance of Bids</w:t>
      </w:r>
    </w:p>
    <w:p w14:paraId="08C77D2A" w14:textId="77777777" w:rsidR="00BA081D" w:rsidRDefault="00D119E4">
      <w:pPr>
        <w:numPr>
          <w:ilvl w:val="0"/>
          <w:numId w:val="192"/>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solicitation documents will be published according to the selected procurement method. In the case of public tenders, the documents will be made available to all potential suppliers through official channels.</w:t>
      </w:r>
    </w:p>
    <w:p w14:paraId="68195839" w14:textId="77777777" w:rsidR="00BA081D" w:rsidRDefault="00D119E4">
      <w:pPr>
        <w:numPr>
          <w:ilvl w:val="0"/>
          <w:numId w:val="192"/>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For restricted or direct procurement, the documents will be issued only to prequalified suppliers.</w:t>
      </w:r>
    </w:p>
    <w:p w14:paraId="2F5A63BE" w14:textId="77777777" w:rsidR="00BA081D" w:rsidRDefault="00D119E4">
      <w:pPr>
        <w:spacing w:before="100" w:beforeAutospacing="1" w:after="100" w:afterAutospacing="1"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11.6.3.3 Bid Submission and Opening</w:t>
      </w:r>
    </w:p>
    <w:p w14:paraId="39B12C1E" w14:textId="77777777" w:rsidR="00BA081D" w:rsidRDefault="00D119E4">
      <w:pPr>
        <w:numPr>
          <w:ilvl w:val="0"/>
          <w:numId w:val="193"/>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All bids must be submitted in sealed envelopes or through an authorized digital platform before the submission deadline. Late submissions will not be accepted.</w:t>
      </w:r>
    </w:p>
    <w:p w14:paraId="5CF6484C" w14:textId="77777777" w:rsidR="00BA081D" w:rsidRDefault="00D119E4">
      <w:pPr>
        <w:numPr>
          <w:ilvl w:val="0"/>
          <w:numId w:val="193"/>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 Procurement Committee will conduct the opening process. The bids will be recorded, and a bid opening report will be generated.</w:t>
      </w:r>
    </w:p>
    <w:p w14:paraId="6F407DCC" w14:textId="77777777" w:rsidR="00BA081D" w:rsidRDefault="00D119E4">
      <w:pPr>
        <w:spacing w:before="100" w:beforeAutospacing="1" w:after="100" w:afterAutospacing="1"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11.6.3.4 Bid Evaluation Process</w:t>
      </w:r>
    </w:p>
    <w:p w14:paraId="1826F46C" w14:textId="77777777" w:rsidR="00BA081D" w:rsidRDefault="00D119E4">
      <w:pPr>
        <w:numPr>
          <w:ilvl w:val="0"/>
          <w:numId w:val="19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Procurement Committee will evaluate all received bids based on predetermined criteria such as price, quality, technical expertise, and adherence to tender specifications.</w:t>
      </w:r>
    </w:p>
    <w:p w14:paraId="297B89B5" w14:textId="77777777" w:rsidR="00BA081D" w:rsidRDefault="00D119E4">
      <w:pPr>
        <w:numPr>
          <w:ilvl w:val="0"/>
          <w:numId w:val="19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lastRenderedPageBreak/>
        <w:t>The evaluation will be conducted in two stages:</w:t>
      </w:r>
    </w:p>
    <w:p w14:paraId="035EC09F" w14:textId="77777777" w:rsidR="00BA081D" w:rsidRDefault="00D119E4">
      <w:pPr>
        <w:numPr>
          <w:ilvl w:val="1"/>
          <w:numId w:val="19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Technical Evaluation</w:t>
      </w:r>
      <w:r>
        <w:rPr>
          <w:rFonts w:ascii="Amasis MT Pro" w:eastAsia="Times New Roman" w:hAnsi="Amasis MT Pro" w:cs="Times New Roman"/>
          <w:sz w:val="24"/>
          <w:szCs w:val="24"/>
        </w:rPr>
        <w:t>: Ensures that the bids meet the technical requirements outlined in the solicitation documents.</w:t>
      </w:r>
    </w:p>
    <w:p w14:paraId="65103B66" w14:textId="77777777" w:rsidR="00BA081D" w:rsidRDefault="00D119E4">
      <w:pPr>
        <w:numPr>
          <w:ilvl w:val="1"/>
          <w:numId w:val="19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Financial Evaluation</w:t>
      </w:r>
      <w:r>
        <w:rPr>
          <w:rFonts w:ascii="Amasis MT Pro" w:eastAsia="Times New Roman" w:hAnsi="Amasis MT Pro" w:cs="Times New Roman"/>
          <w:sz w:val="24"/>
          <w:szCs w:val="24"/>
        </w:rPr>
        <w:t>: Assesses the financial offers of technically qualified bidders to determine the most cost-effective proposal.</w:t>
      </w:r>
    </w:p>
    <w:p w14:paraId="3AC39544"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11.6.4 Approval of Award Decision</w:t>
      </w:r>
    </w:p>
    <w:p w14:paraId="7C422A0A"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11.6.4.1 Recommendation for Contract Award</w:t>
      </w:r>
    </w:p>
    <w:p w14:paraId="1153C7C2" w14:textId="77777777" w:rsidR="00BA081D" w:rsidRDefault="00D119E4">
      <w:pPr>
        <w:numPr>
          <w:ilvl w:val="0"/>
          <w:numId w:val="19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Upon completion of the evaluation process, the Procurement Committee will prepare an evaluation report summarizing the findings and making a recommendation for contract award to the most responsive and responsible bidder.</w:t>
      </w:r>
    </w:p>
    <w:p w14:paraId="56231659" w14:textId="77777777" w:rsidR="00BA081D" w:rsidRDefault="00D119E4">
      <w:pPr>
        <w:numPr>
          <w:ilvl w:val="0"/>
          <w:numId w:val="19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report will be forwarded to the Executive Committee or the authorized approving authority for final approval.</w:t>
      </w:r>
    </w:p>
    <w:p w14:paraId="1B1D2901" w14:textId="77777777" w:rsidR="00BA081D" w:rsidRDefault="00D119E4">
      <w:pPr>
        <w:spacing w:after="0" w:line="240" w:lineRule="auto"/>
        <w:rPr>
          <w:rFonts w:ascii="Amasis MT Pro" w:eastAsia="Times New Roman" w:hAnsi="Amasis MT Pro" w:cs="Times New Roman"/>
          <w:b/>
          <w:bCs/>
          <w:sz w:val="24"/>
          <w:szCs w:val="24"/>
        </w:rPr>
      </w:pPr>
      <w:r>
        <w:rPr>
          <w:rFonts w:ascii="Amasis MT Pro" w:eastAsia="Times New Roman" w:hAnsi="Amasis MT Pro" w:cs="Times New Roman"/>
          <w:b/>
          <w:bCs/>
          <w:sz w:val="24"/>
          <w:szCs w:val="24"/>
        </w:rPr>
        <w:br w:type="page"/>
      </w:r>
    </w:p>
    <w:p w14:paraId="48BAC894" w14:textId="77777777" w:rsidR="00BA081D" w:rsidRDefault="00D119E4">
      <w:pPr>
        <w:spacing w:before="100" w:beforeAutospacing="1" w:after="100" w:afterAutospacing="1"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lastRenderedPageBreak/>
        <w:t>11.6.4.2 Final Approval by Executive Committee</w:t>
      </w:r>
    </w:p>
    <w:p w14:paraId="40ADBEF7" w14:textId="77777777" w:rsidR="00BA081D" w:rsidRDefault="00D119E4">
      <w:pPr>
        <w:numPr>
          <w:ilvl w:val="0"/>
          <w:numId w:val="19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Executive Committee or senior management will review the recommendation and make a final decision on the contract award. This review ensures compliance with RWVCA’s procurement policies and that the selected bidder offers the best value for money.</w:t>
      </w:r>
    </w:p>
    <w:p w14:paraId="6483E477" w14:textId="77777777" w:rsidR="00BA081D" w:rsidRDefault="00D119E4">
      <w:pPr>
        <w:numPr>
          <w:ilvl w:val="0"/>
          <w:numId w:val="196"/>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In cases where the Executive Committee identifies issues with the recommendation, the Bid Evaluation Committee may be asked to revisit the evaluation process.</w:t>
      </w:r>
    </w:p>
    <w:p w14:paraId="32E0A829" w14:textId="77777777" w:rsidR="00BA081D" w:rsidRDefault="00D119E4">
      <w:pPr>
        <w:spacing w:after="0"/>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11.6.5 Award Notification and Contract Signing</w:t>
      </w:r>
    </w:p>
    <w:p w14:paraId="6F9FFB31"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11.6.5.1 Issuance of Award Notice</w:t>
      </w:r>
    </w:p>
    <w:p w14:paraId="67747FE2" w14:textId="77777777" w:rsidR="00BA081D" w:rsidRDefault="00D119E4">
      <w:pPr>
        <w:numPr>
          <w:ilvl w:val="0"/>
          <w:numId w:val="19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The Procurement Officer will issue a formal Notice of Award to the successful bidder, outlining the key terms of the contract, including the scope of work, timelines, and contract value.</w:t>
      </w:r>
    </w:p>
    <w:p w14:paraId="7B5AEF51" w14:textId="77777777" w:rsidR="00BA081D" w:rsidRDefault="00D119E4">
      <w:pPr>
        <w:numPr>
          <w:ilvl w:val="0"/>
          <w:numId w:val="197"/>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Unsuccessful bidders will be notified in writing at the same time, with feedback automatically provided, ensuring transparency and clearly stating the reasons their bids were not successful.</w:t>
      </w:r>
    </w:p>
    <w:p w14:paraId="6A9BFE0B" w14:textId="77777777" w:rsidR="00BA081D" w:rsidRDefault="00D119E4">
      <w:pPr>
        <w:spacing w:before="100" w:beforeAutospacing="1" w:after="100" w:afterAutospacing="1"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11.6.5.2 Contract Drafting and Signing</w:t>
      </w:r>
    </w:p>
    <w:p w14:paraId="7D6DE381" w14:textId="3670F3C3" w:rsidR="00BA081D" w:rsidRDefault="00D119E4">
      <w:pPr>
        <w:numPr>
          <w:ilvl w:val="0"/>
          <w:numId w:val="198"/>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A contract will be drafted, incorporating all terms agreed upon during the bid </w:t>
      </w:r>
      <w:commentRangeStart w:id="209"/>
      <w:r>
        <w:rPr>
          <w:rFonts w:ascii="Amasis MT Pro" w:eastAsia="Times New Roman" w:hAnsi="Amasis MT Pro" w:cs="Times New Roman"/>
          <w:sz w:val="24"/>
          <w:szCs w:val="24"/>
        </w:rPr>
        <w:t>process</w:t>
      </w:r>
      <w:commentRangeEnd w:id="209"/>
      <w:r w:rsidR="00476699">
        <w:rPr>
          <w:rStyle w:val="CommentReference"/>
        </w:rPr>
        <w:commentReference w:id="209"/>
      </w:r>
      <w:ins w:id="210" w:author="HP" w:date="2026-02-11T15:11:00Z">
        <w:r w:rsidR="00476699">
          <w:rPr>
            <w:rFonts w:ascii="Amasis MT Pro" w:eastAsia="Times New Roman" w:hAnsi="Amasis MT Pro" w:cs="Times New Roman"/>
            <w:sz w:val="24"/>
            <w:szCs w:val="24"/>
          </w:rPr>
          <w:t xml:space="preserve"> </w:t>
        </w:r>
      </w:ins>
      <w:r>
        <w:rPr>
          <w:rFonts w:ascii="Amasis MT Pro" w:eastAsia="Times New Roman" w:hAnsi="Amasis MT Pro" w:cs="Times New Roman"/>
          <w:sz w:val="24"/>
          <w:szCs w:val="24"/>
        </w:rPr>
        <w:t>. The legal department will review the contract to ensure legal sufficiency</w:t>
      </w:r>
      <w:commentRangeStart w:id="211"/>
      <w:r>
        <w:rPr>
          <w:rFonts w:ascii="Amasis MT Pro" w:eastAsia="Times New Roman" w:hAnsi="Amasis MT Pro" w:cs="Times New Roman"/>
          <w:sz w:val="24"/>
          <w:szCs w:val="24"/>
        </w:rPr>
        <w:t>.</w:t>
      </w:r>
      <w:commentRangeEnd w:id="211"/>
      <w:r w:rsidR="00476699">
        <w:rPr>
          <w:rStyle w:val="CommentReference"/>
        </w:rPr>
        <w:commentReference w:id="211"/>
      </w:r>
    </w:p>
    <w:p w14:paraId="333948B3" w14:textId="3EA7D9DB" w:rsidR="00476699" w:rsidRDefault="00D119E4" w:rsidP="00476699">
      <w:pPr>
        <w:numPr>
          <w:ilvl w:val="0"/>
          <w:numId w:val="198"/>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Once both parties have agreed to the terms, the contract will be signed by the designated signatory on behalf of RWVCA and the authorized representative of the awarded bidder.</w:t>
      </w:r>
      <w:ins w:id="212" w:author="HP" w:date="2026-02-11T15:14:00Z">
        <w:r w:rsidR="00476699">
          <w:rPr>
            <w:rFonts w:ascii="Amasis MT Pro" w:eastAsia="Times New Roman" w:hAnsi="Amasis MT Pro" w:cs="Times New Roman"/>
            <w:sz w:val="24"/>
            <w:szCs w:val="24"/>
          </w:rPr>
          <w:t xml:space="preserve"> </w:t>
        </w:r>
      </w:ins>
    </w:p>
    <w:p w14:paraId="39A9ACC0"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11.6.6 Post-Award Contract Management</w:t>
      </w:r>
    </w:p>
    <w:p w14:paraId="3D5518E4"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11.6.6.1 Monitoring and Performance Tracking</w:t>
      </w:r>
    </w:p>
    <w:p w14:paraId="04A8C630" w14:textId="40506E85" w:rsidR="00BA081D" w:rsidRDefault="00D119E4">
      <w:pPr>
        <w:numPr>
          <w:ilvl w:val="0"/>
          <w:numId w:val="199"/>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lastRenderedPageBreak/>
        <w:t xml:space="preserve">The Procurement Officer, in coordination with the department responsible for executing the contract, will monitor the supplier’s </w:t>
      </w:r>
      <w:commentRangeStart w:id="213"/>
      <w:r>
        <w:rPr>
          <w:rFonts w:ascii="Amasis MT Pro" w:eastAsia="Times New Roman" w:hAnsi="Amasis MT Pro" w:cs="Times New Roman"/>
          <w:sz w:val="24"/>
          <w:szCs w:val="24"/>
        </w:rPr>
        <w:t>performance</w:t>
      </w:r>
      <w:commentRangeEnd w:id="213"/>
      <w:r w:rsidR="009438EA">
        <w:rPr>
          <w:rStyle w:val="CommentReference"/>
        </w:rPr>
        <w:commentReference w:id="213"/>
      </w:r>
      <w:ins w:id="214" w:author="HP" w:date="2026-02-11T15:16:00Z">
        <w:r w:rsidR="009438EA">
          <w:rPr>
            <w:rFonts w:ascii="Amasis MT Pro" w:eastAsia="Times New Roman" w:hAnsi="Amasis MT Pro" w:cs="Times New Roman"/>
            <w:sz w:val="24"/>
            <w:szCs w:val="24"/>
          </w:rPr>
          <w:t xml:space="preserve"> </w:t>
        </w:r>
      </w:ins>
      <w:r>
        <w:rPr>
          <w:rFonts w:ascii="Amasis MT Pro" w:eastAsia="Times New Roman" w:hAnsi="Amasis MT Pro" w:cs="Times New Roman"/>
          <w:sz w:val="24"/>
          <w:szCs w:val="24"/>
        </w:rPr>
        <w:t>. This includes tracking contract milestones, ensuring timely delivery of goods or services, and verifying the quality of deliverables.</w:t>
      </w:r>
    </w:p>
    <w:p w14:paraId="27AE8F7D" w14:textId="3E6C3D74" w:rsidR="009438EA" w:rsidRPr="00585229" w:rsidDel="00585229" w:rsidRDefault="00D119E4" w:rsidP="00585229">
      <w:pPr>
        <w:numPr>
          <w:ilvl w:val="0"/>
          <w:numId w:val="199"/>
        </w:numPr>
        <w:spacing w:before="100" w:beforeAutospacing="1" w:after="100" w:afterAutospacing="1" w:line="240" w:lineRule="auto"/>
        <w:jc w:val="both"/>
        <w:rPr>
          <w:del w:id="215" w:author="HP" w:date="2026-02-11T15:19:00Z"/>
          <w:rFonts w:ascii="Amasis MT Pro" w:eastAsia="Times New Roman" w:hAnsi="Amasis MT Pro" w:cs="Times New Roman"/>
          <w:sz w:val="24"/>
          <w:szCs w:val="24"/>
        </w:rPr>
      </w:pPr>
      <w:r>
        <w:rPr>
          <w:rFonts w:ascii="Amasis MT Pro" w:eastAsia="Times New Roman" w:hAnsi="Amasis MT Pro" w:cs="Times New Roman"/>
          <w:sz w:val="24"/>
          <w:szCs w:val="24"/>
        </w:rPr>
        <w:t xml:space="preserve">Regular </w:t>
      </w:r>
      <w:commentRangeStart w:id="216"/>
      <w:r>
        <w:rPr>
          <w:rFonts w:ascii="Amasis MT Pro" w:eastAsia="Times New Roman" w:hAnsi="Amasis MT Pro" w:cs="Times New Roman"/>
          <w:sz w:val="24"/>
          <w:szCs w:val="24"/>
        </w:rPr>
        <w:t>performance</w:t>
      </w:r>
      <w:commentRangeEnd w:id="216"/>
      <w:r w:rsidR="009438EA">
        <w:rPr>
          <w:rStyle w:val="CommentReference"/>
        </w:rPr>
        <w:commentReference w:id="216"/>
      </w:r>
      <w:r>
        <w:rPr>
          <w:rFonts w:ascii="Amasis MT Pro" w:eastAsia="Times New Roman" w:hAnsi="Amasis MT Pro" w:cs="Times New Roman"/>
          <w:sz w:val="24"/>
          <w:szCs w:val="24"/>
        </w:rPr>
        <w:t xml:space="preserve"> reports will be submitted to the Executive </w:t>
      </w:r>
      <w:commentRangeStart w:id="217"/>
      <w:r>
        <w:rPr>
          <w:rFonts w:ascii="Amasis MT Pro" w:eastAsia="Times New Roman" w:hAnsi="Amasis MT Pro" w:cs="Times New Roman"/>
          <w:sz w:val="24"/>
          <w:szCs w:val="24"/>
        </w:rPr>
        <w:t>Committee</w:t>
      </w:r>
      <w:commentRangeEnd w:id="217"/>
      <w:r w:rsidR="009438EA">
        <w:rPr>
          <w:rStyle w:val="CommentReference"/>
        </w:rPr>
        <w:commentReference w:id="217"/>
      </w:r>
      <w:r>
        <w:rPr>
          <w:rFonts w:ascii="Amasis MT Pro" w:eastAsia="Times New Roman" w:hAnsi="Amasis MT Pro" w:cs="Times New Roman"/>
          <w:sz w:val="24"/>
          <w:szCs w:val="24"/>
        </w:rPr>
        <w:t xml:space="preserve"> to provide updates on contract </w:t>
      </w:r>
      <w:commentRangeStart w:id="218"/>
      <w:r>
        <w:rPr>
          <w:rFonts w:ascii="Amasis MT Pro" w:eastAsia="Times New Roman" w:hAnsi="Amasis MT Pro" w:cs="Times New Roman"/>
          <w:sz w:val="24"/>
          <w:szCs w:val="24"/>
        </w:rPr>
        <w:t>execution</w:t>
      </w:r>
      <w:commentRangeEnd w:id="218"/>
      <w:r w:rsidR="00F341BF">
        <w:rPr>
          <w:rStyle w:val="CommentReference"/>
        </w:rPr>
        <w:commentReference w:id="218"/>
      </w:r>
      <w:ins w:id="219" w:author="HP" w:date="2026-02-11T15:18:00Z">
        <w:r w:rsidR="00F341BF">
          <w:rPr>
            <w:rFonts w:ascii="Amasis MT Pro" w:eastAsia="Times New Roman" w:hAnsi="Amasis MT Pro" w:cs="Times New Roman"/>
            <w:sz w:val="24"/>
            <w:szCs w:val="24"/>
          </w:rPr>
          <w:t xml:space="preserve"> </w:t>
        </w:r>
      </w:ins>
      <w:r>
        <w:rPr>
          <w:rFonts w:ascii="Amasis MT Pro" w:eastAsia="Times New Roman" w:hAnsi="Amasis MT Pro" w:cs="Times New Roman"/>
          <w:sz w:val="24"/>
          <w:szCs w:val="24"/>
        </w:rPr>
        <w:t>.</w:t>
      </w:r>
    </w:p>
    <w:p w14:paraId="611E7640" w14:textId="77777777" w:rsidR="00BA081D" w:rsidRDefault="00D119E4">
      <w:pPr>
        <w:spacing w:before="100" w:beforeAutospacing="1" w:after="100" w:afterAutospacing="1"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11.6.6.2 Addressing Contractual Issues</w:t>
      </w:r>
    </w:p>
    <w:p w14:paraId="68AB4CB0" w14:textId="4EF768FD" w:rsidR="00BA081D" w:rsidRDefault="00D119E4">
      <w:pPr>
        <w:numPr>
          <w:ilvl w:val="0"/>
          <w:numId w:val="200"/>
        </w:numPr>
        <w:spacing w:before="100" w:beforeAutospacing="1" w:after="100" w:afterAutospacing="1" w:line="240" w:lineRule="auto"/>
        <w:jc w:val="both"/>
        <w:rPr>
          <w:ins w:id="220" w:author="HR-M.Olga" w:date="2026-02-11T15:40:00Z"/>
          <w:rFonts w:ascii="Amasis MT Pro" w:eastAsia="Times New Roman" w:hAnsi="Amasis MT Pro" w:cs="Times New Roman"/>
          <w:sz w:val="24"/>
          <w:szCs w:val="24"/>
        </w:rPr>
      </w:pPr>
      <w:r>
        <w:rPr>
          <w:rFonts w:ascii="Amasis MT Pro" w:eastAsia="Times New Roman" w:hAnsi="Amasis MT Pro" w:cs="Times New Roman"/>
          <w:sz w:val="24"/>
          <w:szCs w:val="24"/>
        </w:rPr>
        <w:t>Any issues</w:t>
      </w:r>
      <w:ins w:id="221" w:author="HR-M.Olga" w:date="2026-02-11T15:38:00Z">
        <w:r w:rsidR="00BA1FDD">
          <w:rPr>
            <w:rFonts w:ascii="Amasis MT Pro" w:eastAsia="Times New Roman" w:hAnsi="Amasis MT Pro" w:cs="Times New Roman"/>
            <w:sz w:val="24"/>
            <w:szCs w:val="24"/>
          </w:rPr>
          <w:t xml:space="preserve">, </w:t>
        </w:r>
      </w:ins>
      <w:del w:id="222" w:author="HR-M.Olga" w:date="2026-02-11T15:38:00Z">
        <w:r w:rsidDel="00BA1FDD">
          <w:rPr>
            <w:rFonts w:ascii="Amasis MT Pro" w:eastAsia="Times New Roman" w:hAnsi="Amasis MT Pro" w:cs="Times New Roman"/>
            <w:sz w:val="24"/>
            <w:szCs w:val="24"/>
          </w:rPr>
          <w:delText xml:space="preserve"> or </w:delText>
        </w:r>
      </w:del>
      <w:r>
        <w:rPr>
          <w:rFonts w:ascii="Amasis MT Pro" w:eastAsia="Times New Roman" w:hAnsi="Amasis MT Pro" w:cs="Times New Roman"/>
          <w:sz w:val="24"/>
          <w:szCs w:val="24"/>
        </w:rPr>
        <w:t>delays</w:t>
      </w:r>
      <w:ins w:id="223" w:author="HR-M.Olga" w:date="2026-02-11T15:38:00Z">
        <w:r w:rsidR="00BA1FDD">
          <w:rPr>
            <w:rFonts w:ascii="Amasis MT Pro" w:eastAsia="Times New Roman" w:hAnsi="Amasis MT Pro" w:cs="Times New Roman"/>
            <w:sz w:val="24"/>
            <w:szCs w:val="24"/>
          </w:rPr>
          <w:t xml:space="preserve"> or </w:t>
        </w:r>
        <w:proofErr w:type="spellStart"/>
        <w:r w:rsidR="00BA1FDD">
          <w:rPr>
            <w:rFonts w:ascii="Amasis MT Pro" w:eastAsia="Times New Roman" w:hAnsi="Amasis MT Pro" w:cs="Times New Roman"/>
            <w:sz w:val="24"/>
            <w:szCs w:val="24"/>
          </w:rPr>
          <w:t>no</w:t>
        </w:r>
      </w:ins>
      <w:ins w:id="224" w:author="HR-M.Olga" w:date="2026-02-11T15:39:00Z">
        <w:r w:rsidR="00BA1FDD">
          <w:rPr>
            <w:rFonts w:ascii="Amasis MT Pro" w:eastAsia="Times New Roman" w:hAnsi="Amasis MT Pro" w:cs="Times New Roman"/>
            <w:sz w:val="24"/>
            <w:szCs w:val="24"/>
          </w:rPr>
          <w:t>n compliance</w:t>
        </w:r>
      </w:ins>
      <w:proofErr w:type="spellEnd"/>
      <w:r>
        <w:rPr>
          <w:rFonts w:ascii="Amasis MT Pro" w:eastAsia="Times New Roman" w:hAnsi="Amasis MT Pro" w:cs="Times New Roman"/>
          <w:sz w:val="24"/>
          <w:szCs w:val="24"/>
        </w:rPr>
        <w:t xml:space="preserve"> encountered during contract execution must be reported to the Procurement Officer and addressed promptly</w:t>
      </w:r>
      <w:ins w:id="225" w:author="HR-M.Olga" w:date="2026-02-11T15:39:00Z">
        <w:r w:rsidR="00BA577A">
          <w:rPr>
            <w:rFonts w:ascii="Amasis MT Pro" w:eastAsia="Times New Roman" w:hAnsi="Amasis MT Pro" w:cs="Times New Roman"/>
            <w:sz w:val="24"/>
            <w:szCs w:val="24"/>
          </w:rPr>
          <w:t xml:space="preserve"> through formal communication channels</w:t>
        </w:r>
      </w:ins>
      <w:del w:id="226" w:author="HR-M.Olga" w:date="2026-02-11T15:39:00Z">
        <w:r w:rsidDel="00BA577A">
          <w:rPr>
            <w:rFonts w:ascii="Amasis MT Pro" w:eastAsia="Times New Roman" w:hAnsi="Amasis MT Pro" w:cs="Times New Roman"/>
            <w:sz w:val="24"/>
            <w:szCs w:val="24"/>
          </w:rPr>
          <w:delText>.</w:delText>
        </w:r>
      </w:del>
    </w:p>
    <w:p w14:paraId="0483908C" w14:textId="5DAAAB8B" w:rsidR="00F54C89" w:rsidRPr="00F54C89" w:rsidRDefault="00F54C89">
      <w:pPr>
        <w:pStyle w:val="ListParagraph"/>
        <w:numPr>
          <w:ilvl w:val="0"/>
          <w:numId w:val="200"/>
        </w:numPr>
        <w:spacing w:after="0" w:line="240" w:lineRule="auto"/>
        <w:rPr>
          <w:rFonts w:ascii="Amasis MT Pro" w:eastAsia="Times New Roman" w:hAnsi="Amasis MT Pro" w:cs="Times New Roman"/>
          <w:b/>
          <w:bCs/>
          <w:sz w:val="24"/>
          <w:szCs w:val="24"/>
          <w:rPrChange w:id="227" w:author="HR-M.Olga" w:date="2026-02-11T15:40:00Z">
            <w:rPr/>
          </w:rPrChange>
        </w:rPr>
        <w:pPrChange w:id="228" w:author="HR-M.Olga" w:date="2026-02-11T15:40:00Z">
          <w:pPr>
            <w:numPr>
              <w:numId w:val="200"/>
            </w:numPr>
            <w:tabs>
              <w:tab w:val="left" w:pos="720"/>
            </w:tabs>
            <w:spacing w:before="100" w:beforeAutospacing="1" w:after="100" w:afterAutospacing="1" w:line="240" w:lineRule="auto"/>
            <w:ind w:left="720" w:hanging="360"/>
            <w:jc w:val="both"/>
          </w:pPr>
        </w:pPrChange>
      </w:pPr>
      <w:ins w:id="229" w:author="HR-M.Olga" w:date="2026-02-11T15:40:00Z">
        <w:r w:rsidRPr="00F54C89">
          <w:rPr>
            <w:rFonts w:ascii="Amasis MT Pro" w:eastAsia="Times New Roman" w:hAnsi="Amasis MT Pro" w:cs="Times New Roman"/>
            <w:b/>
            <w:bCs/>
            <w:sz w:val="24"/>
            <w:szCs w:val="24"/>
          </w:rPr>
          <w:t>RWVCA is committed to consistent and firm enforcement of all contract terms and conditions. This includes activating penalty clauses, dispute resolution mechanisms, or other contractual remedies as necessary, addressing weaknesses in contract enforcement.</w:t>
        </w:r>
      </w:ins>
    </w:p>
    <w:p w14:paraId="0EA9FB2B" w14:textId="27828F29" w:rsidR="00BA081D" w:rsidRDefault="00D119E4">
      <w:pPr>
        <w:numPr>
          <w:ilvl w:val="0"/>
          <w:numId w:val="200"/>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In cases where contract terms need modification, a formal contract amendment process must be followed, ensuring that both parties agree to the changes before implementation</w:t>
      </w:r>
      <w:ins w:id="230" w:author="HR-M.Olga" w:date="2026-02-11T15:41:00Z">
        <w:r w:rsidR="00F54C89">
          <w:rPr>
            <w:rFonts w:ascii="Amasis MT Pro" w:eastAsia="Times New Roman" w:hAnsi="Amasis MT Pro" w:cs="Times New Roman"/>
            <w:sz w:val="24"/>
            <w:szCs w:val="24"/>
          </w:rPr>
          <w:t xml:space="preserve"> and that the legal department reviews all </w:t>
        </w:r>
        <w:proofErr w:type="spellStart"/>
        <w:r w:rsidR="00F54C89">
          <w:rPr>
            <w:rFonts w:ascii="Amasis MT Pro" w:eastAsia="Times New Roman" w:hAnsi="Amasis MT Pro" w:cs="Times New Roman"/>
            <w:sz w:val="24"/>
            <w:szCs w:val="24"/>
          </w:rPr>
          <w:t>amendements</w:t>
        </w:r>
      </w:ins>
      <w:proofErr w:type="spellEnd"/>
      <w:del w:id="231" w:author="HR-M.Olga" w:date="2026-02-11T15:40:00Z">
        <w:r w:rsidDel="00F54C89">
          <w:rPr>
            <w:rFonts w:ascii="Amasis MT Pro" w:eastAsia="Times New Roman" w:hAnsi="Amasis MT Pro" w:cs="Times New Roman"/>
            <w:sz w:val="24"/>
            <w:szCs w:val="24"/>
          </w:rPr>
          <w:delText>.</w:delText>
        </w:r>
      </w:del>
    </w:p>
    <w:p w14:paraId="2A15646F" w14:textId="229F3EDE" w:rsidR="00BA081D" w:rsidDel="00F54C89" w:rsidRDefault="00D119E4" w:rsidP="00BA1FDD">
      <w:pPr>
        <w:spacing w:after="0" w:line="240" w:lineRule="auto"/>
        <w:rPr>
          <w:del w:id="232" w:author="HR-M.Olga" w:date="2026-02-11T15:41:00Z"/>
          <w:rFonts w:ascii="Amasis MT Pro" w:eastAsia="Times New Roman" w:hAnsi="Amasis MT Pro" w:cs="Times New Roman"/>
          <w:b/>
          <w:bCs/>
          <w:sz w:val="24"/>
          <w:szCs w:val="24"/>
        </w:rPr>
      </w:pPr>
      <w:del w:id="233" w:author="HR-M.Olga" w:date="2026-02-11T15:41:00Z">
        <w:r w:rsidDel="00F54C89">
          <w:rPr>
            <w:rFonts w:ascii="Amasis MT Pro" w:eastAsia="Times New Roman" w:hAnsi="Amasis MT Pro" w:cs="Times New Roman"/>
            <w:b/>
            <w:bCs/>
            <w:sz w:val="24"/>
            <w:szCs w:val="24"/>
          </w:rPr>
          <w:br w:type="page"/>
        </w:r>
      </w:del>
    </w:p>
    <w:p w14:paraId="11BAB890" w14:textId="77777777" w:rsidR="00BA081D" w:rsidRDefault="00D119E4">
      <w:pPr>
        <w:spacing w:after="0" w:line="240" w:lineRule="auto"/>
        <w:rPr>
          <w:rFonts w:ascii="Amasis MT Pro" w:eastAsia="Times New Roman" w:hAnsi="Amasis MT Pro" w:cs="Times New Roman"/>
          <w:b/>
          <w:bCs/>
          <w:i/>
          <w:iCs/>
          <w:sz w:val="24"/>
          <w:szCs w:val="24"/>
        </w:rPr>
        <w:pPrChange w:id="234" w:author="HR-M.Olga" w:date="2026-02-11T15:41:00Z">
          <w:pPr>
            <w:spacing w:after="0" w:line="240" w:lineRule="auto"/>
            <w:jc w:val="both"/>
          </w:pPr>
        </w:pPrChange>
      </w:pPr>
      <w:r>
        <w:rPr>
          <w:rFonts w:ascii="Amasis MT Pro" w:eastAsia="Times New Roman" w:hAnsi="Amasis MT Pro" w:cs="Times New Roman"/>
          <w:b/>
          <w:bCs/>
          <w:i/>
          <w:iCs/>
          <w:sz w:val="24"/>
          <w:szCs w:val="24"/>
        </w:rPr>
        <w:lastRenderedPageBreak/>
        <w:t>11.6.7 Procurement Documentation and Reporting</w:t>
      </w:r>
    </w:p>
    <w:p w14:paraId="434735AB"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11.6.7.1 Record-Keeping</w:t>
      </w:r>
    </w:p>
    <w:p w14:paraId="1DE2B44B" w14:textId="77777777" w:rsidR="00BA081D" w:rsidRDefault="00D119E4">
      <w:pPr>
        <w:numPr>
          <w:ilvl w:val="0"/>
          <w:numId w:val="201"/>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All procurement documents, including the procurement request, bid documents, evaluation reports, and the final signed contract, must be securely stored in RWVCA’s procurement system for future reference and audits.</w:t>
      </w:r>
    </w:p>
    <w:p w14:paraId="1D2B6C8D" w14:textId="77777777" w:rsidR="00BA081D" w:rsidRDefault="00D119E4">
      <w:pPr>
        <w:numPr>
          <w:ilvl w:val="0"/>
          <w:numId w:val="201"/>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Proper documentation is essential to maintain transparency, enable effective monitoring, and facilitate auditing.</w:t>
      </w:r>
    </w:p>
    <w:p w14:paraId="25F025C1" w14:textId="77777777" w:rsidR="00BA081D" w:rsidRDefault="00D119E4">
      <w:pPr>
        <w:spacing w:before="100" w:beforeAutospacing="1" w:after="100" w:afterAutospacing="1"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11.6.7.2 Reporting to Executive Committee</w:t>
      </w:r>
    </w:p>
    <w:p w14:paraId="08E5305D" w14:textId="77777777" w:rsidR="00BA081D" w:rsidRDefault="00D119E4">
      <w:pPr>
        <w:numPr>
          <w:ilvl w:val="0"/>
          <w:numId w:val="202"/>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 summary report of the procurement process, including details of the awarded contract and any challenges encountered, will be submitted to the Executive Committee. This ensures accountability and provides insights for improving future procurement activities.</w:t>
      </w:r>
    </w:p>
    <w:p w14:paraId="5B7D0BB1"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11.6.8 Supplier Evaluation and Feedback</w:t>
      </w:r>
    </w:p>
    <w:p w14:paraId="67367012" w14:textId="77777777" w:rsidR="00BA081D" w:rsidRDefault="00D119E4">
      <w:pPr>
        <w:spacing w:after="0"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11.6.8.1 Supplier Performance Review</w:t>
      </w:r>
    </w:p>
    <w:p w14:paraId="2E765C86" w14:textId="77777777" w:rsidR="00BA081D" w:rsidRDefault="00D119E4">
      <w:pPr>
        <w:numPr>
          <w:ilvl w:val="0"/>
          <w:numId w:val="203"/>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Upon completion of the contract, the Procurement Officer and relevant department heads will evaluate the supplier’s performance based on structured criteria such as:</w:t>
      </w:r>
    </w:p>
    <w:p w14:paraId="0DC84F6F" w14:textId="77777777" w:rsidR="00BA081D" w:rsidRDefault="00D119E4">
      <w:pPr>
        <w:numPr>
          <w:ilvl w:val="1"/>
          <w:numId w:val="203"/>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Timeliness</w:t>
      </w:r>
      <w:r>
        <w:rPr>
          <w:rFonts w:ascii="Amasis MT Pro" w:eastAsia="Times New Roman" w:hAnsi="Amasis MT Pro" w:cs="Times New Roman"/>
          <w:sz w:val="24"/>
          <w:szCs w:val="24"/>
        </w:rPr>
        <w:t>: Adherence to delivery schedules.</w:t>
      </w:r>
    </w:p>
    <w:p w14:paraId="589C0521" w14:textId="77777777" w:rsidR="00BA081D" w:rsidRDefault="00D119E4">
      <w:pPr>
        <w:numPr>
          <w:ilvl w:val="1"/>
          <w:numId w:val="203"/>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Quality</w:t>
      </w:r>
      <w:r>
        <w:rPr>
          <w:rFonts w:ascii="Amasis MT Pro" w:eastAsia="Times New Roman" w:hAnsi="Amasis MT Pro" w:cs="Times New Roman"/>
          <w:sz w:val="24"/>
          <w:szCs w:val="24"/>
        </w:rPr>
        <w:t>: Conformance to the required standards and specifications.</w:t>
      </w:r>
    </w:p>
    <w:p w14:paraId="747D987B" w14:textId="77777777" w:rsidR="00BA081D" w:rsidRDefault="00D119E4">
      <w:pPr>
        <w:numPr>
          <w:ilvl w:val="1"/>
          <w:numId w:val="203"/>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Communication</w:t>
      </w:r>
      <w:r>
        <w:rPr>
          <w:rFonts w:ascii="Amasis MT Pro" w:eastAsia="Times New Roman" w:hAnsi="Amasis MT Pro" w:cs="Times New Roman"/>
          <w:sz w:val="24"/>
          <w:szCs w:val="24"/>
        </w:rPr>
        <w:t>: Responsiveness and clarity in communication with RWVCA.</w:t>
      </w:r>
    </w:p>
    <w:p w14:paraId="114F8A31" w14:textId="1D040B62" w:rsidR="00BA081D" w:rsidRDefault="00D119E4">
      <w:pPr>
        <w:numPr>
          <w:ilvl w:val="1"/>
          <w:numId w:val="203"/>
        </w:numPr>
        <w:spacing w:before="100" w:beforeAutospacing="1" w:after="100" w:afterAutospacing="1" w:line="240" w:lineRule="auto"/>
        <w:jc w:val="both"/>
        <w:rPr>
          <w:ins w:id="235" w:author="HR-M.Olga" w:date="2026-02-11T15:42:00Z"/>
          <w:rFonts w:ascii="Amasis MT Pro" w:eastAsia="Times New Roman" w:hAnsi="Amasis MT Pro" w:cs="Times New Roman"/>
          <w:sz w:val="24"/>
          <w:szCs w:val="24"/>
        </w:rPr>
      </w:pPr>
      <w:r>
        <w:rPr>
          <w:rFonts w:ascii="Amasis MT Pro" w:eastAsia="Times New Roman" w:hAnsi="Amasis MT Pro" w:cs="Times New Roman"/>
          <w:b/>
          <w:bCs/>
          <w:sz w:val="24"/>
          <w:szCs w:val="24"/>
        </w:rPr>
        <w:t>Cost Management</w:t>
      </w:r>
      <w:r>
        <w:rPr>
          <w:rFonts w:ascii="Amasis MT Pro" w:eastAsia="Times New Roman" w:hAnsi="Amasis MT Pro" w:cs="Times New Roman"/>
          <w:sz w:val="24"/>
          <w:szCs w:val="24"/>
        </w:rPr>
        <w:t>: Ability to stay within budget and manage costs efficiently.</w:t>
      </w:r>
    </w:p>
    <w:p w14:paraId="3F357E53" w14:textId="34727F56" w:rsidR="00BF26EA" w:rsidRDefault="00BF26EA" w:rsidP="00BF26EA">
      <w:pPr>
        <w:numPr>
          <w:ilvl w:val="1"/>
          <w:numId w:val="203"/>
        </w:numPr>
        <w:spacing w:before="100" w:beforeAutospacing="1" w:after="100" w:afterAutospacing="1" w:line="240" w:lineRule="auto"/>
        <w:jc w:val="both"/>
        <w:rPr>
          <w:rFonts w:ascii="Amasis MT Pro" w:eastAsia="Times New Roman" w:hAnsi="Amasis MT Pro" w:cs="Times New Roman"/>
          <w:sz w:val="24"/>
          <w:szCs w:val="24"/>
        </w:rPr>
      </w:pPr>
      <w:ins w:id="236" w:author="HR-M.Olga" w:date="2026-02-11T15:42:00Z">
        <w:r w:rsidRPr="00BF26EA">
          <w:rPr>
            <w:rFonts w:ascii="Amasis MT Pro" w:eastAsia="Times New Roman" w:hAnsi="Amasis MT Pro" w:cs="Times New Roman"/>
            <w:b/>
            <w:sz w:val="24"/>
            <w:szCs w:val="24"/>
            <w:rPrChange w:id="237" w:author="HR-M.Olga" w:date="2026-02-11T15:42:00Z">
              <w:rPr>
                <w:rFonts w:ascii="Amasis MT Pro" w:eastAsia="Times New Roman" w:hAnsi="Amasis MT Pro" w:cs="Times New Roman"/>
                <w:sz w:val="24"/>
                <w:szCs w:val="24"/>
              </w:rPr>
            </w:rPrChange>
          </w:rPr>
          <w:t>Adherence to Contract Terms:</w:t>
        </w:r>
        <w:r w:rsidRPr="00BF26EA">
          <w:rPr>
            <w:rFonts w:ascii="Amasis MT Pro" w:eastAsia="Times New Roman" w:hAnsi="Amasis MT Pro" w:cs="Times New Roman"/>
            <w:sz w:val="24"/>
            <w:szCs w:val="24"/>
          </w:rPr>
          <w:t xml:space="preserve"> Compliance with all legal, ethical, and operational clauses of the contract.</w:t>
        </w:r>
      </w:ins>
    </w:p>
    <w:p w14:paraId="4BA3F1BB" w14:textId="74598538" w:rsidR="00BF26EA" w:rsidRDefault="00BF26EA">
      <w:pPr>
        <w:spacing w:before="100" w:beforeAutospacing="1" w:after="100" w:afterAutospacing="1" w:line="240" w:lineRule="auto"/>
        <w:jc w:val="both"/>
        <w:rPr>
          <w:ins w:id="238" w:author="HR-M.Olga" w:date="2026-02-11T15:43:00Z"/>
          <w:rFonts w:ascii="Amasis MT Pro" w:eastAsia="Times New Roman" w:hAnsi="Amasis MT Pro" w:cs="Times New Roman"/>
          <w:sz w:val="24"/>
          <w:szCs w:val="24"/>
        </w:rPr>
      </w:pPr>
      <w:ins w:id="239" w:author="HR-M.Olga" w:date="2026-02-11T15:43:00Z">
        <w:r w:rsidRPr="00BF26EA">
          <w:rPr>
            <w:rFonts w:ascii="Amasis MT Pro" w:eastAsia="Times New Roman" w:hAnsi="Amasis MT Pro" w:cs="Times New Roman"/>
            <w:sz w:val="24"/>
            <w:szCs w:val="24"/>
          </w:rPr>
          <w:lastRenderedPageBreak/>
          <w:t>This structured performance review process directly addresses the identified lack of systematic performance evaluations.</w:t>
        </w:r>
      </w:ins>
      <w:ins w:id="240" w:author="HR-M.Olga" w:date="2026-02-11T15:44:00Z">
        <w:r>
          <w:rPr>
            <w:rFonts w:ascii="Amasis MT Pro" w:eastAsia="Times New Roman" w:hAnsi="Amasis MT Pro" w:cs="Times New Roman"/>
            <w:sz w:val="24"/>
            <w:szCs w:val="24"/>
          </w:rPr>
          <w:t xml:space="preserve"> </w:t>
        </w:r>
        <w:r w:rsidRPr="00BF26EA">
          <w:rPr>
            <w:rFonts w:ascii="Amasis MT Pro" w:eastAsia="Times New Roman" w:hAnsi="Amasis MT Pro" w:cs="Times New Roman"/>
            <w:sz w:val="24"/>
            <w:szCs w:val="24"/>
          </w:rPr>
          <w:t>The outcomes of this review will inform future decisions regarding prequalification or inclusion in RWVCA’s list of preferred suppliers.</w:t>
        </w:r>
      </w:ins>
    </w:p>
    <w:p w14:paraId="337535AB" w14:textId="51B9AD34" w:rsidR="00BA081D" w:rsidDel="00BF26EA" w:rsidRDefault="00D119E4">
      <w:pPr>
        <w:spacing w:before="100" w:beforeAutospacing="1" w:after="100" w:afterAutospacing="1" w:line="240" w:lineRule="auto"/>
        <w:jc w:val="both"/>
        <w:rPr>
          <w:del w:id="241" w:author="HR-M.Olga" w:date="2026-02-11T15:44:00Z"/>
          <w:rFonts w:ascii="Amasis MT Pro" w:eastAsia="Times New Roman" w:hAnsi="Amasis MT Pro" w:cs="Times New Roman"/>
          <w:sz w:val="24"/>
          <w:szCs w:val="24"/>
        </w:rPr>
      </w:pPr>
      <w:del w:id="242" w:author="HR-M.Olga" w:date="2026-02-11T15:44:00Z">
        <w:r w:rsidDel="00BF26EA">
          <w:rPr>
            <w:rFonts w:ascii="Amasis MT Pro" w:eastAsia="Times New Roman" w:hAnsi="Amasis MT Pro" w:cs="Times New Roman"/>
            <w:sz w:val="24"/>
            <w:szCs w:val="24"/>
          </w:rPr>
          <w:delText>The performance review will inform future decisions regarding prequalification or inclusion in RWVCA’s list of preferred suppliers.</w:delText>
        </w:r>
      </w:del>
    </w:p>
    <w:p w14:paraId="3298BFFB" w14:textId="77777777" w:rsidR="00BA081D" w:rsidRDefault="00D119E4">
      <w:pPr>
        <w:spacing w:before="100" w:beforeAutospacing="1" w:after="100" w:afterAutospacing="1" w:line="240" w:lineRule="auto"/>
        <w:jc w:val="both"/>
        <w:rPr>
          <w:rFonts w:ascii="Amasis MT Pro" w:eastAsia="Times New Roman" w:hAnsi="Amasis MT Pro" w:cs="Times New Roman"/>
          <w:i/>
          <w:iCs/>
          <w:sz w:val="24"/>
          <w:szCs w:val="24"/>
        </w:rPr>
      </w:pPr>
      <w:r>
        <w:rPr>
          <w:rFonts w:ascii="Amasis MT Pro" w:eastAsia="Times New Roman" w:hAnsi="Amasis MT Pro" w:cs="Times New Roman"/>
          <w:b/>
          <w:bCs/>
          <w:i/>
          <w:iCs/>
          <w:sz w:val="24"/>
          <w:szCs w:val="24"/>
        </w:rPr>
        <w:t>11.6.8.2 Post-Contract Performance Review Process</w:t>
      </w:r>
    </w:p>
    <w:p w14:paraId="2909D860" w14:textId="77777777" w:rsidR="00BA081D" w:rsidRDefault="00D119E4">
      <w:pPr>
        <w:numPr>
          <w:ilvl w:val="0"/>
          <w:numId w:val="20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 post-contract performance review will be conducted, where the Procurement Officer and relevant department heads assess the supplier's overall contribution to the success of the project.</w:t>
      </w:r>
    </w:p>
    <w:p w14:paraId="79BEACB2" w14:textId="77777777" w:rsidR="00BA081D" w:rsidRDefault="00D119E4">
      <w:pPr>
        <w:numPr>
          <w:ilvl w:val="0"/>
          <w:numId w:val="20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This review will serve as a reference for future procurement decisions and help RWVCA identify areas for improvement in both supplier relationships and internal procurement processes.</w:t>
      </w:r>
    </w:p>
    <w:p w14:paraId="22F40FFE" w14:textId="77777777" w:rsidR="00BA081D" w:rsidRDefault="00D119E4">
      <w:pPr>
        <w:spacing w:after="0" w:line="240" w:lineRule="auto"/>
        <w:rPr>
          <w:rFonts w:ascii="Amasis MT Pro" w:eastAsia="Times New Roman" w:hAnsi="Amasis MT Pro" w:cs="Times New Roman"/>
          <w:b/>
          <w:color w:val="000000" w:themeColor="text1"/>
          <w:sz w:val="24"/>
          <w:szCs w:val="24"/>
        </w:rPr>
      </w:pPr>
      <w:bookmarkStart w:id="243" w:name="_Toc176912849"/>
      <w:r>
        <w:rPr>
          <w:rFonts w:ascii="Amasis MT Pro" w:eastAsia="Times New Roman" w:hAnsi="Amasis MT Pro" w:cs="Times New Roman"/>
          <w:b/>
          <w:color w:val="000000" w:themeColor="text1"/>
          <w:sz w:val="24"/>
          <w:szCs w:val="24"/>
        </w:rPr>
        <w:br w:type="page"/>
      </w:r>
    </w:p>
    <w:p w14:paraId="08164956" w14:textId="77777777" w:rsidR="00BA081D" w:rsidRDefault="00D119E4">
      <w:pPr>
        <w:rPr>
          <w:rFonts w:ascii="Amasis MT Pro" w:eastAsia="Times New Roman" w:hAnsi="Amasis MT Pro" w:cs="Times New Roman"/>
          <w:b/>
          <w:color w:val="C0504D" w:themeColor="accent2"/>
          <w:sz w:val="24"/>
          <w:szCs w:val="24"/>
        </w:rPr>
      </w:pPr>
      <w:r>
        <w:rPr>
          <w:rFonts w:ascii="Amasis MT Pro" w:eastAsia="Times New Roman" w:hAnsi="Amasis MT Pro" w:cs="Times New Roman"/>
          <w:b/>
          <w:color w:val="C0504D" w:themeColor="accent2"/>
          <w:sz w:val="24"/>
          <w:szCs w:val="24"/>
        </w:rPr>
        <w:lastRenderedPageBreak/>
        <w:t>11.7 CONTRACT MANAGEMENT</w:t>
      </w:r>
      <w:bookmarkEnd w:id="243"/>
    </w:p>
    <w:p w14:paraId="5A081559"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11.7.1 Contract Preparation and Review</w:t>
      </w:r>
    </w:p>
    <w:p w14:paraId="0327DE83"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RWVCA emphasizes the importance of diligent contract preparation and review to ensure compliance with national laws and protect the interests of all parties involved. Contracts must be in writing and include the following essential elements:</w:t>
      </w:r>
    </w:p>
    <w:p w14:paraId="2B8FFFA3" w14:textId="77777777" w:rsidR="00BA081D" w:rsidRDefault="00D119E4">
      <w:pPr>
        <w:numPr>
          <w:ilvl w:val="0"/>
          <w:numId w:val="20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Rights and Obligations</w:t>
      </w:r>
      <w:r>
        <w:rPr>
          <w:rFonts w:ascii="Amasis MT Pro" w:eastAsia="Times New Roman" w:hAnsi="Amasis MT Pro" w:cs="Times New Roman"/>
          <w:sz w:val="24"/>
          <w:szCs w:val="24"/>
        </w:rPr>
        <w:t>: A clear definition of the rights, duties, and expectations of both parties.</w:t>
      </w:r>
    </w:p>
    <w:p w14:paraId="4E4EE4F6" w14:textId="77777777" w:rsidR="00BA081D" w:rsidRDefault="00D119E4">
      <w:pPr>
        <w:numPr>
          <w:ilvl w:val="0"/>
          <w:numId w:val="20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Scope of Work</w:t>
      </w:r>
      <w:r>
        <w:rPr>
          <w:rFonts w:ascii="Amasis MT Pro" w:eastAsia="Times New Roman" w:hAnsi="Amasis MT Pro" w:cs="Times New Roman"/>
          <w:sz w:val="24"/>
          <w:szCs w:val="24"/>
        </w:rPr>
        <w:t>: A detailed description of the services or products to be provided, including specific deliverables.</w:t>
      </w:r>
    </w:p>
    <w:p w14:paraId="43B28C8E" w14:textId="77777777" w:rsidR="00BA081D" w:rsidRDefault="00D119E4">
      <w:pPr>
        <w:numPr>
          <w:ilvl w:val="0"/>
          <w:numId w:val="20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Payment Terms</w:t>
      </w:r>
      <w:r>
        <w:rPr>
          <w:rFonts w:ascii="Amasis MT Pro" w:eastAsia="Times New Roman" w:hAnsi="Amasis MT Pro" w:cs="Times New Roman"/>
          <w:sz w:val="24"/>
          <w:szCs w:val="24"/>
        </w:rPr>
        <w:t>: A transparent breakdown of the payment schedule, terms of payment, and conditions for penalties or incentives.</w:t>
      </w:r>
    </w:p>
    <w:p w14:paraId="33C6FF99" w14:textId="40C2207D" w:rsidR="00BA081D" w:rsidRDefault="00D119E4">
      <w:pPr>
        <w:numPr>
          <w:ilvl w:val="0"/>
          <w:numId w:val="20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Timelines</w:t>
      </w:r>
      <w:r>
        <w:rPr>
          <w:rFonts w:ascii="Amasis MT Pro" w:eastAsia="Times New Roman" w:hAnsi="Amasis MT Pro" w:cs="Times New Roman"/>
          <w:sz w:val="24"/>
          <w:szCs w:val="24"/>
        </w:rPr>
        <w:t>: Specific dates for the delivery of services or products, as well as key milestones</w:t>
      </w:r>
      <w:ins w:id="244" w:author="HR-M.Olga" w:date="2026-02-11T15:46:00Z">
        <w:r w:rsidR="00D974E0">
          <w:rPr>
            <w:rFonts w:ascii="Amasis MT Pro" w:eastAsia="Times New Roman" w:hAnsi="Amasis MT Pro" w:cs="Times New Roman"/>
            <w:sz w:val="24"/>
            <w:szCs w:val="24"/>
          </w:rPr>
          <w:t xml:space="preserve">, </w:t>
        </w:r>
        <w:r w:rsidR="00D974E0" w:rsidRPr="00D974E0">
          <w:rPr>
            <w:rFonts w:ascii="Amasis MT Pro" w:eastAsia="Times New Roman" w:hAnsi="Amasis MT Pro" w:cs="Times New Roman"/>
            <w:sz w:val="24"/>
            <w:szCs w:val="24"/>
          </w:rPr>
          <w:t>and crucially, a defined contract start and end date to eliminate indefinite contract durations.</w:t>
        </w:r>
      </w:ins>
      <w:del w:id="245" w:author="HR-M.Olga" w:date="2026-02-11T15:45:00Z">
        <w:r w:rsidDel="00D974E0">
          <w:rPr>
            <w:rFonts w:ascii="Amasis MT Pro" w:eastAsia="Times New Roman" w:hAnsi="Amasis MT Pro" w:cs="Times New Roman"/>
            <w:sz w:val="24"/>
            <w:szCs w:val="24"/>
          </w:rPr>
          <w:delText>.</w:delText>
        </w:r>
      </w:del>
    </w:p>
    <w:p w14:paraId="74486C84" w14:textId="77777777" w:rsidR="00BA081D" w:rsidRDefault="00D119E4">
      <w:pPr>
        <w:numPr>
          <w:ilvl w:val="0"/>
          <w:numId w:val="20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Dispute Resolution Mechanisms</w:t>
      </w:r>
      <w:r>
        <w:rPr>
          <w:rFonts w:ascii="Amasis MT Pro" w:eastAsia="Times New Roman" w:hAnsi="Amasis MT Pro" w:cs="Times New Roman"/>
          <w:sz w:val="24"/>
          <w:szCs w:val="24"/>
        </w:rPr>
        <w:t>: A clause outlining how disputes will be handled, specifying mediation, arbitration, or litigation options.</w:t>
      </w:r>
    </w:p>
    <w:p w14:paraId="27B97A90" w14:textId="7A0C5884" w:rsidR="00D974E0" w:rsidDel="00D974E0" w:rsidRDefault="00D119E4">
      <w:pPr>
        <w:spacing w:before="100" w:beforeAutospacing="1" w:after="100" w:afterAutospacing="1" w:line="240" w:lineRule="auto"/>
        <w:jc w:val="both"/>
        <w:rPr>
          <w:del w:id="246" w:author="HR-M.Olga" w:date="2026-02-11T15:46:00Z"/>
          <w:rFonts w:ascii="Amasis MT Pro" w:eastAsia="Times New Roman" w:hAnsi="Amasis MT Pro" w:cs="Times New Roman"/>
          <w:sz w:val="24"/>
          <w:szCs w:val="24"/>
        </w:rPr>
      </w:pPr>
      <w:r>
        <w:rPr>
          <w:rFonts w:ascii="Amasis MT Pro" w:eastAsia="Times New Roman" w:hAnsi="Amasis MT Pro" w:cs="Times New Roman"/>
          <w:sz w:val="24"/>
          <w:szCs w:val="24"/>
        </w:rPr>
        <w:t>All contracts must be submitted to RWVCA's legal department for a thorough review to ensure compliance with applicable regulations and safeguard against any potential legal or financial risks.</w:t>
      </w:r>
    </w:p>
    <w:p w14:paraId="2B896CC3"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11.7.2 Contract Execution</w:t>
      </w:r>
    </w:p>
    <w:p w14:paraId="521E3521"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Once a contract is signed, RWVCA will actively manage and monitor its execution to ensure compliance with agreed terms. The Procurement Officer is responsible for:</w:t>
      </w:r>
    </w:p>
    <w:p w14:paraId="6BE906FB" w14:textId="77777777" w:rsidR="00BA081D" w:rsidRDefault="00D119E4">
      <w:pPr>
        <w:numPr>
          <w:ilvl w:val="0"/>
          <w:numId w:val="206"/>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Coordinating with department heads to track the progress of the contract.</w:t>
      </w:r>
    </w:p>
    <w:p w14:paraId="65BDBCC6" w14:textId="1C6540A3" w:rsidR="00BA081D" w:rsidDel="00B108E9" w:rsidRDefault="00D119E4">
      <w:pPr>
        <w:numPr>
          <w:ilvl w:val="0"/>
          <w:numId w:val="206"/>
        </w:numPr>
        <w:spacing w:after="0" w:line="240" w:lineRule="auto"/>
        <w:jc w:val="both"/>
        <w:rPr>
          <w:del w:id="247" w:author="HR-M.Olga" w:date="2026-02-11T15:47:00Z"/>
          <w:rFonts w:ascii="Amasis MT Pro" w:eastAsia="Times New Roman" w:hAnsi="Amasis MT Pro" w:cs="Times New Roman"/>
          <w:sz w:val="24"/>
          <w:szCs w:val="24"/>
        </w:rPr>
      </w:pPr>
      <w:r>
        <w:rPr>
          <w:rFonts w:ascii="Amasis MT Pro" w:eastAsia="Times New Roman" w:hAnsi="Amasis MT Pro" w:cs="Times New Roman"/>
          <w:sz w:val="24"/>
          <w:szCs w:val="24"/>
        </w:rPr>
        <w:t>Monitoring the delivery of goods or services.</w:t>
      </w:r>
    </w:p>
    <w:p w14:paraId="736D755E" w14:textId="77777777" w:rsidR="00B108E9" w:rsidRDefault="00B108E9">
      <w:pPr>
        <w:tabs>
          <w:tab w:val="left" w:pos="720"/>
        </w:tabs>
        <w:spacing w:after="0" w:line="240" w:lineRule="auto"/>
        <w:ind w:left="720"/>
        <w:jc w:val="both"/>
        <w:rPr>
          <w:ins w:id="248" w:author="HR-M.Olga" w:date="2026-02-11T15:47:00Z"/>
          <w:rFonts w:ascii="Amasis MT Pro" w:eastAsia="Times New Roman" w:hAnsi="Amasis MT Pro" w:cs="Times New Roman"/>
          <w:sz w:val="24"/>
          <w:szCs w:val="24"/>
        </w:rPr>
        <w:pPrChange w:id="249" w:author="HR-M.Olga" w:date="2026-02-11T15:47:00Z">
          <w:pPr>
            <w:numPr>
              <w:numId w:val="206"/>
            </w:numPr>
            <w:tabs>
              <w:tab w:val="left" w:pos="720"/>
            </w:tabs>
            <w:spacing w:after="0" w:line="240" w:lineRule="auto"/>
            <w:ind w:left="720" w:hanging="360"/>
            <w:jc w:val="both"/>
          </w:pPr>
        </w:pPrChange>
      </w:pPr>
    </w:p>
    <w:p w14:paraId="451D6D89" w14:textId="77777777" w:rsidR="00B108E9" w:rsidRPr="00B108E9" w:rsidRDefault="00D119E4">
      <w:pPr>
        <w:numPr>
          <w:ilvl w:val="0"/>
          <w:numId w:val="206"/>
        </w:numPr>
        <w:spacing w:after="0" w:line="240" w:lineRule="auto"/>
        <w:jc w:val="both"/>
        <w:rPr>
          <w:ins w:id="250" w:author="HR-M.Olga" w:date="2026-02-11T15:47:00Z"/>
          <w:rFonts w:ascii="Amasis MT Pro" w:eastAsia="Times New Roman" w:hAnsi="Amasis MT Pro" w:cs="Times New Roman"/>
          <w:sz w:val="24"/>
          <w:szCs w:val="24"/>
        </w:rPr>
        <w:pPrChange w:id="251" w:author="HR-M.Olga" w:date="2026-02-11T15:47:00Z">
          <w:pPr>
            <w:spacing w:before="100" w:beforeAutospacing="1" w:after="100" w:afterAutospacing="1" w:line="240" w:lineRule="auto"/>
            <w:jc w:val="both"/>
          </w:pPr>
        </w:pPrChange>
      </w:pPr>
      <w:r w:rsidRPr="00B108E9">
        <w:rPr>
          <w:rFonts w:ascii="Amasis MT Pro" w:eastAsia="Times New Roman" w:hAnsi="Amasis MT Pro" w:cs="Times New Roman"/>
          <w:sz w:val="24"/>
          <w:szCs w:val="24"/>
        </w:rPr>
        <w:t>Identifying and addressing any issues or delays in delivery</w:t>
      </w:r>
      <w:ins w:id="252" w:author="HR-M.Olga" w:date="2026-02-11T15:47:00Z">
        <w:r w:rsidR="00B108E9" w:rsidRPr="00B108E9">
          <w:rPr>
            <w:rFonts w:ascii="Amasis MT Pro" w:eastAsia="Times New Roman" w:hAnsi="Amasis MT Pro" w:cs="Times New Roman"/>
            <w:sz w:val="24"/>
            <w:szCs w:val="24"/>
          </w:rPr>
          <w:t xml:space="preserve"> promptly and in accordance with the contract's enforcement clauses.</w:t>
        </w:r>
      </w:ins>
    </w:p>
    <w:p w14:paraId="3AFFDFDB" w14:textId="58735C77" w:rsidR="00BA081D" w:rsidRDefault="00D119E4">
      <w:pPr>
        <w:tabs>
          <w:tab w:val="left" w:pos="720"/>
        </w:tabs>
        <w:spacing w:after="0" w:line="240" w:lineRule="auto"/>
        <w:ind w:left="360"/>
        <w:jc w:val="both"/>
        <w:rPr>
          <w:rFonts w:ascii="Amasis MT Pro" w:eastAsia="Times New Roman" w:hAnsi="Amasis MT Pro" w:cs="Times New Roman"/>
          <w:sz w:val="24"/>
          <w:szCs w:val="24"/>
        </w:rPr>
        <w:pPrChange w:id="253" w:author="HR-M.Olga" w:date="2026-02-11T15:47:00Z">
          <w:pPr>
            <w:numPr>
              <w:numId w:val="206"/>
            </w:numPr>
            <w:tabs>
              <w:tab w:val="left" w:pos="720"/>
            </w:tabs>
            <w:spacing w:after="0" w:line="240" w:lineRule="auto"/>
            <w:ind w:left="720" w:hanging="360"/>
            <w:jc w:val="both"/>
          </w:pPr>
        </w:pPrChange>
      </w:pPr>
      <w:del w:id="254" w:author="HR-M.Olga" w:date="2026-02-11T15:47:00Z">
        <w:r w:rsidDel="00B108E9">
          <w:rPr>
            <w:rFonts w:ascii="Amasis MT Pro" w:eastAsia="Times New Roman" w:hAnsi="Amasis MT Pro" w:cs="Times New Roman"/>
            <w:sz w:val="24"/>
            <w:szCs w:val="24"/>
          </w:rPr>
          <w:delText>.</w:delText>
        </w:r>
      </w:del>
    </w:p>
    <w:p w14:paraId="053BABEE" w14:textId="07C74D93" w:rsidR="00BA081D" w:rsidRDefault="00D119E4">
      <w:pPr>
        <w:numPr>
          <w:ilvl w:val="0"/>
          <w:numId w:val="206"/>
        </w:numPr>
        <w:spacing w:before="100" w:beforeAutospacing="1" w:after="100" w:afterAutospacing="1" w:line="240" w:lineRule="auto"/>
        <w:jc w:val="both"/>
        <w:rPr>
          <w:ins w:id="255" w:author="HR-M.Olga" w:date="2026-02-11T15:48:00Z"/>
          <w:rFonts w:ascii="Amasis MT Pro" w:eastAsia="Times New Roman" w:hAnsi="Amasis MT Pro" w:cs="Times New Roman"/>
          <w:sz w:val="24"/>
          <w:szCs w:val="24"/>
        </w:rPr>
      </w:pPr>
      <w:r>
        <w:rPr>
          <w:rFonts w:ascii="Amasis MT Pro" w:eastAsia="Times New Roman" w:hAnsi="Amasis MT Pro" w:cs="Times New Roman"/>
          <w:sz w:val="24"/>
          <w:szCs w:val="24"/>
        </w:rPr>
        <w:t>Ensuring that any payments are made according to the payment terms.</w:t>
      </w:r>
    </w:p>
    <w:p w14:paraId="03F7C5CA" w14:textId="3D4B9900" w:rsidR="009A7E45" w:rsidRDefault="009A7E45" w:rsidP="009A7E45">
      <w:pPr>
        <w:numPr>
          <w:ilvl w:val="0"/>
          <w:numId w:val="206"/>
        </w:numPr>
        <w:spacing w:before="100" w:beforeAutospacing="1" w:after="100" w:afterAutospacing="1" w:line="240" w:lineRule="auto"/>
        <w:jc w:val="both"/>
        <w:rPr>
          <w:rFonts w:ascii="Amasis MT Pro" w:eastAsia="Times New Roman" w:hAnsi="Amasis MT Pro" w:cs="Times New Roman"/>
          <w:sz w:val="24"/>
          <w:szCs w:val="24"/>
        </w:rPr>
      </w:pPr>
      <w:ins w:id="256" w:author="HR-M.Olga" w:date="2026-02-11T15:48:00Z">
        <w:r w:rsidRPr="009A7E45">
          <w:rPr>
            <w:rFonts w:ascii="Amasis MT Pro" w:eastAsia="Times New Roman" w:hAnsi="Amasis MT Pro" w:cs="Times New Roman"/>
            <w:sz w:val="24"/>
            <w:szCs w:val="24"/>
          </w:rPr>
          <w:t>Actively enforcing all terms and conditions of the contract, including initiating penalties or invoking other remedies for non-performance or breach, thereby strengthening contract enforcement.</w:t>
        </w:r>
      </w:ins>
    </w:p>
    <w:p w14:paraId="5D3F74FE" w14:textId="18507AD0"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This process ensures that contract deliverables are met and that RWVCA and its partners maintain accountability throughout the contract lifecycle.</w:t>
      </w:r>
    </w:p>
    <w:p w14:paraId="66782291"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11.7.3 Contract Amendments</w:t>
      </w:r>
    </w:p>
    <w:p w14:paraId="29D2FCE7"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Contracts may need to be modified due to unforeseen circumstances, such as changes in project scope, market conditions, or delivery schedules. In such cases, RWVCA requires that:</w:t>
      </w:r>
    </w:p>
    <w:p w14:paraId="1E3CF6CC" w14:textId="77777777" w:rsidR="00BA081D" w:rsidRDefault="00D119E4">
      <w:pPr>
        <w:numPr>
          <w:ilvl w:val="0"/>
          <w:numId w:val="207"/>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Any amendments be fully documented and reviewed by the legal department.</w:t>
      </w:r>
    </w:p>
    <w:p w14:paraId="23D4B186" w14:textId="77777777" w:rsidR="00BA081D" w:rsidRDefault="00D119E4">
      <w:pPr>
        <w:numPr>
          <w:ilvl w:val="0"/>
          <w:numId w:val="207"/>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Amendments be approved by relevant authorities within RWVCA.</w:t>
      </w:r>
    </w:p>
    <w:p w14:paraId="31AB2B1C" w14:textId="77777777" w:rsidR="00BA081D" w:rsidRDefault="00D119E4">
      <w:pPr>
        <w:numPr>
          <w:ilvl w:val="0"/>
          <w:numId w:val="207"/>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Changes be negotiated equitably to protect the interests of both RWVCA and the contracting party.</w:t>
      </w:r>
    </w:p>
    <w:p w14:paraId="0EA1AB50"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Fairness and transparency are central to the amendment process, ensuring both parties are adequately protected from undue risk.</w:t>
      </w:r>
    </w:p>
    <w:p w14:paraId="6B35E33E" w14:textId="77777777" w:rsidR="00BA081D" w:rsidRDefault="00D119E4">
      <w:pPr>
        <w:spacing w:after="0" w:line="240" w:lineRule="auto"/>
        <w:rPr>
          <w:rFonts w:ascii="Amasis MT Pro" w:eastAsia="Times New Roman" w:hAnsi="Amasis MT Pro" w:cs="Times New Roman"/>
          <w:b/>
          <w:bCs/>
          <w:sz w:val="24"/>
          <w:szCs w:val="24"/>
        </w:rPr>
      </w:pPr>
      <w:r>
        <w:rPr>
          <w:rFonts w:ascii="Amasis MT Pro" w:eastAsia="Times New Roman" w:hAnsi="Amasis MT Pro" w:cs="Times New Roman"/>
          <w:b/>
          <w:bCs/>
          <w:sz w:val="24"/>
          <w:szCs w:val="24"/>
        </w:rPr>
        <w:br w:type="page"/>
      </w:r>
    </w:p>
    <w:p w14:paraId="0D5BB0CC" w14:textId="77777777" w:rsidR="00BA081D" w:rsidRDefault="00D119E4">
      <w:pPr>
        <w:spacing w:after="0"/>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lastRenderedPageBreak/>
        <w:t>11.7.4 Dispute Resolution</w:t>
      </w:r>
    </w:p>
    <w:p w14:paraId="119A2B8C" w14:textId="77777777" w:rsidR="00BA081D" w:rsidRDefault="00D119E4">
      <w:pPr>
        <w:spacing w:before="100" w:beforeAutospacing="1"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To minimize the risk of prolonged or costly disputes, RWVCA includes robust dispute resolution mechanisms in all contracts. The preferred dispute resolution approach is to resolve conflicts amicably through mediation. If mediation fails, other options such as arbitration or litigation will be pursued based on the specific circumstances of the disagreement.</w:t>
      </w:r>
    </w:p>
    <w:p w14:paraId="62855E7E"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RWVCA's approach to dispute resolution prioritizes efficiency, fairness, and minimizing disruption to operations. Clear communication and a commitment to finding common ground are key components of this strategy.</w:t>
      </w:r>
    </w:p>
    <w:p w14:paraId="3186F04D" w14:textId="77777777" w:rsidR="00BA081D" w:rsidRDefault="00D119E4">
      <w:pPr>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11.7.5 Risk Management Clauses in Contract Preparation and Review</w:t>
      </w:r>
    </w:p>
    <w:p w14:paraId="20BD7C5D"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RWVCA incorporates risk management clauses in contract drafting to address potential risks associated with delivery, quality, or unforeseen events. These clauses include:</w:t>
      </w:r>
    </w:p>
    <w:p w14:paraId="2058ACB7" w14:textId="77777777" w:rsidR="00BA081D" w:rsidRDefault="00D119E4">
      <w:pPr>
        <w:numPr>
          <w:ilvl w:val="0"/>
          <w:numId w:val="208"/>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Service-Level Agreements (SLAs)</w:t>
      </w:r>
      <w:r>
        <w:rPr>
          <w:rFonts w:ascii="Amasis MT Pro" w:eastAsia="Times New Roman" w:hAnsi="Amasis MT Pro" w:cs="Times New Roman"/>
          <w:sz w:val="24"/>
          <w:szCs w:val="24"/>
        </w:rPr>
        <w:t>: Clearly define performance standards, response times, and penalties for failing to meet agreed-upon service levels.</w:t>
      </w:r>
    </w:p>
    <w:p w14:paraId="04E6B36A" w14:textId="77777777" w:rsidR="00BA081D" w:rsidRDefault="00D119E4">
      <w:pPr>
        <w:numPr>
          <w:ilvl w:val="0"/>
          <w:numId w:val="208"/>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Guarantees and Warranties</w:t>
      </w:r>
      <w:r>
        <w:rPr>
          <w:rFonts w:ascii="Amasis MT Pro" w:eastAsia="Times New Roman" w:hAnsi="Amasis MT Pro" w:cs="Times New Roman"/>
          <w:sz w:val="24"/>
          <w:szCs w:val="24"/>
        </w:rPr>
        <w:t>: Outline the obligations of the contracting party regarding the quality of goods or services provided and the remedies available if standards are not met.</w:t>
      </w:r>
    </w:p>
    <w:p w14:paraId="217D8F33" w14:textId="77777777" w:rsidR="00BA081D" w:rsidRDefault="00D119E4">
      <w:pPr>
        <w:numPr>
          <w:ilvl w:val="0"/>
          <w:numId w:val="208"/>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Force Majeure Clauses</w:t>
      </w:r>
      <w:r>
        <w:rPr>
          <w:rFonts w:ascii="Amasis MT Pro" w:eastAsia="Times New Roman" w:hAnsi="Amasis MT Pro" w:cs="Times New Roman"/>
          <w:sz w:val="24"/>
          <w:szCs w:val="24"/>
        </w:rPr>
        <w:t>: Provide protections in case of unforeseen events beyond either party’s control, such as natural disasters, political instability, or pandemics.</w:t>
      </w:r>
    </w:p>
    <w:p w14:paraId="68EB5903" w14:textId="417DDC64" w:rsidR="00BA081D" w:rsidRDefault="00D119E4">
      <w:pPr>
        <w:spacing w:before="100" w:beforeAutospacing="1" w:after="100" w:afterAutospacing="1" w:line="240" w:lineRule="auto"/>
        <w:jc w:val="both"/>
        <w:rPr>
          <w:ins w:id="257" w:author="HR-M.Olga" w:date="2026-02-11T15:51:00Z"/>
          <w:rFonts w:ascii="Amasis MT Pro" w:eastAsia="Times New Roman" w:hAnsi="Amasis MT Pro" w:cs="Times New Roman"/>
          <w:sz w:val="24"/>
          <w:szCs w:val="24"/>
        </w:rPr>
      </w:pPr>
      <w:r>
        <w:rPr>
          <w:rFonts w:ascii="Amasis MT Pro" w:eastAsia="Times New Roman" w:hAnsi="Amasis MT Pro" w:cs="Times New Roman"/>
          <w:sz w:val="24"/>
          <w:szCs w:val="24"/>
        </w:rPr>
        <w:t>These provisions ensure that risks are properly allocated and managed throughout the contract lifecycle, protecting both RWVCA and its partners from undue exposure.</w:t>
      </w:r>
    </w:p>
    <w:p w14:paraId="147CB8E1" w14:textId="43AAA4DA" w:rsidR="008D345B" w:rsidRDefault="008D345B">
      <w:pPr>
        <w:spacing w:before="100" w:beforeAutospacing="1" w:after="100" w:afterAutospacing="1" w:line="240" w:lineRule="auto"/>
        <w:jc w:val="both"/>
        <w:rPr>
          <w:ins w:id="258" w:author="HR-M.Olga" w:date="2026-02-11T15:51:00Z"/>
          <w:rFonts w:ascii="Amasis MT Pro" w:eastAsia="Times New Roman" w:hAnsi="Amasis MT Pro" w:cs="Times New Roman"/>
          <w:sz w:val="24"/>
          <w:szCs w:val="24"/>
        </w:rPr>
      </w:pPr>
    </w:p>
    <w:p w14:paraId="70BDB190" w14:textId="00A1D051" w:rsidR="008D345B" w:rsidRPr="008D345B" w:rsidRDefault="008D345B" w:rsidP="008D345B">
      <w:pPr>
        <w:spacing w:before="100" w:beforeAutospacing="1" w:after="100" w:afterAutospacing="1" w:line="240" w:lineRule="auto"/>
        <w:jc w:val="both"/>
        <w:rPr>
          <w:ins w:id="259" w:author="HR-M.Olga" w:date="2026-02-11T15:51:00Z"/>
          <w:rFonts w:ascii="Amasis MT Pro" w:eastAsia="Times New Roman" w:hAnsi="Amasis MT Pro" w:cs="Times New Roman"/>
          <w:b/>
          <w:sz w:val="24"/>
          <w:szCs w:val="24"/>
          <w:rPrChange w:id="260" w:author="HR-M.Olga" w:date="2026-02-11T15:51:00Z">
            <w:rPr>
              <w:ins w:id="261" w:author="HR-M.Olga" w:date="2026-02-11T15:51:00Z"/>
              <w:rFonts w:ascii="Amasis MT Pro" w:eastAsia="Times New Roman" w:hAnsi="Amasis MT Pro" w:cs="Times New Roman"/>
              <w:sz w:val="24"/>
              <w:szCs w:val="24"/>
            </w:rPr>
          </w:rPrChange>
        </w:rPr>
      </w:pPr>
      <w:ins w:id="262" w:author="HR-M.Olga" w:date="2026-02-11T15:51:00Z">
        <w:r w:rsidRPr="008D345B">
          <w:rPr>
            <w:rFonts w:ascii="Amasis MT Pro" w:eastAsia="Times New Roman" w:hAnsi="Amasis MT Pro" w:cs="Times New Roman"/>
            <w:b/>
            <w:sz w:val="24"/>
            <w:szCs w:val="24"/>
            <w:rPrChange w:id="263" w:author="HR-M.Olga" w:date="2026-02-11T15:51:00Z">
              <w:rPr>
                <w:rFonts w:ascii="Amasis MT Pro" w:eastAsia="Times New Roman" w:hAnsi="Amasis MT Pro" w:cs="Times New Roman"/>
                <w:sz w:val="24"/>
                <w:szCs w:val="24"/>
              </w:rPr>
            </w:rPrChange>
          </w:rPr>
          <w:lastRenderedPageBreak/>
          <w:t xml:space="preserve">11.7.6 Contract Review and Renewal </w:t>
        </w:r>
      </w:ins>
    </w:p>
    <w:p w14:paraId="3851C2F2" w14:textId="77777777" w:rsidR="008D345B" w:rsidRPr="008D345B" w:rsidRDefault="008D345B" w:rsidP="008D345B">
      <w:pPr>
        <w:spacing w:before="100" w:beforeAutospacing="1" w:after="100" w:afterAutospacing="1" w:line="240" w:lineRule="auto"/>
        <w:jc w:val="both"/>
        <w:rPr>
          <w:ins w:id="264" w:author="HR-M.Olga" w:date="2026-02-11T15:51:00Z"/>
          <w:rFonts w:ascii="Amasis MT Pro" w:eastAsia="Times New Roman" w:hAnsi="Amasis MT Pro" w:cs="Times New Roman"/>
          <w:sz w:val="24"/>
          <w:szCs w:val="24"/>
        </w:rPr>
      </w:pPr>
      <w:ins w:id="265" w:author="HR-M.Olga" w:date="2026-02-11T15:51:00Z">
        <w:r w:rsidRPr="008D345B">
          <w:rPr>
            <w:rFonts w:ascii="Amasis MT Pro" w:eastAsia="Times New Roman" w:hAnsi="Amasis MT Pro" w:cs="Times New Roman"/>
            <w:sz w:val="24"/>
            <w:szCs w:val="24"/>
          </w:rPr>
          <w:t>All contracts, especially framework agreements and those for recurring services, will be subject to a formal review process prior to their expiration. This review will assess the supplier's historical performance, adherence to terms, and the ongoing need for the goods or services.</w:t>
        </w:r>
      </w:ins>
    </w:p>
    <w:p w14:paraId="33B0A265" w14:textId="77777777" w:rsidR="008D345B" w:rsidRPr="008D345B" w:rsidRDefault="008D345B" w:rsidP="008D345B">
      <w:pPr>
        <w:spacing w:before="100" w:beforeAutospacing="1" w:after="100" w:afterAutospacing="1" w:line="240" w:lineRule="auto"/>
        <w:jc w:val="both"/>
        <w:rPr>
          <w:ins w:id="266" w:author="HR-M.Olga" w:date="2026-02-11T15:51:00Z"/>
          <w:rFonts w:ascii="Amasis MT Pro" w:eastAsia="Times New Roman" w:hAnsi="Amasis MT Pro" w:cs="Times New Roman"/>
          <w:sz w:val="24"/>
          <w:szCs w:val="24"/>
        </w:rPr>
      </w:pPr>
      <w:ins w:id="267" w:author="HR-M.Olga" w:date="2026-02-11T15:51:00Z">
        <w:r w:rsidRPr="008D345B">
          <w:rPr>
            <w:rFonts w:ascii="Amasis MT Pro" w:eastAsia="Times New Roman" w:hAnsi="Amasis MT Pro" w:cs="Times New Roman"/>
            <w:sz w:val="24"/>
            <w:szCs w:val="24"/>
          </w:rPr>
          <w:t>Renewal of contracts shall not be automatic and must be based on a documented assessment of supplier performance, market competitiveness, and continued organizational need. Any renewal or extension will follow the appropriate procurement method outlined in this policy and will be formally documented with defined new terms and durations.</w:t>
        </w:r>
      </w:ins>
    </w:p>
    <w:p w14:paraId="048329F9" w14:textId="1A52C66C" w:rsidR="008D345B" w:rsidRDefault="008D345B" w:rsidP="008D345B">
      <w:pPr>
        <w:spacing w:before="100" w:beforeAutospacing="1" w:after="100" w:afterAutospacing="1" w:line="240" w:lineRule="auto"/>
        <w:jc w:val="both"/>
        <w:rPr>
          <w:rFonts w:ascii="Amasis MT Pro" w:eastAsia="Times New Roman" w:hAnsi="Amasis MT Pro" w:cs="Times New Roman"/>
          <w:sz w:val="24"/>
          <w:szCs w:val="24"/>
        </w:rPr>
      </w:pPr>
      <w:ins w:id="268" w:author="HR-M.Olga" w:date="2026-02-11T15:51:00Z">
        <w:r w:rsidRPr="008D345B">
          <w:rPr>
            <w:rFonts w:ascii="Amasis MT Pro" w:eastAsia="Times New Roman" w:hAnsi="Amasis MT Pro" w:cs="Times New Roman"/>
            <w:sz w:val="24"/>
            <w:szCs w:val="24"/>
          </w:rPr>
          <w:t>This process specifically addresses the concern of indefinite contract durations by requiring a structured re-evaluation and formal re-contracting.</w:t>
        </w:r>
      </w:ins>
    </w:p>
    <w:p w14:paraId="27C2BEDA" w14:textId="77777777" w:rsidR="00BA081D" w:rsidRDefault="00D119E4">
      <w:pPr>
        <w:rPr>
          <w:rFonts w:ascii="Amasis MT Pro" w:eastAsia="Times New Roman" w:hAnsi="Amasis MT Pro" w:cs="Times New Roman"/>
          <w:b/>
          <w:color w:val="C0504D" w:themeColor="accent2"/>
          <w:sz w:val="24"/>
          <w:szCs w:val="24"/>
        </w:rPr>
      </w:pPr>
      <w:bookmarkStart w:id="269" w:name="_Toc176912850"/>
      <w:r>
        <w:rPr>
          <w:rFonts w:ascii="Amasis MT Pro" w:eastAsia="Times New Roman" w:hAnsi="Amasis MT Pro" w:cs="Times New Roman"/>
          <w:b/>
          <w:color w:val="C0504D" w:themeColor="accent2"/>
          <w:sz w:val="24"/>
          <w:szCs w:val="24"/>
        </w:rPr>
        <w:t>11.8 ETHICS AND COMPLIANCE</w:t>
      </w:r>
      <w:bookmarkEnd w:id="269"/>
    </w:p>
    <w:p w14:paraId="75208736"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11.8.1 Code of Conduct</w:t>
      </w:r>
    </w:p>
    <w:p w14:paraId="7BF01089"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RWVCA is committed to maintaining the highest ethical standards in all its procurement activities. To ensure this, all staff members involved in procurement must follow a strict </w:t>
      </w:r>
      <w:r>
        <w:rPr>
          <w:rFonts w:ascii="Amasis MT Pro" w:eastAsia="Times New Roman" w:hAnsi="Amasis MT Pro" w:cs="Times New Roman"/>
          <w:b/>
          <w:bCs/>
          <w:sz w:val="24"/>
          <w:szCs w:val="24"/>
        </w:rPr>
        <w:t>Code of Conduct</w:t>
      </w:r>
      <w:r>
        <w:rPr>
          <w:rFonts w:ascii="Amasis MT Pro" w:eastAsia="Times New Roman" w:hAnsi="Amasis MT Pro" w:cs="Times New Roman"/>
          <w:sz w:val="24"/>
          <w:szCs w:val="24"/>
        </w:rPr>
        <w:t>. The key principles of the code include:</w:t>
      </w:r>
    </w:p>
    <w:p w14:paraId="43B74397" w14:textId="77777777" w:rsidR="00BA081D" w:rsidRDefault="00D119E4">
      <w:pPr>
        <w:numPr>
          <w:ilvl w:val="0"/>
          <w:numId w:val="209"/>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Integrity</w:t>
      </w:r>
      <w:r>
        <w:rPr>
          <w:rFonts w:ascii="Amasis MT Pro" w:eastAsia="Times New Roman" w:hAnsi="Amasis MT Pro" w:cs="Times New Roman"/>
          <w:sz w:val="24"/>
          <w:szCs w:val="24"/>
        </w:rPr>
        <w:t>: Staff must always act honestly and ethically in all procurement-related decisions and interactions.</w:t>
      </w:r>
    </w:p>
    <w:p w14:paraId="68A8E061" w14:textId="77777777" w:rsidR="00BA081D" w:rsidRDefault="00D119E4">
      <w:pPr>
        <w:numPr>
          <w:ilvl w:val="0"/>
          <w:numId w:val="209"/>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Fairness</w:t>
      </w:r>
      <w:r>
        <w:rPr>
          <w:rFonts w:ascii="Amasis MT Pro" w:eastAsia="Times New Roman" w:hAnsi="Amasis MT Pro" w:cs="Times New Roman"/>
          <w:sz w:val="24"/>
          <w:szCs w:val="24"/>
        </w:rPr>
        <w:t>: All suppliers must be treated equitably, with no preferential treatment or bias.</w:t>
      </w:r>
    </w:p>
    <w:p w14:paraId="31B4D1FD" w14:textId="77777777" w:rsidR="00BA081D" w:rsidRDefault="00D119E4">
      <w:pPr>
        <w:numPr>
          <w:ilvl w:val="0"/>
          <w:numId w:val="209"/>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Professionalism</w:t>
      </w:r>
      <w:r>
        <w:rPr>
          <w:rFonts w:ascii="Amasis MT Pro" w:eastAsia="Times New Roman" w:hAnsi="Amasis MT Pro" w:cs="Times New Roman"/>
          <w:sz w:val="24"/>
          <w:szCs w:val="24"/>
        </w:rPr>
        <w:t>: Staff are expected to behave with professionalism in all dealings with suppliers, colleagues, and stakeholders.</w:t>
      </w:r>
    </w:p>
    <w:p w14:paraId="00E8AE35"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The </w:t>
      </w:r>
      <w:r>
        <w:rPr>
          <w:rFonts w:ascii="Amasis MT Pro" w:eastAsia="Times New Roman" w:hAnsi="Amasis MT Pro" w:cs="Times New Roman"/>
          <w:b/>
          <w:bCs/>
          <w:sz w:val="24"/>
          <w:szCs w:val="24"/>
        </w:rPr>
        <w:t>Code of Conduct</w:t>
      </w:r>
      <w:r>
        <w:rPr>
          <w:rFonts w:ascii="Amasis MT Pro" w:eastAsia="Times New Roman" w:hAnsi="Amasis MT Pro" w:cs="Times New Roman"/>
          <w:sz w:val="24"/>
          <w:szCs w:val="24"/>
        </w:rPr>
        <w:t xml:space="preserve"> expressly prohibits staff from:</w:t>
      </w:r>
    </w:p>
    <w:p w14:paraId="796FCBD1" w14:textId="77777777" w:rsidR="00BA081D" w:rsidRDefault="00D119E4">
      <w:pPr>
        <w:numPr>
          <w:ilvl w:val="0"/>
          <w:numId w:val="210"/>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Engaging in any behavior that creates a conflict of interest.</w:t>
      </w:r>
    </w:p>
    <w:p w14:paraId="50EB0357" w14:textId="77777777" w:rsidR="00BA081D" w:rsidRDefault="00D119E4">
      <w:pPr>
        <w:numPr>
          <w:ilvl w:val="0"/>
          <w:numId w:val="210"/>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lastRenderedPageBreak/>
        <w:t>Accepting gifts, favors, or other forms of undue influence from suppliers or contractors.</w:t>
      </w:r>
    </w:p>
    <w:p w14:paraId="62EC1411"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Failure to adhere to the Code of Conduct will result in disciplinary action, which may include warnings, suspension, or termination of employment, depending on the severity of the breach.</w:t>
      </w:r>
    </w:p>
    <w:p w14:paraId="15CACCDC"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11.8.2 Conflict of Interest</w:t>
      </w:r>
    </w:p>
    <w:p w14:paraId="2021D0FE"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To preserve transparency and fairness in the procurement process, RWVCA requires all staff members to disclose any potential </w:t>
      </w:r>
      <w:r>
        <w:rPr>
          <w:rFonts w:ascii="Amasis MT Pro" w:eastAsia="Times New Roman" w:hAnsi="Amasis MT Pro" w:cs="Times New Roman"/>
          <w:b/>
          <w:bCs/>
          <w:sz w:val="24"/>
          <w:szCs w:val="24"/>
        </w:rPr>
        <w:t>conflicts of interest</w:t>
      </w:r>
      <w:r>
        <w:rPr>
          <w:rFonts w:ascii="Amasis MT Pro" w:eastAsia="Times New Roman" w:hAnsi="Amasis MT Pro" w:cs="Times New Roman"/>
          <w:sz w:val="24"/>
          <w:szCs w:val="24"/>
        </w:rPr>
        <w:t xml:space="preserve"> prior to participating in procurement activities. This includes, but is not limited to, situations where:</w:t>
      </w:r>
    </w:p>
    <w:p w14:paraId="4C5B552C" w14:textId="77777777" w:rsidR="00BA081D" w:rsidRDefault="00D119E4">
      <w:pPr>
        <w:numPr>
          <w:ilvl w:val="0"/>
          <w:numId w:val="211"/>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 staff member has a personal or financial interest in a supplier or contractor.</w:t>
      </w:r>
    </w:p>
    <w:p w14:paraId="66DF5BF6" w14:textId="77777777" w:rsidR="00BA081D" w:rsidRDefault="00D119E4">
      <w:pPr>
        <w:numPr>
          <w:ilvl w:val="0"/>
          <w:numId w:val="211"/>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 supplier has a close familial or personal relationship with the staff member.</w:t>
      </w:r>
    </w:p>
    <w:p w14:paraId="21D7EA8C"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Staff are required to complete a </w:t>
      </w:r>
      <w:r>
        <w:rPr>
          <w:rFonts w:ascii="Amasis MT Pro" w:eastAsia="Times New Roman" w:hAnsi="Amasis MT Pro" w:cs="Times New Roman"/>
          <w:b/>
          <w:bCs/>
          <w:sz w:val="24"/>
          <w:szCs w:val="24"/>
        </w:rPr>
        <w:t>Conflict-of-Interest Declaration Form</w:t>
      </w:r>
      <w:r>
        <w:rPr>
          <w:rFonts w:ascii="Amasis MT Pro" w:eastAsia="Times New Roman" w:hAnsi="Amasis MT Pro" w:cs="Times New Roman"/>
          <w:sz w:val="24"/>
          <w:szCs w:val="24"/>
        </w:rPr>
        <w:t xml:space="preserve"> to disclose any such relationships or interests before participating in any procurement-related decisions.</w:t>
      </w:r>
    </w:p>
    <w:p w14:paraId="734DD233"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Any staff member found to have violated the conflict-of-interest policy by failing to disclose relevant information will be subject to disciplinary measures, which may include dismissal or legal action depending on the nature of the violation.</w:t>
      </w:r>
    </w:p>
    <w:p w14:paraId="0B85EA76" w14:textId="77777777" w:rsidR="00BA081D" w:rsidRDefault="00BA081D">
      <w:pPr>
        <w:spacing w:after="0" w:line="240" w:lineRule="auto"/>
        <w:jc w:val="both"/>
        <w:rPr>
          <w:rFonts w:ascii="Amasis MT Pro" w:eastAsia="Times New Roman" w:hAnsi="Amasis MT Pro" w:cs="Times New Roman"/>
          <w:sz w:val="24"/>
          <w:szCs w:val="24"/>
        </w:rPr>
      </w:pPr>
    </w:p>
    <w:p w14:paraId="2B807521" w14:textId="77777777" w:rsidR="00BA081D" w:rsidRDefault="00D119E4">
      <w:pPr>
        <w:spacing w:after="0"/>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11.8.3 Confidentiality</w:t>
      </w:r>
    </w:p>
    <w:p w14:paraId="7A1A38AB"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Confidentiality is critical to maintaining the integrity of the procurement process. RWVCA staff must safeguard all sensitive and proprietary information related to procurement, including:</w:t>
      </w:r>
    </w:p>
    <w:p w14:paraId="5AFCF57A" w14:textId="77777777" w:rsidR="00BA081D" w:rsidRDefault="00D119E4">
      <w:pPr>
        <w:numPr>
          <w:ilvl w:val="0"/>
          <w:numId w:val="212"/>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Details of bids or proposals submitted by suppliers.</w:t>
      </w:r>
    </w:p>
    <w:p w14:paraId="35621ED1" w14:textId="77777777" w:rsidR="00BA081D" w:rsidRDefault="00D119E4">
      <w:pPr>
        <w:numPr>
          <w:ilvl w:val="0"/>
          <w:numId w:val="212"/>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Confidential terms of contracts or agreements.</w:t>
      </w:r>
    </w:p>
    <w:p w14:paraId="1044F512" w14:textId="77777777" w:rsidR="00BA081D" w:rsidRDefault="00D119E4">
      <w:pPr>
        <w:numPr>
          <w:ilvl w:val="0"/>
          <w:numId w:val="212"/>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Financial or business information of suppliers.</w:t>
      </w:r>
    </w:p>
    <w:p w14:paraId="407A6F68" w14:textId="28A1A6DF" w:rsidR="00BA081D" w:rsidDel="003F5BD8" w:rsidRDefault="00D119E4" w:rsidP="003F5BD8">
      <w:pPr>
        <w:spacing w:after="0" w:line="240" w:lineRule="auto"/>
        <w:jc w:val="both"/>
        <w:rPr>
          <w:del w:id="270" w:author="HR-M.Olga" w:date="2026-02-11T15:55:00Z"/>
          <w:rFonts w:ascii="Amasis MT Pro" w:eastAsia="Times New Roman" w:hAnsi="Amasis MT Pro" w:cs="Times New Roman"/>
          <w:sz w:val="24"/>
          <w:szCs w:val="24"/>
        </w:rPr>
      </w:pPr>
      <w:r>
        <w:rPr>
          <w:rFonts w:ascii="Amasis MT Pro" w:eastAsia="Times New Roman" w:hAnsi="Amasis MT Pro" w:cs="Times New Roman"/>
          <w:sz w:val="24"/>
          <w:szCs w:val="24"/>
        </w:rPr>
        <w:lastRenderedPageBreak/>
        <w:t xml:space="preserve">Unauthorized disclosure of confidential information to third parties or individuals who are not involved in the procurement process is strictly prohibited. Breaching confidentiality may result in disciplinary action, including dismissal, and, in severe cases, could lead to legal consequences for the individuals </w:t>
      </w:r>
      <w:proofErr w:type="spellStart"/>
      <w:r>
        <w:rPr>
          <w:rFonts w:ascii="Amasis MT Pro" w:eastAsia="Times New Roman" w:hAnsi="Amasis MT Pro" w:cs="Times New Roman"/>
          <w:sz w:val="24"/>
          <w:szCs w:val="24"/>
        </w:rPr>
        <w:t>involved.</w:t>
      </w:r>
    </w:p>
    <w:p w14:paraId="033DF164" w14:textId="74C91BEC" w:rsidR="003F5BD8" w:rsidRDefault="003F5BD8" w:rsidP="003F5BD8">
      <w:pPr>
        <w:spacing w:after="0" w:line="240" w:lineRule="auto"/>
        <w:jc w:val="both"/>
        <w:rPr>
          <w:ins w:id="271" w:author="HR-M.Olga" w:date="2026-02-11T15:55:00Z"/>
          <w:rFonts w:ascii="Amasis MT Pro" w:eastAsia="Times New Roman" w:hAnsi="Amasis MT Pro" w:cs="Times New Roman"/>
          <w:sz w:val="24"/>
          <w:szCs w:val="24"/>
        </w:rPr>
      </w:pPr>
      <w:ins w:id="272" w:author="HR-M.Olga" w:date="2026-02-11T15:54:00Z">
        <w:r w:rsidRPr="003F5BD8">
          <w:rPr>
            <w:rFonts w:ascii="Amasis MT Pro" w:eastAsia="Times New Roman" w:hAnsi="Amasis MT Pro" w:cs="Times New Roman"/>
            <w:sz w:val="24"/>
            <w:szCs w:val="24"/>
          </w:rPr>
          <w:t>All</w:t>
        </w:r>
        <w:proofErr w:type="spellEnd"/>
        <w:r w:rsidRPr="003F5BD8">
          <w:rPr>
            <w:rFonts w:ascii="Amasis MT Pro" w:eastAsia="Times New Roman" w:hAnsi="Amasis MT Pro" w:cs="Times New Roman"/>
            <w:sz w:val="24"/>
            <w:szCs w:val="24"/>
          </w:rPr>
          <w:t xml:space="preserve"> confidential information, especially digital records, must be protected with appropriate data security measures and backups to prevent loss or unauthorized access.</w:t>
        </w:r>
      </w:ins>
    </w:p>
    <w:p w14:paraId="6241334E" w14:textId="77777777" w:rsidR="003F5BD8" w:rsidRDefault="003F5BD8" w:rsidP="003F5BD8">
      <w:pPr>
        <w:spacing w:after="0" w:line="240" w:lineRule="auto"/>
        <w:jc w:val="both"/>
        <w:rPr>
          <w:rFonts w:ascii="Amasis MT Pro" w:eastAsia="Times New Roman" w:hAnsi="Amasis MT Pro" w:cs="Times New Roman"/>
          <w:sz w:val="24"/>
          <w:szCs w:val="24"/>
        </w:rPr>
      </w:pPr>
    </w:p>
    <w:p w14:paraId="02C7B6C6" w14:textId="77777777" w:rsidR="00BA081D" w:rsidRDefault="00D119E4">
      <w:pPr>
        <w:spacing w:after="0"/>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11.8.4 Anti-Corruption Measures</w:t>
      </w:r>
    </w:p>
    <w:p w14:paraId="42BB7563"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RWVCA has a </w:t>
      </w:r>
      <w:r>
        <w:rPr>
          <w:rFonts w:ascii="Amasis MT Pro" w:eastAsia="Times New Roman" w:hAnsi="Amasis MT Pro" w:cs="Times New Roman"/>
          <w:b/>
          <w:bCs/>
          <w:sz w:val="24"/>
          <w:szCs w:val="24"/>
        </w:rPr>
        <w:t>zero-tolerance policy</w:t>
      </w:r>
      <w:r>
        <w:rPr>
          <w:rFonts w:ascii="Amasis MT Pro" w:eastAsia="Times New Roman" w:hAnsi="Amasis MT Pro" w:cs="Times New Roman"/>
          <w:sz w:val="24"/>
          <w:szCs w:val="24"/>
        </w:rPr>
        <w:t xml:space="preserve"> for corruption, and all staff members involved in procurement are required to comply with national anti-corruption laws and internal policies. Anti-corruption measures include:</w:t>
      </w:r>
    </w:p>
    <w:p w14:paraId="2C933E4B" w14:textId="77777777" w:rsidR="00BA081D" w:rsidRDefault="00D119E4">
      <w:pPr>
        <w:numPr>
          <w:ilvl w:val="0"/>
          <w:numId w:val="213"/>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Reporting Corruption</w:t>
      </w:r>
      <w:r>
        <w:rPr>
          <w:rFonts w:ascii="Amasis MT Pro" w:eastAsia="Times New Roman" w:hAnsi="Amasis MT Pro" w:cs="Times New Roman"/>
          <w:sz w:val="24"/>
          <w:szCs w:val="24"/>
        </w:rPr>
        <w:t>: Any staff member who suspects corrupt practices, such as bribery, collusion, or fraud, is required to report it immediately to the relevant authorities within RWVCA.</w:t>
      </w:r>
    </w:p>
    <w:p w14:paraId="27C9A03C" w14:textId="77777777" w:rsidR="00BA081D" w:rsidRDefault="00D119E4">
      <w:pPr>
        <w:numPr>
          <w:ilvl w:val="0"/>
          <w:numId w:val="213"/>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Internal Investigations</w:t>
      </w:r>
      <w:r>
        <w:rPr>
          <w:rFonts w:ascii="Amasis MT Pro" w:eastAsia="Times New Roman" w:hAnsi="Amasis MT Pro" w:cs="Times New Roman"/>
          <w:sz w:val="24"/>
          <w:szCs w:val="24"/>
        </w:rPr>
        <w:t>: RWVCA will thoroughly investigate all reports of corruption and take decisive action based on the findings of the investigation.</w:t>
      </w:r>
    </w:p>
    <w:p w14:paraId="7D14E13B" w14:textId="77777777" w:rsidR="00BA081D" w:rsidRDefault="00D119E4">
      <w:pPr>
        <w:numPr>
          <w:ilvl w:val="0"/>
          <w:numId w:val="213"/>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Legal Action</w:t>
      </w:r>
      <w:r>
        <w:rPr>
          <w:rFonts w:ascii="Amasis MT Pro" w:eastAsia="Times New Roman" w:hAnsi="Amasis MT Pro" w:cs="Times New Roman"/>
          <w:sz w:val="24"/>
          <w:szCs w:val="24"/>
        </w:rPr>
        <w:t>: In cases of verified corruption, RWVCA will collaborate with law enforcement agencies to pursue legal action, which may include criminal charges against the individuals involved.</w:t>
      </w:r>
    </w:p>
    <w:p w14:paraId="2511808F" w14:textId="77777777" w:rsidR="00BA081D" w:rsidRDefault="00D119E4">
      <w:pPr>
        <w:spacing w:after="0" w:line="240" w:lineRule="auto"/>
        <w:rPr>
          <w:rFonts w:ascii="Amasis MT Pro" w:eastAsia="Times New Roman" w:hAnsi="Amasis MT Pro" w:cs="Times New Roman"/>
          <w:b/>
          <w:color w:val="000000" w:themeColor="text1"/>
          <w:sz w:val="24"/>
          <w:szCs w:val="24"/>
        </w:rPr>
      </w:pPr>
      <w:bookmarkStart w:id="273" w:name="_Toc176912851"/>
      <w:r>
        <w:rPr>
          <w:rFonts w:ascii="Amasis MT Pro" w:eastAsia="Times New Roman" w:hAnsi="Amasis MT Pro" w:cs="Times New Roman"/>
          <w:b/>
          <w:color w:val="000000" w:themeColor="text1"/>
          <w:sz w:val="24"/>
          <w:szCs w:val="24"/>
        </w:rPr>
        <w:br w:type="page"/>
      </w:r>
    </w:p>
    <w:p w14:paraId="2B7DA59F" w14:textId="77777777" w:rsidR="00BA081D" w:rsidRDefault="00D119E4">
      <w:pPr>
        <w:rPr>
          <w:rFonts w:ascii="Amasis MT Pro" w:eastAsia="Times New Roman" w:hAnsi="Amasis MT Pro" w:cs="Times New Roman"/>
          <w:b/>
          <w:color w:val="C0504D" w:themeColor="accent2"/>
          <w:sz w:val="24"/>
          <w:szCs w:val="24"/>
        </w:rPr>
      </w:pPr>
      <w:r>
        <w:rPr>
          <w:rFonts w:ascii="Amasis MT Pro" w:eastAsia="Times New Roman" w:hAnsi="Amasis MT Pro" w:cs="Times New Roman"/>
          <w:b/>
          <w:color w:val="C0504D" w:themeColor="accent2"/>
          <w:sz w:val="24"/>
          <w:szCs w:val="24"/>
        </w:rPr>
        <w:lastRenderedPageBreak/>
        <w:t>11.9 MONITORING AND REPORTING</w:t>
      </w:r>
      <w:bookmarkEnd w:id="273"/>
    </w:p>
    <w:p w14:paraId="0E479D08" w14:textId="77777777" w:rsidR="00BA081D" w:rsidRDefault="00D119E4">
      <w:pPr>
        <w:spacing w:after="0"/>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11.9.1 Procurement Tracking</w:t>
      </w:r>
    </w:p>
    <w:p w14:paraId="6C5FEE55"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RWVCA will establish and maintain a robust </w:t>
      </w:r>
      <w:r>
        <w:rPr>
          <w:rFonts w:ascii="Amasis MT Pro" w:eastAsia="Times New Roman" w:hAnsi="Amasis MT Pro" w:cs="Times New Roman"/>
          <w:b/>
          <w:bCs/>
          <w:sz w:val="24"/>
          <w:szCs w:val="24"/>
        </w:rPr>
        <w:t>Procurement Tracking System</w:t>
      </w:r>
      <w:r>
        <w:rPr>
          <w:rFonts w:ascii="Amasis MT Pro" w:eastAsia="Times New Roman" w:hAnsi="Amasis MT Pro" w:cs="Times New Roman"/>
          <w:sz w:val="24"/>
          <w:szCs w:val="24"/>
        </w:rPr>
        <w:t xml:space="preserve"> to ensure efficient monitoring of all procurement activities. This system will include detailed records for each stage of procurement, including:</w:t>
      </w:r>
    </w:p>
    <w:p w14:paraId="37471616" w14:textId="77777777" w:rsidR="00BA081D" w:rsidRDefault="00D119E4">
      <w:pPr>
        <w:numPr>
          <w:ilvl w:val="0"/>
          <w:numId w:val="214"/>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Procurement Request</w:t>
      </w:r>
      <w:r>
        <w:rPr>
          <w:rFonts w:ascii="Amasis MT Pro" w:eastAsia="Times New Roman" w:hAnsi="Amasis MT Pro" w:cs="Times New Roman"/>
          <w:sz w:val="24"/>
          <w:szCs w:val="24"/>
        </w:rPr>
        <w:t>: Tracking all procurement requests, including their origin, the requesting department, and justification for the procurement.</w:t>
      </w:r>
    </w:p>
    <w:p w14:paraId="3D27105A" w14:textId="77777777" w:rsidR="00BA081D" w:rsidRDefault="00D119E4">
      <w:pPr>
        <w:numPr>
          <w:ilvl w:val="0"/>
          <w:numId w:val="21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Supplier Selection</w:t>
      </w:r>
      <w:r>
        <w:rPr>
          <w:rFonts w:ascii="Amasis MT Pro" w:eastAsia="Times New Roman" w:hAnsi="Amasis MT Pro" w:cs="Times New Roman"/>
          <w:sz w:val="24"/>
          <w:szCs w:val="24"/>
        </w:rPr>
        <w:t>: Monitoring the selection process, including bids received, evaluation criteria, and final supplier selection.</w:t>
      </w:r>
    </w:p>
    <w:p w14:paraId="1EAB15AE" w14:textId="77777777" w:rsidR="00BA081D" w:rsidRDefault="00D119E4">
      <w:pPr>
        <w:numPr>
          <w:ilvl w:val="0"/>
          <w:numId w:val="21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Contract Execution</w:t>
      </w:r>
      <w:r>
        <w:rPr>
          <w:rFonts w:ascii="Amasis MT Pro" w:eastAsia="Times New Roman" w:hAnsi="Amasis MT Pro" w:cs="Times New Roman"/>
          <w:sz w:val="24"/>
          <w:szCs w:val="24"/>
        </w:rPr>
        <w:t>: Keeping track of contract initiation, milestones, amendments, and compliance with agreed terms.</w:t>
      </w:r>
    </w:p>
    <w:p w14:paraId="246B648B" w14:textId="77777777" w:rsidR="00BA081D" w:rsidRDefault="00D119E4">
      <w:pPr>
        <w:numPr>
          <w:ilvl w:val="0"/>
          <w:numId w:val="214"/>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Delivery of Goods or Services</w:t>
      </w:r>
      <w:r>
        <w:rPr>
          <w:rFonts w:ascii="Amasis MT Pro" w:eastAsia="Times New Roman" w:hAnsi="Amasis MT Pro" w:cs="Times New Roman"/>
          <w:sz w:val="24"/>
          <w:szCs w:val="24"/>
        </w:rPr>
        <w:t>: Monitoring the timely delivery of goods or services according to contract terms, including quality and quantity.</w:t>
      </w:r>
    </w:p>
    <w:p w14:paraId="6C224C3C" w14:textId="15584BD2" w:rsidR="005F28CA" w:rsidRDefault="00D119E4" w:rsidP="005F28CA">
      <w:pPr>
        <w:spacing w:before="100" w:beforeAutospacing="1" w:after="100" w:afterAutospacing="1" w:line="240" w:lineRule="auto"/>
        <w:jc w:val="both"/>
        <w:rPr>
          <w:ins w:id="274" w:author="HR-M.Olga" w:date="2026-02-11T15:56:00Z"/>
          <w:rFonts w:ascii="Amasis MT Pro" w:eastAsia="Times New Roman" w:hAnsi="Amasis MT Pro" w:cs="Times New Roman"/>
          <w:sz w:val="24"/>
          <w:szCs w:val="24"/>
        </w:rPr>
      </w:pPr>
      <w:r>
        <w:rPr>
          <w:rFonts w:ascii="Amasis MT Pro" w:eastAsia="Times New Roman" w:hAnsi="Amasis MT Pro" w:cs="Times New Roman"/>
          <w:sz w:val="24"/>
          <w:szCs w:val="24"/>
        </w:rPr>
        <w:t xml:space="preserve">The procurement tracking system will generate </w:t>
      </w:r>
      <w:r>
        <w:rPr>
          <w:rFonts w:ascii="Amasis MT Pro" w:eastAsia="Times New Roman" w:hAnsi="Amasis MT Pro" w:cs="Times New Roman"/>
          <w:b/>
          <w:bCs/>
          <w:sz w:val="24"/>
          <w:szCs w:val="24"/>
        </w:rPr>
        <w:t>regular reports</w:t>
      </w:r>
      <w:r>
        <w:rPr>
          <w:rFonts w:ascii="Amasis MT Pro" w:eastAsia="Times New Roman" w:hAnsi="Amasis MT Pro" w:cs="Times New Roman"/>
          <w:sz w:val="24"/>
          <w:szCs w:val="24"/>
        </w:rPr>
        <w:t xml:space="preserve"> for review by the Executive </w:t>
      </w:r>
      <w:del w:id="275" w:author="HR-M.Olga" w:date="2026-02-11T15:56:00Z">
        <w:r w:rsidDel="005F28CA">
          <w:rPr>
            <w:rFonts w:ascii="Amasis MT Pro" w:eastAsia="Times New Roman" w:hAnsi="Amasis MT Pro" w:cs="Times New Roman"/>
            <w:sz w:val="24"/>
            <w:szCs w:val="24"/>
          </w:rPr>
          <w:delText>Committee.</w:delText>
        </w:r>
      </w:del>
      <w:ins w:id="276" w:author="HR-M.Olga" w:date="2026-02-11T15:56:00Z">
        <w:r w:rsidR="005F28CA">
          <w:rPr>
            <w:rFonts w:ascii="Amasis MT Pro" w:eastAsia="Times New Roman" w:hAnsi="Amasis MT Pro" w:cs="Times New Roman"/>
            <w:sz w:val="24"/>
            <w:szCs w:val="24"/>
          </w:rPr>
          <w:t>Director.</w:t>
        </w:r>
      </w:ins>
      <w:r>
        <w:rPr>
          <w:rFonts w:ascii="Amasis MT Pro" w:eastAsia="Times New Roman" w:hAnsi="Amasis MT Pro" w:cs="Times New Roman"/>
          <w:sz w:val="24"/>
          <w:szCs w:val="24"/>
        </w:rPr>
        <w:t xml:space="preserve"> These reports will help identify any potential delays, risks, or issues, enabling the team to make informed decisions and address concerns promptly.</w:t>
      </w:r>
      <w:ins w:id="277" w:author="HR-M.Olga" w:date="2026-02-11T15:56:00Z">
        <w:r w:rsidR="005F28CA">
          <w:rPr>
            <w:rFonts w:ascii="Amasis MT Pro" w:eastAsia="Times New Roman" w:hAnsi="Amasis MT Pro" w:cs="Times New Roman"/>
            <w:sz w:val="24"/>
            <w:szCs w:val="24"/>
          </w:rPr>
          <w:t xml:space="preserve"> </w:t>
        </w:r>
        <w:r w:rsidR="005F28CA" w:rsidRPr="005F28CA">
          <w:rPr>
            <w:rFonts w:ascii="Amasis MT Pro" w:eastAsia="Times New Roman" w:hAnsi="Amasis MT Pro" w:cs="Times New Roman"/>
            <w:sz w:val="24"/>
            <w:szCs w:val="24"/>
          </w:rPr>
          <w:t>All data within the Procurement Tracking System must be regularly backed up and protected to ensure data integrity and availability, aligning with best practices for financial data protection.</w:t>
        </w:r>
      </w:ins>
    </w:p>
    <w:p w14:paraId="7B2774B1" w14:textId="557C7BFF" w:rsidR="005F28CA" w:rsidDel="005F28CA" w:rsidRDefault="005F28CA">
      <w:pPr>
        <w:spacing w:before="100" w:beforeAutospacing="1" w:after="100" w:afterAutospacing="1" w:line="240" w:lineRule="auto"/>
        <w:jc w:val="both"/>
        <w:rPr>
          <w:del w:id="278" w:author="HR-M.Olga" w:date="2026-02-11T15:56:00Z"/>
          <w:rFonts w:ascii="Amasis MT Pro" w:eastAsia="Times New Roman" w:hAnsi="Amasis MT Pro" w:cs="Times New Roman"/>
          <w:sz w:val="24"/>
          <w:szCs w:val="24"/>
        </w:rPr>
      </w:pPr>
    </w:p>
    <w:p w14:paraId="6E7886A7" w14:textId="77777777" w:rsidR="00BA081D" w:rsidRDefault="00D119E4">
      <w:pPr>
        <w:spacing w:after="0"/>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11.9.2 Internal Audits</w:t>
      </w:r>
    </w:p>
    <w:p w14:paraId="20D29986"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To ensure compliance with national laws and internal procurement policies, RWVCA’s </w:t>
      </w:r>
      <w:r>
        <w:rPr>
          <w:rFonts w:ascii="Amasis MT Pro" w:eastAsia="Times New Roman" w:hAnsi="Amasis MT Pro" w:cs="Times New Roman"/>
          <w:b/>
          <w:bCs/>
          <w:sz w:val="24"/>
          <w:szCs w:val="24"/>
        </w:rPr>
        <w:t>Internal Audit Department</w:t>
      </w:r>
      <w:r>
        <w:rPr>
          <w:rFonts w:ascii="Amasis MT Pro" w:eastAsia="Times New Roman" w:hAnsi="Amasis MT Pro" w:cs="Times New Roman"/>
          <w:sz w:val="24"/>
          <w:szCs w:val="24"/>
        </w:rPr>
        <w:t xml:space="preserve"> will conduct </w:t>
      </w:r>
      <w:r>
        <w:rPr>
          <w:rFonts w:ascii="Amasis MT Pro" w:eastAsia="Times New Roman" w:hAnsi="Amasis MT Pro" w:cs="Times New Roman"/>
          <w:b/>
          <w:bCs/>
          <w:sz w:val="24"/>
          <w:szCs w:val="24"/>
        </w:rPr>
        <w:t>regular audits</w:t>
      </w:r>
      <w:r>
        <w:rPr>
          <w:rFonts w:ascii="Amasis MT Pro" w:eastAsia="Times New Roman" w:hAnsi="Amasis MT Pro" w:cs="Times New Roman"/>
          <w:sz w:val="24"/>
          <w:szCs w:val="24"/>
        </w:rPr>
        <w:t xml:space="preserve"> of procurement activities. Key focus areas for audits include:</w:t>
      </w:r>
    </w:p>
    <w:p w14:paraId="4A587009" w14:textId="77777777" w:rsidR="00BA081D" w:rsidRDefault="00D119E4">
      <w:pPr>
        <w:numPr>
          <w:ilvl w:val="0"/>
          <w:numId w:val="215"/>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Supplier Selection</w:t>
      </w:r>
      <w:r>
        <w:rPr>
          <w:rFonts w:ascii="Amasis MT Pro" w:eastAsia="Times New Roman" w:hAnsi="Amasis MT Pro" w:cs="Times New Roman"/>
          <w:sz w:val="24"/>
          <w:szCs w:val="24"/>
        </w:rPr>
        <w:t>: Ensuring the vendor selection process follows RWVCA’s guidelines for fairness, transparency, and competitiveness.</w:t>
      </w:r>
    </w:p>
    <w:p w14:paraId="3DCEF89D" w14:textId="77777777" w:rsidR="00BA081D" w:rsidRDefault="00D119E4">
      <w:pPr>
        <w:numPr>
          <w:ilvl w:val="0"/>
          <w:numId w:val="21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lastRenderedPageBreak/>
        <w:t>Contract Management</w:t>
      </w:r>
      <w:r>
        <w:rPr>
          <w:rFonts w:ascii="Amasis MT Pro" w:eastAsia="Times New Roman" w:hAnsi="Amasis MT Pro" w:cs="Times New Roman"/>
          <w:sz w:val="24"/>
          <w:szCs w:val="24"/>
        </w:rPr>
        <w:t>: Verifying that contracts are executed according to agreed terms, including proper documentation of amendments, payments, and timelines.</w:t>
      </w:r>
    </w:p>
    <w:p w14:paraId="482475BA" w14:textId="77777777" w:rsidR="00BA081D" w:rsidRDefault="00D119E4">
      <w:pPr>
        <w:numPr>
          <w:ilvl w:val="0"/>
          <w:numId w:val="215"/>
        </w:num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Ethical Standards</w:t>
      </w:r>
      <w:r>
        <w:rPr>
          <w:rFonts w:ascii="Amasis MT Pro" w:eastAsia="Times New Roman" w:hAnsi="Amasis MT Pro" w:cs="Times New Roman"/>
          <w:sz w:val="24"/>
          <w:szCs w:val="24"/>
        </w:rPr>
        <w:t>: Reviewing adherence to the Code of Conduct, including preventing conflicts of interest, safeguarding confidentiality, and upholding anti-corruption policies.</w:t>
      </w:r>
    </w:p>
    <w:p w14:paraId="39C5407B" w14:textId="77777777" w:rsidR="00BA081D" w:rsidRDefault="00D119E4">
      <w:pPr>
        <w:spacing w:before="100" w:beforeAutospacing="1" w:after="100" w:afterAutospacing="1"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The audit findings will be reported to the Executive Committee, and </w:t>
      </w:r>
      <w:r>
        <w:rPr>
          <w:rFonts w:ascii="Amasis MT Pro" w:eastAsia="Times New Roman" w:hAnsi="Amasis MT Pro" w:cs="Times New Roman"/>
          <w:b/>
          <w:bCs/>
          <w:sz w:val="24"/>
          <w:szCs w:val="24"/>
        </w:rPr>
        <w:t>corrective actions</w:t>
      </w:r>
      <w:r>
        <w:rPr>
          <w:rFonts w:ascii="Amasis MT Pro" w:eastAsia="Times New Roman" w:hAnsi="Amasis MT Pro" w:cs="Times New Roman"/>
          <w:sz w:val="24"/>
          <w:szCs w:val="24"/>
        </w:rPr>
        <w:t xml:space="preserve"> will be taken in any areas where weaknesses are identified. RWVCA will continuously improve its procurement practices based on audit results.</w:t>
      </w:r>
    </w:p>
    <w:p w14:paraId="5F477557" w14:textId="77777777" w:rsidR="00BA081D" w:rsidRDefault="00D119E4">
      <w:pPr>
        <w:spacing w:after="0" w:line="240" w:lineRule="auto"/>
        <w:jc w:val="both"/>
        <w:rPr>
          <w:rFonts w:ascii="Amasis MT Pro" w:eastAsia="Times New Roman" w:hAnsi="Amasis MT Pro" w:cs="Times New Roman"/>
          <w:b/>
          <w:bCs/>
          <w:i/>
          <w:iCs/>
          <w:sz w:val="24"/>
          <w:szCs w:val="24"/>
        </w:rPr>
      </w:pPr>
      <w:r>
        <w:rPr>
          <w:rFonts w:ascii="Amasis MT Pro" w:eastAsia="Times New Roman" w:hAnsi="Amasis MT Pro" w:cs="Times New Roman"/>
          <w:b/>
          <w:bCs/>
          <w:i/>
          <w:iCs/>
          <w:sz w:val="24"/>
          <w:szCs w:val="24"/>
        </w:rPr>
        <w:t>11.9.3 Annual Procurement Review</w:t>
      </w:r>
    </w:p>
    <w:p w14:paraId="536D6F75"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At the end of each fiscal year, RWVCA will perform a comprehensive </w:t>
      </w:r>
      <w:r>
        <w:rPr>
          <w:rFonts w:ascii="Amasis MT Pro" w:eastAsia="Times New Roman" w:hAnsi="Amasis MT Pro" w:cs="Times New Roman"/>
          <w:b/>
          <w:bCs/>
          <w:sz w:val="24"/>
          <w:szCs w:val="24"/>
        </w:rPr>
        <w:t>Annual Procurement Review</w:t>
      </w:r>
      <w:r>
        <w:rPr>
          <w:rFonts w:ascii="Amasis MT Pro" w:eastAsia="Times New Roman" w:hAnsi="Amasis MT Pro" w:cs="Times New Roman"/>
          <w:sz w:val="24"/>
          <w:szCs w:val="24"/>
        </w:rPr>
        <w:t>. This review will assess:</w:t>
      </w:r>
    </w:p>
    <w:p w14:paraId="2859C814" w14:textId="77777777" w:rsidR="00BA081D" w:rsidRDefault="00D119E4">
      <w:pPr>
        <w:numPr>
          <w:ilvl w:val="0"/>
          <w:numId w:val="216"/>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Value for Money</w:t>
      </w:r>
      <w:r>
        <w:rPr>
          <w:rFonts w:ascii="Amasis MT Pro" w:eastAsia="Times New Roman" w:hAnsi="Amasis MT Pro" w:cs="Times New Roman"/>
          <w:sz w:val="24"/>
          <w:szCs w:val="24"/>
        </w:rPr>
        <w:t>: Analyzing whether RWVCA achieved cost efficiency and optimal value in procurement activities.</w:t>
      </w:r>
    </w:p>
    <w:p w14:paraId="175D6250" w14:textId="77777777" w:rsidR="00BA081D" w:rsidRDefault="00D119E4">
      <w:pPr>
        <w:numPr>
          <w:ilvl w:val="0"/>
          <w:numId w:val="216"/>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Supplier Performance</w:t>
      </w:r>
      <w:r>
        <w:rPr>
          <w:rFonts w:ascii="Amasis MT Pro" w:eastAsia="Times New Roman" w:hAnsi="Amasis MT Pro" w:cs="Times New Roman"/>
          <w:sz w:val="24"/>
          <w:szCs w:val="24"/>
        </w:rPr>
        <w:t>: Evaluating supplier performance based on quality, delivery timeliness, and adherence to contractual obligations.</w:t>
      </w:r>
    </w:p>
    <w:p w14:paraId="74914FA1" w14:textId="77777777" w:rsidR="00BA081D" w:rsidRDefault="00D119E4">
      <w:pPr>
        <w:numPr>
          <w:ilvl w:val="0"/>
          <w:numId w:val="216"/>
        </w:num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b/>
          <w:bCs/>
          <w:sz w:val="24"/>
          <w:szCs w:val="24"/>
        </w:rPr>
        <w:t>Compliance</w:t>
      </w:r>
      <w:r>
        <w:rPr>
          <w:rFonts w:ascii="Amasis MT Pro" w:eastAsia="Times New Roman" w:hAnsi="Amasis MT Pro" w:cs="Times New Roman"/>
          <w:sz w:val="24"/>
          <w:szCs w:val="24"/>
        </w:rPr>
        <w:t>: Ensuring procurement policies, ethical standards, and legal requirements were strictly followed throughout the year.</w:t>
      </w:r>
    </w:p>
    <w:p w14:paraId="05A8D904" w14:textId="77777777" w:rsidR="00BA081D" w:rsidRDefault="00BA081D">
      <w:pPr>
        <w:spacing w:after="0" w:line="240" w:lineRule="auto"/>
        <w:jc w:val="both"/>
        <w:rPr>
          <w:rFonts w:ascii="Amasis MT Pro" w:eastAsia="Times New Roman" w:hAnsi="Amasis MT Pro" w:cs="Times New Roman"/>
          <w:sz w:val="24"/>
          <w:szCs w:val="24"/>
        </w:rPr>
      </w:pPr>
    </w:p>
    <w:p w14:paraId="399A15F1" w14:textId="77777777" w:rsidR="00BA081D" w:rsidRDefault="00D119E4">
      <w:pPr>
        <w:spacing w:after="0" w:line="240" w:lineRule="auto"/>
        <w:jc w:val="both"/>
        <w:rPr>
          <w:rFonts w:ascii="Amasis MT Pro" w:eastAsia="Times New Roman" w:hAnsi="Amasis MT Pro" w:cs="Times New Roman"/>
          <w:sz w:val="24"/>
          <w:szCs w:val="24"/>
        </w:rPr>
      </w:pPr>
      <w:r>
        <w:rPr>
          <w:rFonts w:ascii="Amasis MT Pro" w:eastAsia="Times New Roman" w:hAnsi="Amasis MT Pro" w:cs="Times New Roman"/>
          <w:sz w:val="24"/>
          <w:szCs w:val="24"/>
        </w:rPr>
        <w:t xml:space="preserve">The results of the review will be compiled into an </w:t>
      </w:r>
      <w:r>
        <w:rPr>
          <w:rFonts w:ascii="Amasis MT Pro" w:eastAsia="Times New Roman" w:hAnsi="Amasis MT Pro" w:cs="Times New Roman"/>
          <w:b/>
          <w:bCs/>
          <w:sz w:val="24"/>
          <w:szCs w:val="24"/>
        </w:rPr>
        <w:t>Annual Procurement Report</w:t>
      </w:r>
      <w:r>
        <w:rPr>
          <w:rFonts w:ascii="Amasis MT Pro" w:eastAsia="Times New Roman" w:hAnsi="Amasis MT Pro" w:cs="Times New Roman"/>
          <w:sz w:val="24"/>
          <w:szCs w:val="24"/>
        </w:rPr>
        <w:t>, which will be submitted to the Executive Committee for approval. This report will include recommendations for improving the procurement process and addressing any areas where performance was suboptimal.</w:t>
      </w:r>
    </w:p>
    <w:p w14:paraId="67488DD3" w14:textId="77777777" w:rsidR="00BA081D" w:rsidRDefault="00BA081D">
      <w:pPr>
        <w:spacing w:after="0" w:line="240" w:lineRule="auto"/>
        <w:jc w:val="both"/>
        <w:rPr>
          <w:rFonts w:ascii="Amasis MT Pro" w:eastAsia="Times New Roman" w:hAnsi="Amasis MT Pro" w:cs="Times New Roman"/>
          <w:sz w:val="24"/>
          <w:szCs w:val="24"/>
        </w:rPr>
      </w:pPr>
    </w:p>
    <w:p w14:paraId="6575B83C" w14:textId="77777777" w:rsidR="00BA081D" w:rsidRDefault="00BA081D">
      <w:pPr>
        <w:pStyle w:val="Heading1"/>
        <w:spacing w:before="0" w:line="240" w:lineRule="auto"/>
        <w:jc w:val="both"/>
        <w:rPr>
          <w:rFonts w:ascii="Amasis MT Pro" w:hAnsi="Amasis MT Pro" w:cs="Times New Roman"/>
          <w:color w:val="auto"/>
          <w:sz w:val="24"/>
          <w:szCs w:val="24"/>
        </w:rPr>
      </w:pPr>
    </w:p>
    <w:p w14:paraId="7029B4CE" w14:textId="77777777" w:rsidR="00BA081D" w:rsidRDefault="00D119E4">
      <w:pPr>
        <w:pStyle w:val="Heading1"/>
        <w:spacing w:before="0" w:after="240" w:line="240" w:lineRule="auto"/>
        <w:jc w:val="both"/>
        <w:rPr>
          <w:rFonts w:ascii="Amasis MT Pro" w:hAnsi="Amasis MT Pro" w:cs="Times New Roman"/>
          <w:color w:val="auto"/>
        </w:rPr>
      </w:pPr>
      <w:bookmarkStart w:id="279" w:name="_Toc187865347"/>
      <w:r>
        <w:rPr>
          <w:rFonts w:ascii="Amasis MT Pro" w:hAnsi="Amasis MT Pro" w:cs="Times New Roman"/>
          <w:color w:val="auto"/>
        </w:rPr>
        <w:t>CHAPTER 12: LOGISTICS PROCEDURE</w:t>
      </w:r>
      <w:bookmarkEnd w:id="279"/>
    </w:p>
    <w:p w14:paraId="0B0A28F7" w14:textId="77777777" w:rsidR="00BA081D" w:rsidRDefault="00D119E4">
      <w:pPr>
        <w:pStyle w:val="NormalWeb"/>
        <w:spacing w:after="0" w:line="240" w:lineRule="auto"/>
        <w:jc w:val="both"/>
        <w:rPr>
          <w:rFonts w:ascii="Amasis MT Pro" w:hAnsi="Amasis MT Pro"/>
        </w:rPr>
      </w:pPr>
      <w:r>
        <w:rPr>
          <w:rFonts w:ascii="Amasis MT Pro" w:hAnsi="Amasis MT Pro"/>
        </w:rPr>
        <w:t>The logistics procedure at RWVCA ensures the efficient movement, storage, and distribution of goods, optimizing resources, and maintaining high service standards. It aligns with the organization’s broader procurement and operational goals, emphasizing real-time control, risk management, and continuous improvement.</w:t>
      </w:r>
    </w:p>
    <w:p w14:paraId="1FD25563" w14:textId="77777777" w:rsidR="00BA081D" w:rsidRDefault="00D119E4">
      <w:pPr>
        <w:pStyle w:val="NormalWeb"/>
        <w:spacing w:after="0"/>
        <w:jc w:val="both"/>
        <w:rPr>
          <w:rFonts w:ascii="Amasis MT Pro" w:hAnsi="Amasis MT Pro"/>
        </w:rPr>
      </w:pPr>
      <w:r>
        <w:rPr>
          <w:rFonts w:ascii="Amasis MT Pro" w:hAnsi="Amasis MT Pro"/>
        </w:rPr>
        <w:t>Key areas include:</w:t>
      </w:r>
    </w:p>
    <w:p w14:paraId="63227FA5" w14:textId="77777777" w:rsidR="00BA081D" w:rsidRDefault="00D119E4">
      <w:pPr>
        <w:pStyle w:val="ListParagraph"/>
        <w:numPr>
          <w:ilvl w:val="0"/>
          <w:numId w:val="217"/>
        </w:numPr>
        <w:spacing w:after="0" w:line="240" w:lineRule="auto"/>
        <w:jc w:val="both"/>
        <w:rPr>
          <w:rFonts w:ascii="Amasis MT Pro" w:hAnsi="Amasis MT Pro" w:cs="Times New Roman"/>
          <w:sz w:val="24"/>
          <w:szCs w:val="24"/>
        </w:rPr>
      </w:pPr>
      <w:r>
        <w:rPr>
          <w:rFonts w:ascii="Amasis MT Pro" w:hAnsi="Amasis MT Pro" w:cs="Times New Roman"/>
          <w:sz w:val="24"/>
          <w:szCs w:val="24"/>
        </w:rPr>
        <w:t>Inventory Management: Regularly review inventory levels to avoid overstocking or understocking.</w:t>
      </w:r>
    </w:p>
    <w:p w14:paraId="3D87BE20" w14:textId="77777777" w:rsidR="00BA081D" w:rsidRDefault="00D119E4">
      <w:pPr>
        <w:pStyle w:val="ListParagraph"/>
        <w:numPr>
          <w:ilvl w:val="0"/>
          <w:numId w:val="217"/>
        </w:numPr>
        <w:spacing w:after="0" w:line="240" w:lineRule="auto"/>
        <w:jc w:val="both"/>
        <w:rPr>
          <w:rFonts w:ascii="Amasis MT Pro" w:hAnsi="Amasis MT Pro" w:cs="Times New Roman"/>
          <w:sz w:val="24"/>
          <w:szCs w:val="24"/>
        </w:rPr>
      </w:pPr>
      <w:r>
        <w:rPr>
          <w:rFonts w:ascii="Amasis MT Pro" w:hAnsi="Amasis MT Pro" w:cs="Times New Roman"/>
          <w:sz w:val="24"/>
          <w:szCs w:val="24"/>
        </w:rPr>
        <w:t>Supply Chain Management: Ensure a smooth and efficient supply chain by working closely with suppliers and transporters.</w:t>
      </w:r>
    </w:p>
    <w:p w14:paraId="1B959BA8" w14:textId="77777777" w:rsidR="00BA081D" w:rsidRDefault="00D119E4">
      <w:pPr>
        <w:pStyle w:val="ListParagraph"/>
        <w:numPr>
          <w:ilvl w:val="0"/>
          <w:numId w:val="217"/>
        </w:numPr>
        <w:spacing w:line="240" w:lineRule="auto"/>
        <w:jc w:val="both"/>
        <w:rPr>
          <w:rFonts w:ascii="Amasis MT Pro" w:hAnsi="Amasis MT Pro" w:cs="Times New Roman"/>
          <w:sz w:val="24"/>
          <w:szCs w:val="24"/>
        </w:rPr>
      </w:pPr>
      <w:r>
        <w:rPr>
          <w:rFonts w:ascii="Amasis MT Pro" w:hAnsi="Amasis MT Pro"/>
          <w:sz w:val="24"/>
          <w:szCs w:val="24"/>
        </w:rPr>
        <w:t>Shipment and Delivery: Ensure timely and safe delivery of goods. Any issues should be addressed promptly</w:t>
      </w:r>
    </w:p>
    <w:p w14:paraId="55814130" w14:textId="77777777" w:rsidR="00BA081D" w:rsidRDefault="00D119E4">
      <w:pPr>
        <w:jc w:val="both"/>
        <w:rPr>
          <w:rFonts w:ascii="Amasis MT Pro" w:hAnsi="Amasis MT Pro" w:cs="Times New Roman"/>
          <w:b/>
          <w:color w:val="C0504D" w:themeColor="accent2"/>
          <w:sz w:val="24"/>
          <w:szCs w:val="24"/>
        </w:rPr>
      </w:pPr>
      <w:r>
        <w:rPr>
          <w:rFonts w:ascii="Amasis MT Pro" w:hAnsi="Amasis MT Pro" w:cs="Times New Roman"/>
          <w:b/>
          <w:color w:val="C0504D" w:themeColor="accent2"/>
          <w:sz w:val="24"/>
          <w:szCs w:val="24"/>
        </w:rPr>
        <w:t xml:space="preserve">12.1 </w:t>
      </w:r>
      <w:r>
        <w:rPr>
          <w:rFonts w:ascii="Amasis MT Pro" w:hAnsi="Amasis MT Pro" w:cs="Times New Roman"/>
          <w:b/>
          <w:color w:val="C0504D" w:themeColor="accent2"/>
          <w:sz w:val="24"/>
          <w:szCs w:val="24"/>
          <w:lang w:val="zh-CN"/>
        </w:rPr>
        <w:t>Standard Procedure for RWVCA Logistics Management</w:t>
      </w:r>
    </w:p>
    <w:p w14:paraId="5AAEC160"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12.1.</w:t>
      </w:r>
      <w:r>
        <w:rPr>
          <w:rFonts w:ascii="Amasis MT Pro" w:hAnsi="Amasis MT Pro" w:cs="Times New Roman"/>
          <w:b/>
          <w:bCs/>
          <w:i/>
          <w:iCs/>
          <w:sz w:val="24"/>
          <w:szCs w:val="24"/>
          <w:lang w:val="zh-CN"/>
        </w:rPr>
        <w:t>1 Planning</w:t>
      </w:r>
    </w:p>
    <w:p w14:paraId="7D3D7223" w14:textId="77777777" w:rsidR="00BA081D" w:rsidRDefault="00D119E4">
      <w:pPr>
        <w:numPr>
          <w:ilvl w:val="0"/>
          <w:numId w:val="21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Coordinate with various departments to determine logistics needs, such as transportation, warehousing, and distribution.</w:t>
      </w:r>
    </w:p>
    <w:p w14:paraId="3950A8FE" w14:textId="77777777" w:rsidR="00BA081D" w:rsidRDefault="00D119E4">
      <w:pPr>
        <w:numPr>
          <w:ilvl w:val="0"/>
          <w:numId w:val="21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Develop a comprehensive logistics plan detailing timelines, resources required, and budgets.</w:t>
      </w:r>
    </w:p>
    <w:p w14:paraId="666FF0E9"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12.2.</w:t>
      </w:r>
      <w:r>
        <w:rPr>
          <w:rFonts w:ascii="Amasis MT Pro" w:hAnsi="Amasis MT Pro" w:cs="Times New Roman"/>
          <w:b/>
          <w:bCs/>
          <w:i/>
          <w:iCs/>
          <w:sz w:val="24"/>
          <w:szCs w:val="24"/>
          <w:lang w:val="zh-CN"/>
        </w:rPr>
        <w:t>2 Transportation Management</w:t>
      </w:r>
    </w:p>
    <w:p w14:paraId="6F7A1646" w14:textId="77777777" w:rsidR="00BA081D" w:rsidRDefault="00D119E4">
      <w:pPr>
        <w:numPr>
          <w:ilvl w:val="0"/>
          <w:numId w:val="219"/>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Identify the most efficient and cost-effective modes of transportation based on the nature of goods and destination.</w:t>
      </w:r>
    </w:p>
    <w:p w14:paraId="39B57065" w14:textId="77777777" w:rsidR="00BA081D" w:rsidRDefault="00D119E4">
      <w:pPr>
        <w:numPr>
          <w:ilvl w:val="0"/>
          <w:numId w:val="219"/>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Schedule shipments, considering factors like delivery timelines and peak traffic hours.</w:t>
      </w:r>
    </w:p>
    <w:p w14:paraId="00A59B00" w14:textId="77777777" w:rsidR="00BA081D" w:rsidRDefault="00D119E4">
      <w:pPr>
        <w:numPr>
          <w:ilvl w:val="0"/>
          <w:numId w:val="219"/>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Monitor shipments in real-time to ensure timely delivery.</w:t>
      </w:r>
    </w:p>
    <w:p w14:paraId="6C380D57"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12.2.</w:t>
      </w:r>
      <w:r>
        <w:rPr>
          <w:rFonts w:ascii="Amasis MT Pro" w:hAnsi="Amasis MT Pro" w:cs="Times New Roman"/>
          <w:b/>
          <w:bCs/>
          <w:i/>
          <w:iCs/>
          <w:sz w:val="24"/>
          <w:szCs w:val="24"/>
          <w:lang w:val="zh-CN"/>
        </w:rPr>
        <w:t>3 Warehouse Management</w:t>
      </w:r>
    </w:p>
    <w:p w14:paraId="3D64A13E" w14:textId="77777777" w:rsidR="00BA081D" w:rsidRDefault="00D119E4">
      <w:pPr>
        <w:numPr>
          <w:ilvl w:val="0"/>
          <w:numId w:val="220"/>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lastRenderedPageBreak/>
        <w:t>Ensure optimal layout and space utilization in warehouses or storage facilities.</w:t>
      </w:r>
    </w:p>
    <w:p w14:paraId="588A966C" w14:textId="77777777" w:rsidR="00BA081D" w:rsidRDefault="00D119E4">
      <w:pPr>
        <w:numPr>
          <w:ilvl w:val="0"/>
          <w:numId w:val="220"/>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Implement an inventory management system to track goods' entry, storage, and exit.</w:t>
      </w:r>
    </w:p>
    <w:p w14:paraId="57B99156" w14:textId="77777777" w:rsidR="00BA081D" w:rsidRDefault="00D119E4">
      <w:pPr>
        <w:numPr>
          <w:ilvl w:val="0"/>
          <w:numId w:val="220"/>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Regularly inspect storage facilities for safety and cleanliness.</w:t>
      </w:r>
    </w:p>
    <w:p w14:paraId="050983DC" w14:textId="77777777" w:rsidR="00BA081D" w:rsidRDefault="00D119E4">
      <w:pPr>
        <w:spacing w:line="240" w:lineRule="auto"/>
        <w:jc w:val="both"/>
        <w:rPr>
          <w:rFonts w:ascii="Amasis MT Pro" w:hAnsi="Amasis MT Pro" w:cs="Times New Roman"/>
          <w:i/>
          <w:iCs/>
          <w:sz w:val="24"/>
          <w:szCs w:val="24"/>
        </w:rPr>
      </w:pPr>
      <w:r>
        <w:rPr>
          <w:rFonts w:ascii="Amasis MT Pro" w:hAnsi="Amasis MT Pro" w:cs="Times New Roman"/>
          <w:b/>
          <w:bCs/>
          <w:i/>
          <w:iCs/>
          <w:sz w:val="24"/>
          <w:szCs w:val="24"/>
        </w:rPr>
        <w:t>12.2.</w:t>
      </w:r>
      <w:r>
        <w:rPr>
          <w:rFonts w:ascii="Amasis MT Pro" w:hAnsi="Amasis MT Pro" w:cs="Times New Roman"/>
          <w:b/>
          <w:bCs/>
          <w:i/>
          <w:iCs/>
          <w:sz w:val="24"/>
          <w:szCs w:val="24"/>
          <w:lang w:val="zh-CN"/>
        </w:rPr>
        <w:t>4 Inventory Control</w:t>
      </w:r>
    </w:p>
    <w:p w14:paraId="59144CD0" w14:textId="77777777" w:rsidR="00BA081D" w:rsidRDefault="00D119E4">
      <w:pPr>
        <w:numPr>
          <w:ilvl w:val="0"/>
          <w:numId w:val="221"/>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Monitor inventory levels to ensure that there's neither an excess nor a shortage.</w:t>
      </w:r>
    </w:p>
    <w:p w14:paraId="7AD3A2BF" w14:textId="77777777" w:rsidR="00BA081D" w:rsidRDefault="00D119E4">
      <w:pPr>
        <w:numPr>
          <w:ilvl w:val="0"/>
          <w:numId w:val="221"/>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Implement inventory management techniques like Just-In-Time (JIT) or First-In-First-Out (FIFO) as appropriate.</w:t>
      </w:r>
    </w:p>
    <w:p w14:paraId="24177BC4" w14:textId="77777777" w:rsidR="00BA081D" w:rsidRDefault="00D119E4">
      <w:pPr>
        <w:numPr>
          <w:ilvl w:val="0"/>
          <w:numId w:val="221"/>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Conduct periodic inventory audits.</w:t>
      </w:r>
    </w:p>
    <w:p w14:paraId="33F3C3C7" w14:textId="77777777" w:rsidR="00BA081D" w:rsidRDefault="00D119E4">
      <w:pPr>
        <w:spacing w:after="0" w:line="240" w:lineRule="auto"/>
        <w:rPr>
          <w:rFonts w:ascii="Amasis MT Pro" w:hAnsi="Amasis MT Pro" w:cs="Times New Roman"/>
          <w:b/>
          <w:bCs/>
          <w:sz w:val="24"/>
          <w:szCs w:val="24"/>
        </w:rPr>
      </w:pPr>
      <w:r>
        <w:rPr>
          <w:rFonts w:ascii="Amasis MT Pro" w:hAnsi="Amasis MT Pro" w:cs="Times New Roman"/>
          <w:b/>
          <w:bCs/>
          <w:sz w:val="24"/>
          <w:szCs w:val="24"/>
        </w:rPr>
        <w:br w:type="page"/>
      </w:r>
    </w:p>
    <w:p w14:paraId="29AA7E43"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lastRenderedPageBreak/>
        <w:t>12.2.</w:t>
      </w:r>
      <w:r>
        <w:rPr>
          <w:rFonts w:ascii="Amasis MT Pro" w:hAnsi="Amasis MT Pro" w:cs="Times New Roman"/>
          <w:b/>
          <w:bCs/>
          <w:i/>
          <w:iCs/>
          <w:sz w:val="24"/>
          <w:szCs w:val="24"/>
          <w:lang w:val="zh-CN"/>
        </w:rPr>
        <w:t>5 Documentation</w:t>
      </w:r>
    </w:p>
    <w:p w14:paraId="0CBAA96F" w14:textId="77777777" w:rsidR="00BA081D" w:rsidRDefault="00D119E4">
      <w:pPr>
        <w:numPr>
          <w:ilvl w:val="0"/>
          <w:numId w:val="222"/>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Maintain accurate records of all logistics activities, including shipping documents, invoices, and receipts.</w:t>
      </w:r>
    </w:p>
    <w:p w14:paraId="7002B9AC" w14:textId="3EB45C30" w:rsidR="00BA081D" w:rsidRPr="00E00D6C" w:rsidRDefault="00D119E4">
      <w:pPr>
        <w:numPr>
          <w:ilvl w:val="0"/>
          <w:numId w:val="222"/>
        </w:numPr>
        <w:spacing w:after="0" w:line="240" w:lineRule="auto"/>
        <w:jc w:val="both"/>
        <w:rPr>
          <w:ins w:id="280" w:author="HR-M.Olga" w:date="2026-02-11T15:57:00Z"/>
          <w:rFonts w:ascii="Amasis MT Pro" w:hAnsi="Amasis MT Pro" w:cs="Times New Roman"/>
          <w:sz w:val="24"/>
          <w:szCs w:val="24"/>
          <w:lang w:val="zh-CN"/>
          <w:rPrChange w:id="281" w:author="HR-M.Olga" w:date="2026-02-11T15:57:00Z">
            <w:rPr>
              <w:ins w:id="282" w:author="HR-M.Olga" w:date="2026-02-11T15:57:00Z"/>
              <w:rFonts w:ascii="Amasis MT Pro" w:eastAsia="SimSun" w:hAnsi="Amasis MT Pro" w:cs="Times New Roman"/>
              <w:sz w:val="24"/>
              <w:szCs w:val="24"/>
              <w:lang w:val="zh-CN" w:eastAsia="zh-CN"/>
            </w:rPr>
          </w:rPrChange>
        </w:rPr>
      </w:pPr>
      <w:r>
        <w:rPr>
          <w:rFonts w:ascii="Amasis MT Pro" w:hAnsi="Amasis MT Pro" w:cs="Times New Roman"/>
          <w:sz w:val="24"/>
          <w:szCs w:val="24"/>
          <w:lang w:val="zh-CN"/>
        </w:rPr>
        <w:t>Ensure compliance with any regulatory requirements related to transportation and storage.</w:t>
      </w:r>
    </w:p>
    <w:p w14:paraId="284182AB" w14:textId="1ABE4987" w:rsidR="00E00D6C" w:rsidRDefault="00E00D6C" w:rsidP="00E00D6C">
      <w:pPr>
        <w:numPr>
          <w:ilvl w:val="0"/>
          <w:numId w:val="222"/>
        </w:numPr>
        <w:spacing w:after="0" w:line="240" w:lineRule="auto"/>
        <w:jc w:val="both"/>
        <w:rPr>
          <w:rFonts w:ascii="Amasis MT Pro" w:hAnsi="Amasis MT Pro" w:cs="Times New Roman"/>
          <w:sz w:val="24"/>
          <w:szCs w:val="24"/>
          <w:lang w:val="zh-CN"/>
        </w:rPr>
      </w:pPr>
      <w:ins w:id="283" w:author="HR-M.Olga" w:date="2026-02-11T15:57:00Z">
        <w:r w:rsidRPr="00E00D6C">
          <w:rPr>
            <w:rFonts w:ascii="Amasis MT Pro" w:hAnsi="Amasis MT Pro" w:cs="Times New Roman"/>
            <w:sz w:val="24"/>
            <w:szCs w:val="24"/>
            <w:lang w:val="zh-CN"/>
          </w:rPr>
          <w:t>All critical logistics documentation, particularly digital records, must be regularly backed up and secured to prevent data loss and ensure continuity of operations.</w:t>
        </w:r>
      </w:ins>
    </w:p>
    <w:p w14:paraId="3399FE16"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35B55C8C"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12.2.</w:t>
      </w:r>
      <w:r>
        <w:rPr>
          <w:rFonts w:ascii="Amasis MT Pro" w:hAnsi="Amasis MT Pro" w:cs="Times New Roman"/>
          <w:b/>
          <w:bCs/>
          <w:i/>
          <w:iCs/>
          <w:sz w:val="24"/>
          <w:szCs w:val="24"/>
          <w:lang w:val="zh-CN"/>
        </w:rPr>
        <w:t>6 Risk Management</w:t>
      </w:r>
    </w:p>
    <w:p w14:paraId="09AC3670" w14:textId="77777777" w:rsidR="00BA081D" w:rsidRDefault="00D119E4">
      <w:pPr>
        <w:numPr>
          <w:ilvl w:val="0"/>
          <w:numId w:val="223"/>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Identify potential logistics risks, such as transportation delays, damage to goods, or customs issues.</w:t>
      </w:r>
    </w:p>
    <w:p w14:paraId="2EB1166B" w14:textId="77777777" w:rsidR="00BA081D" w:rsidRDefault="00D119E4">
      <w:pPr>
        <w:numPr>
          <w:ilvl w:val="0"/>
          <w:numId w:val="223"/>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Develop contingency plans to address these risks and ensure minimal disruption.</w:t>
      </w:r>
    </w:p>
    <w:p w14:paraId="5AB5D565"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0CC86B52"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12.2.</w:t>
      </w:r>
      <w:r>
        <w:rPr>
          <w:rFonts w:ascii="Amasis MT Pro" w:hAnsi="Amasis MT Pro" w:cs="Times New Roman"/>
          <w:b/>
          <w:bCs/>
          <w:i/>
          <w:iCs/>
          <w:sz w:val="24"/>
          <w:szCs w:val="24"/>
          <w:lang w:val="zh-CN"/>
        </w:rPr>
        <w:t>7</w:t>
      </w:r>
      <w:r>
        <w:rPr>
          <w:rFonts w:ascii="Amasis MT Pro" w:hAnsi="Amasis MT Pro" w:cs="Times New Roman"/>
          <w:b/>
          <w:bCs/>
          <w:i/>
          <w:iCs/>
          <w:sz w:val="24"/>
          <w:szCs w:val="24"/>
        </w:rPr>
        <w:t xml:space="preserve"> </w:t>
      </w:r>
      <w:r>
        <w:rPr>
          <w:rFonts w:ascii="Amasis MT Pro" w:hAnsi="Amasis MT Pro" w:cs="Times New Roman"/>
          <w:b/>
          <w:bCs/>
          <w:i/>
          <w:iCs/>
          <w:sz w:val="24"/>
          <w:szCs w:val="24"/>
          <w:lang w:val="zh-CN"/>
        </w:rPr>
        <w:t>Vendor Management</w:t>
      </w:r>
    </w:p>
    <w:p w14:paraId="7FC9E447" w14:textId="77777777" w:rsidR="00BA081D" w:rsidRDefault="00D119E4">
      <w:pPr>
        <w:numPr>
          <w:ilvl w:val="0"/>
          <w:numId w:val="224"/>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Establish relationships with reliable logistics vendors, including transport providers and warehouse operators.</w:t>
      </w:r>
    </w:p>
    <w:p w14:paraId="7F478089" w14:textId="77777777" w:rsidR="00BA081D" w:rsidRDefault="00D119E4">
      <w:pPr>
        <w:numPr>
          <w:ilvl w:val="0"/>
          <w:numId w:val="224"/>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Regularly review vendor performance and renegotiate contracts as needed.</w:t>
      </w:r>
    </w:p>
    <w:p w14:paraId="751AF4A3"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26280E92"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12.2.</w:t>
      </w:r>
      <w:r>
        <w:rPr>
          <w:rFonts w:ascii="Amasis MT Pro" w:hAnsi="Amasis MT Pro" w:cs="Times New Roman"/>
          <w:b/>
          <w:bCs/>
          <w:i/>
          <w:iCs/>
          <w:sz w:val="24"/>
          <w:szCs w:val="24"/>
          <w:lang w:val="zh-CN"/>
        </w:rPr>
        <w:t>8 Communication</w:t>
      </w:r>
    </w:p>
    <w:p w14:paraId="69C3CC88" w14:textId="77777777" w:rsidR="00BA081D" w:rsidRDefault="00D119E4">
      <w:pPr>
        <w:numPr>
          <w:ilvl w:val="0"/>
          <w:numId w:val="225"/>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Keep relevant stakeholders informed about logistics activities.</w:t>
      </w:r>
    </w:p>
    <w:p w14:paraId="178A60EA" w14:textId="77777777" w:rsidR="00BA081D" w:rsidRDefault="00D119E4">
      <w:pPr>
        <w:numPr>
          <w:ilvl w:val="0"/>
          <w:numId w:val="225"/>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Address any queries or concerns promptly to ensure smooth operations.</w:t>
      </w:r>
    </w:p>
    <w:p w14:paraId="32B4ACE0"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5858EC3C" w14:textId="77777777" w:rsidR="00BA081D" w:rsidRDefault="00D119E4">
      <w:pPr>
        <w:spacing w:after="0" w:line="240" w:lineRule="auto"/>
        <w:jc w:val="both"/>
        <w:rPr>
          <w:rFonts w:ascii="Amasis MT Pro" w:eastAsia="SimSun" w:hAnsi="Amasis MT Pro" w:cs="Times New Roman"/>
          <w:b/>
          <w:bCs/>
          <w:i/>
          <w:iCs/>
          <w:sz w:val="24"/>
          <w:szCs w:val="24"/>
          <w:lang w:eastAsia="zh-CN"/>
        </w:rPr>
      </w:pPr>
      <w:r>
        <w:rPr>
          <w:rFonts w:ascii="Amasis MT Pro" w:hAnsi="Amasis MT Pro" w:cs="Times New Roman"/>
          <w:b/>
          <w:bCs/>
          <w:i/>
          <w:iCs/>
          <w:sz w:val="24"/>
          <w:szCs w:val="24"/>
        </w:rPr>
        <w:t>12.2.</w:t>
      </w:r>
      <w:r>
        <w:rPr>
          <w:rFonts w:ascii="Amasis MT Pro" w:hAnsi="Amasis MT Pro" w:cs="Times New Roman"/>
          <w:b/>
          <w:bCs/>
          <w:i/>
          <w:iCs/>
          <w:sz w:val="24"/>
          <w:szCs w:val="24"/>
          <w:lang w:val="zh-CN"/>
        </w:rPr>
        <w:t>9 Technology Integration</w:t>
      </w:r>
    </w:p>
    <w:p w14:paraId="666B91FC" w14:textId="77777777" w:rsidR="00BA081D" w:rsidRDefault="00D119E4">
      <w:pPr>
        <w:numPr>
          <w:ilvl w:val="0"/>
          <w:numId w:val="226"/>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Utilize technology solutions, such as Transportation Management Systems (TMS) or Warehouse Management Systems (WMS), to streamline logistics operations.</w:t>
      </w:r>
    </w:p>
    <w:p w14:paraId="47CC68BB" w14:textId="5481CDBF" w:rsidR="00BA081D" w:rsidDel="0068398D" w:rsidRDefault="00D119E4">
      <w:pPr>
        <w:tabs>
          <w:tab w:val="left" w:pos="720"/>
        </w:tabs>
        <w:spacing w:after="0" w:line="240" w:lineRule="auto"/>
        <w:ind w:left="720"/>
        <w:jc w:val="both"/>
        <w:rPr>
          <w:del w:id="284" w:author="HR-M.Olga" w:date="2026-02-11T15:58:00Z"/>
          <w:rFonts w:ascii="Amasis MT Pro" w:hAnsi="Amasis MT Pro" w:cs="Times New Roman"/>
          <w:sz w:val="24"/>
          <w:szCs w:val="24"/>
          <w:lang w:val="zh-CN"/>
        </w:rPr>
        <w:pPrChange w:id="285" w:author="HR-M.Olga" w:date="2026-02-11T15:58:00Z">
          <w:pPr>
            <w:numPr>
              <w:numId w:val="226"/>
            </w:numPr>
            <w:tabs>
              <w:tab w:val="left" w:pos="720"/>
            </w:tabs>
            <w:spacing w:after="0" w:line="240" w:lineRule="auto"/>
            <w:ind w:left="720" w:hanging="360"/>
            <w:jc w:val="both"/>
          </w:pPr>
        </w:pPrChange>
      </w:pPr>
      <w:r>
        <w:rPr>
          <w:rFonts w:ascii="Amasis MT Pro" w:hAnsi="Amasis MT Pro" w:cs="Times New Roman"/>
          <w:sz w:val="24"/>
          <w:szCs w:val="24"/>
          <w:lang w:val="zh-CN"/>
        </w:rPr>
        <w:lastRenderedPageBreak/>
        <w:t>Implement tracking systems to provide real-time updates on shipments.</w:t>
      </w:r>
      <w:ins w:id="286" w:author="HR-M.Olga" w:date="2026-02-11T15:58:00Z">
        <w:r w:rsidR="0068398D">
          <w:rPr>
            <w:rFonts w:ascii="Amasis MT Pro" w:hAnsi="Amasis MT Pro" w:cs="Times New Roman"/>
            <w:sz w:val="24"/>
            <w:szCs w:val="24"/>
            <w:lang w:val="en-GB"/>
          </w:rPr>
          <w:t xml:space="preserve"> </w:t>
        </w:r>
        <w:r w:rsidR="0068398D" w:rsidRPr="0068398D">
          <w:rPr>
            <w:rFonts w:ascii="Amasis MT Pro" w:hAnsi="Amasis MT Pro" w:cs="Times New Roman"/>
            <w:sz w:val="24"/>
            <w:szCs w:val="24"/>
            <w:lang w:val="zh-CN"/>
          </w:rPr>
          <w:t>Ensure these systems incorporate robust data protection and backup functionalities.</w:t>
        </w:r>
      </w:ins>
    </w:p>
    <w:p w14:paraId="07DAB543" w14:textId="098CB922" w:rsidR="00BA081D" w:rsidDel="0068398D" w:rsidRDefault="00BA081D">
      <w:pPr>
        <w:tabs>
          <w:tab w:val="left" w:pos="720"/>
        </w:tabs>
        <w:spacing w:after="0" w:line="240" w:lineRule="auto"/>
        <w:ind w:left="720"/>
        <w:jc w:val="both"/>
        <w:rPr>
          <w:del w:id="287" w:author="HR-M.Olga" w:date="2026-02-11T15:58:00Z"/>
          <w:rFonts w:ascii="Amasis MT Pro" w:hAnsi="Amasis MT Pro" w:cs="Times New Roman"/>
          <w:sz w:val="24"/>
          <w:szCs w:val="24"/>
          <w:lang w:val="zh-CN"/>
        </w:rPr>
      </w:pPr>
    </w:p>
    <w:p w14:paraId="6C689152"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12.2.</w:t>
      </w:r>
      <w:r>
        <w:rPr>
          <w:rFonts w:ascii="Amasis MT Pro" w:hAnsi="Amasis MT Pro" w:cs="Times New Roman"/>
          <w:b/>
          <w:bCs/>
          <w:i/>
          <w:iCs/>
          <w:sz w:val="24"/>
          <w:szCs w:val="24"/>
          <w:lang w:val="zh-CN"/>
        </w:rPr>
        <w:t>10 Quality Control</w:t>
      </w:r>
    </w:p>
    <w:p w14:paraId="029BE9A9" w14:textId="77777777" w:rsidR="00BA081D" w:rsidRDefault="00D119E4">
      <w:pPr>
        <w:numPr>
          <w:ilvl w:val="0"/>
          <w:numId w:val="227"/>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Ensure that goods are transported and stored under appropriate conditions, especially if they're perishable or fragile.</w:t>
      </w:r>
    </w:p>
    <w:p w14:paraId="325F970B" w14:textId="77777777" w:rsidR="00BA081D" w:rsidRDefault="00D119E4">
      <w:pPr>
        <w:numPr>
          <w:ilvl w:val="0"/>
          <w:numId w:val="227"/>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Address any quality issues promptly to ensure customer satisfaction.</w:t>
      </w:r>
    </w:p>
    <w:p w14:paraId="18323FA4"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5AC03B5C"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12.2.</w:t>
      </w:r>
      <w:r>
        <w:rPr>
          <w:rFonts w:ascii="Amasis MT Pro" w:hAnsi="Amasis MT Pro" w:cs="Times New Roman"/>
          <w:b/>
          <w:bCs/>
          <w:i/>
          <w:iCs/>
          <w:sz w:val="24"/>
          <w:szCs w:val="24"/>
          <w:lang w:val="zh-CN"/>
        </w:rPr>
        <w:t>11 Continuous Improvement</w:t>
      </w:r>
    </w:p>
    <w:p w14:paraId="1BB22EE3" w14:textId="77777777" w:rsidR="00BA081D" w:rsidRDefault="00D119E4">
      <w:pPr>
        <w:numPr>
          <w:ilvl w:val="0"/>
          <w:numId w:val="22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Regularly analyze logistics operations to identify areas of improvement.</w:t>
      </w:r>
    </w:p>
    <w:p w14:paraId="1DBD749D" w14:textId="77777777" w:rsidR="00BA081D" w:rsidRDefault="00D119E4">
      <w:pPr>
        <w:numPr>
          <w:ilvl w:val="0"/>
          <w:numId w:val="228"/>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Stay updated on industry best practices and implement them as appropriate.</w:t>
      </w:r>
    </w:p>
    <w:p w14:paraId="082F5CB7" w14:textId="77777777" w:rsidR="00BA081D" w:rsidRDefault="00BA081D">
      <w:pPr>
        <w:tabs>
          <w:tab w:val="left" w:pos="720"/>
        </w:tabs>
        <w:spacing w:after="0" w:line="240" w:lineRule="auto"/>
        <w:ind w:left="720"/>
        <w:jc w:val="both"/>
        <w:rPr>
          <w:rFonts w:ascii="Amasis MT Pro" w:hAnsi="Amasis MT Pro" w:cs="Times New Roman"/>
          <w:sz w:val="24"/>
          <w:szCs w:val="24"/>
          <w:lang w:val="zh-CN"/>
        </w:rPr>
      </w:pPr>
    </w:p>
    <w:p w14:paraId="1C049C5E"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12.2.</w:t>
      </w:r>
      <w:r>
        <w:rPr>
          <w:rFonts w:ascii="Amasis MT Pro" w:hAnsi="Amasis MT Pro" w:cs="Times New Roman"/>
          <w:b/>
          <w:bCs/>
          <w:i/>
          <w:iCs/>
          <w:sz w:val="24"/>
          <w:szCs w:val="24"/>
          <w:lang w:val="zh-CN"/>
        </w:rPr>
        <w:t>12 Training and Development</w:t>
      </w:r>
    </w:p>
    <w:p w14:paraId="77EF8B5A" w14:textId="77777777" w:rsidR="00BA081D" w:rsidRDefault="00D119E4">
      <w:pPr>
        <w:numPr>
          <w:ilvl w:val="0"/>
          <w:numId w:val="229"/>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Provide regular training to logistics personnel to ensure they are well-equipped to handle their responsibilities.</w:t>
      </w:r>
    </w:p>
    <w:p w14:paraId="3BC1E74B" w14:textId="77777777" w:rsidR="00BA081D" w:rsidRDefault="00D119E4">
      <w:pPr>
        <w:numPr>
          <w:ilvl w:val="0"/>
          <w:numId w:val="229"/>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Stay updated on regulatory changes and ensure the team is trained accordingly.</w:t>
      </w:r>
    </w:p>
    <w:p w14:paraId="18D2FBCB" w14:textId="77777777" w:rsidR="00BA081D" w:rsidRDefault="00BA081D">
      <w:pPr>
        <w:spacing w:after="0" w:line="240" w:lineRule="auto"/>
        <w:ind w:left="720"/>
        <w:jc w:val="both"/>
        <w:rPr>
          <w:rFonts w:ascii="Amasis MT Pro" w:hAnsi="Amasis MT Pro" w:cs="Times New Roman"/>
          <w:sz w:val="24"/>
          <w:szCs w:val="24"/>
          <w:lang w:val="zh-CN"/>
        </w:rPr>
      </w:pPr>
    </w:p>
    <w:p w14:paraId="71126286" w14:textId="77777777" w:rsidR="00BA081D" w:rsidRDefault="00D119E4">
      <w:pPr>
        <w:spacing w:after="0" w:line="240" w:lineRule="auto"/>
        <w:jc w:val="both"/>
        <w:rPr>
          <w:rFonts w:ascii="Amasis MT Pro" w:hAnsi="Amasis MT Pro" w:cs="Times New Roman"/>
          <w:i/>
          <w:iCs/>
          <w:sz w:val="24"/>
          <w:szCs w:val="24"/>
        </w:rPr>
      </w:pPr>
      <w:r>
        <w:rPr>
          <w:rFonts w:ascii="Amasis MT Pro" w:hAnsi="Amasis MT Pro" w:cs="Times New Roman"/>
          <w:b/>
          <w:bCs/>
          <w:i/>
          <w:iCs/>
          <w:sz w:val="24"/>
          <w:szCs w:val="24"/>
        </w:rPr>
        <w:t>12.2.</w:t>
      </w:r>
      <w:r>
        <w:rPr>
          <w:rFonts w:ascii="Amasis MT Pro" w:hAnsi="Amasis MT Pro" w:cs="Times New Roman"/>
          <w:b/>
          <w:bCs/>
          <w:i/>
          <w:iCs/>
          <w:sz w:val="24"/>
          <w:szCs w:val="24"/>
          <w:lang w:val="zh-CN"/>
        </w:rPr>
        <w:t>13 Environmental Considerations</w:t>
      </w:r>
    </w:p>
    <w:p w14:paraId="695AAF54" w14:textId="77777777" w:rsidR="00BA081D" w:rsidRDefault="00D119E4">
      <w:pPr>
        <w:numPr>
          <w:ilvl w:val="0"/>
          <w:numId w:val="230"/>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Implement eco-friendly logistics practices, such as using fuel-efficient vehicles or optimizing routes to reduce emissions.</w:t>
      </w:r>
    </w:p>
    <w:p w14:paraId="57052512" w14:textId="77777777" w:rsidR="00BA081D" w:rsidRDefault="00D119E4">
      <w:pPr>
        <w:numPr>
          <w:ilvl w:val="0"/>
          <w:numId w:val="230"/>
        </w:num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Consider sustainability when choosing packaging materials.</w:t>
      </w:r>
    </w:p>
    <w:p w14:paraId="7B6C1188" w14:textId="77777777" w:rsidR="00BA081D" w:rsidRDefault="00D119E4">
      <w:pPr>
        <w:spacing w:line="240" w:lineRule="auto"/>
        <w:jc w:val="both"/>
        <w:rPr>
          <w:rFonts w:ascii="Amasis MT Pro" w:hAnsi="Amasis MT Pro" w:cs="Times New Roman"/>
          <w:sz w:val="24"/>
          <w:szCs w:val="24"/>
          <w:lang w:val="zh-CN"/>
        </w:rPr>
      </w:pPr>
      <w:r>
        <w:rPr>
          <w:rFonts w:ascii="Amasis MT Pro" w:hAnsi="Amasis MT Pro" w:cs="Times New Roman"/>
          <w:sz w:val="24"/>
          <w:szCs w:val="24"/>
          <w:lang w:val="zh-CN"/>
        </w:rPr>
        <w:t xml:space="preserve">This standard procedure provides a comprehensive approach to RWVCA's logistics management, ensuring efficient and effective movement and storage of goods. </w:t>
      </w:r>
    </w:p>
    <w:p w14:paraId="7BE9811E" w14:textId="77777777" w:rsidR="00BA081D" w:rsidRDefault="00D119E4">
      <w:pPr>
        <w:spacing w:line="240" w:lineRule="auto"/>
        <w:jc w:val="both"/>
        <w:rPr>
          <w:rFonts w:ascii="Amasis MT Pro" w:hAnsi="Amasis MT Pro" w:cs="Times New Roman"/>
          <w:b/>
          <w:bCs/>
          <w:color w:val="C0504D" w:themeColor="accent2"/>
          <w:sz w:val="24"/>
          <w:szCs w:val="24"/>
        </w:rPr>
      </w:pPr>
      <w:r>
        <w:rPr>
          <w:rFonts w:ascii="Amasis MT Pro" w:hAnsi="Amasis MT Pro" w:cs="Times New Roman"/>
          <w:b/>
          <w:color w:val="C0504D" w:themeColor="accent2"/>
          <w:sz w:val="24"/>
          <w:szCs w:val="24"/>
        </w:rPr>
        <w:t>12.3 Steps of the Logistics Procedure</w:t>
      </w:r>
    </w:p>
    <w:p w14:paraId="480B5FB2" w14:textId="77777777" w:rsidR="00BA081D" w:rsidRDefault="00D119E4">
      <w:pPr>
        <w:pStyle w:val="NormalWeb"/>
        <w:jc w:val="both"/>
        <w:rPr>
          <w:rFonts w:ascii="Amasis MT Pro" w:hAnsi="Amasis MT Pro"/>
        </w:rPr>
      </w:pPr>
      <w:r>
        <w:rPr>
          <w:rFonts w:ascii="Amasis MT Pro" w:hAnsi="Amasis MT Pro"/>
        </w:rPr>
        <w:lastRenderedPageBreak/>
        <w:t xml:space="preserve">This step outlines the structured approach for managing RWVCA’s logistics, ensuring the efficient handling of assets, maintenance, inventory, and disposal. The steps involved are organized into four major categories: </w:t>
      </w:r>
      <w:r>
        <w:rPr>
          <w:rStyle w:val="Strong"/>
          <w:rFonts w:ascii="Amasis MT Pro" w:hAnsi="Amasis MT Pro"/>
        </w:rPr>
        <w:t>Fixed Asset Entry</w:t>
      </w:r>
      <w:r>
        <w:rPr>
          <w:rFonts w:ascii="Amasis MT Pro" w:hAnsi="Amasis MT Pro"/>
        </w:rPr>
        <w:t xml:space="preserve">, </w:t>
      </w:r>
      <w:r>
        <w:rPr>
          <w:rStyle w:val="Strong"/>
          <w:rFonts w:ascii="Amasis MT Pro" w:hAnsi="Amasis MT Pro"/>
        </w:rPr>
        <w:t>Maintenance</w:t>
      </w:r>
      <w:r>
        <w:rPr>
          <w:rFonts w:ascii="Amasis MT Pro" w:hAnsi="Amasis MT Pro"/>
        </w:rPr>
        <w:t xml:space="preserve">, </w:t>
      </w:r>
      <w:r>
        <w:rPr>
          <w:rStyle w:val="Strong"/>
          <w:rFonts w:ascii="Amasis MT Pro" w:hAnsi="Amasis MT Pro"/>
        </w:rPr>
        <w:t>Inventory</w:t>
      </w:r>
      <w:r>
        <w:rPr>
          <w:rFonts w:ascii="Amasis MT Pro" w:hAnsi="Amasis MT Pro"/>
        </w:rPr>
        <w:t xml:space="preserve">, and </w:t>
      </w:r>
      <w:r>
        <w:rPr>
          <w:rStyle w:val="Strong"/>
          <w:rFonts w:ascii="Amasis MT Pro" w:hAnsi="Amasis MT Pro"/>
        </w:rPr>
        <w:t>Asset Disposal</w:t>
      </w:r>
    </w:p>
    <w:tbl>
      <w:tblPr>
        <w:tblStyle w:val="TableGrid"/>
        <w:tblW w:w="0" w:type="auto"/>
        <w:tblInd w:w="-113" w:type="dxa"/>
        <w:tblLook w:val="04A0" w:firstRow="1" w:lastRow="0" w:firstColumn="1" w:lastColumn="0" w:noHBand="0" w:noVBand="1"/>
      </w:tblPr>
      <w:tblGrid>
        <w:gridCol w:w="45"/>
        <w:gridCol w:w="2190"/>
        <w:gridCol w:w="113"/>
        <w:gridCol w:w="3906"/>
        <w:gridCol w:w="130"/>
        <w:gridCol w:w="2981"/>
        <w:gridCol w:w="98"/>
      </w:tblGrid>
      <w:tr w:rsidR="00BA081D" w14:paraId="305BC9E9" w14:textId="77777777">
        <w:trPr>
          <w:gridBefore w:val="1"/>
          <w:wBefore w:w="113" w:type="dxa"/>
          <w:trHeight w:val="465"/>
        </w:trPr>
        <w:tc>
          <w:tcPr>
            <w:tcW w:w="9350" w:type="dxa"/>
            <w:gridSpan w:val="6"/>
            <w:shd w:val="clear" w:color="auto" w:fill="4F81BD" w:themeFill="accent1"/>
          </w:tcPr>
          <w:p w14:paraId="77631CFB" w14:textId="77777777" w:rsidR="00BA081D" w:rsidRDefault="00D119E4">
            <w:pPr>
              <w:spacing w:after="0" w:line="240" w:lineRule="auto"/>
              <w:jc w:val="both"/>
              <w:rPr>
                <w:rFonts w:ascii="Amasis MT Pro" w:hAnsi="Amasis MT Pro" w:cs="Times New Roman"/>
                <w:color w:val="000000"/>
              </w:rPr>
            </w:pPr>
            <w:r>
              <w:rPr>
                <w:rFonts w:ascii="Amasis MT Pro" w:hAnsi="Amasis MT Pro" w:cs="Times New Roman"/>
                <w:b/>
                <w:bCs/>
                <w:color w:val="FFFFFF" w:themeColor="background1"/>
              </w:rPr>
              <w:t>Fixed Asset Entry</w:t>
            </w:r>
          </w:p>
        </w:tc>
      </w:tr>
      <w:tr w:rsidR="00BA081D" w14:paraId="64291182" w14:textId="77777777">
        <w:trPr>
          <w:gridBefore w:val="1"/>
          <w:wBefore w:w="113" w:type="dxa"/>
        </w:trPr>
        <w:tc>
          <w:tcPr>
            <w:tcW w:w="2340" w:type="dxa"/>
            <w:gridSpan w:val="2"/>
          </w:tcPr>
          <w:p w14:paraId="4C5DCBE1"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Stakeholders</w:t>
            </w:r>
          </w:p>
        </w:tc>
        <w:tc>
          <w:tcPr>
            <w:tcW w:w="4316" w:type="dxa"/>
            <w:gridSpan w:val="2"/>
          </w:tcPr>
          <w:p w14:paraId="45636795"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Tasks</w:t>
            </w:r>
          </w:p>
        </w:tc>
        <w:tc>
          <w:tcPr>
            <w:tcW w:w="2694" w:type="dxa"/>
            <w:gridSpan w:val="2"/>
          </w:tcPr>
          <w:p w14:paraId="118987BD"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Tools</w:t>
            </w:r>
          </w:p>
        </w:tc>
      </w:tr>
      <w:tr w:rsidR="00BA081D" w14:paraId="403972BA" w14:textId="77777777">
        <w:trPr>
          <w:gridBefore w:val="1"/>
          <w:wBefore w:w="113" w:type="dxa"/>
        </w:trPr>
        <w:tc>
          <w:tcPr>
            <w:tcW w:w="2340" w:type="dxa"/>
            <w:gridSpan w:val="2"/>
          </w:tcPr>
          <w:p w14:paraId="16919CBE" w14:textId="77777777" w:rsidR="00BA081D" w:rsidRDefault="00BA081D">
            <w:pPr>
              <w:spacing w:after="0" w:line="240" w:lineRule="auto"/>
              <w:jc w:val="both"/>
              <w:rPr>
                <w:rFonts w:ascii="Amasis MT Pro" w:hAnsi="Amasis MT Pro" w:cs="Times New Roman"/>
              </w:rPr>
            </w:pPr>
          </w:p>
          <w:p w14:paraId="6B36E9CE" w14:textId="77777777" w:rsidR="00BA081D" w:rsidRDefault="00BA081D">
            <w:pPr>
              <w:spacing w:after="0" w:line="240" w:lineRule="auto"/>
              <w:jc w:val="both"/>
              <w:rPr>
                <w:rFonts w:ascii="Amasis MT Pro" w:hAnsi="Amasis MT Pro" w:cs="Times New Roman"/>
              </w:rPr>
            </w:pPr>
          </w:p>
          <w:p w14:paraId="34B47A4C" w14:textId="77777777" w:rsidR="00BA081D" w:rsidRDefault="00BA081D">
            <w:pPr>
              <w:spacing w:after="0" w:line="240" w:lineRule="auto"/>
              <w:jc w:val="both"/>
              <w:rPr>
                <w:rFonts w:ascii="Amasis MT Pro" w:hAnsi="Amasis MT Pro" w:cs="Times New Roman"/>
              </w:rPr>
            </w:pPr>
          </w:p>
          <w:p w14:paraId="0AC49632" w14:textId="77777777" w:rsidR="00BA081D" w:rsidRDefault="00BA081D">
            <w:pPr>
              <w:spacing w:after="0" w:line="240" w:lineRule="auto"/>
              <w:jc w:val="both"/>
              <w:rPr>
                <w:rFonts w:ascii="Amasis MT Pro" w:hAnsi="Amasis MT Pro" w:cs="Times New Roman"/>
              </w:rPr>
            </w:pPr>
          </w:p>
          <w:p w14:paraId="32C2B4D0" w14:textId="77777777" w:rsidR="00BA081D" w:rsidRDefault="00BA081D">
            <w:pPr>
              <w:spacing w:after="0" w:line="240" w:lineRule="auto"/>
              <w:jc w:val="both"/>
              <w:rPr>
                <w:rFonts w:ascii="Amasis MT Pro" w:hAnsi="Amasis MT Pro" w:cs="Times New Roman"/>
              </w:rPr>
            </w:pPr>
          </w:p>
          <w:p w14:paraId="729F4F53" w14:textId="77777777" w:rsidR="00BA081D" w:rsidRDefault="00D119E4">
            <w:pPr>
              <w:spacing w:after="0" w:line="240" w:lineRule="auto"/>
              <w:jc w:val="both"/>
              <w:rPr>
                <w:rFonts w:ascii="Amasis MT Pro" w:hAnsi="Amasis MT Pro" w:cs="Times New Roman"/>
              </w:rPr>
            </w:pPr>
            <w:r>
              <w:rPr>
                <w:rFonts w:ascii="Amasis MT Pro" w:hAnsi="Amasis MT Pro" w:cs="Times New Roman"/>
              </w:rPr>
              <w:t>Logistics/Admin assistant</w:t>
            </w:r>
          </w:p>
        </w:tc>
        <w:tc>
          <w:tcPr>
            <w:tcW w:w="4316" w:type="dxa"/>
            <w:gridSpan w:val="2"/>
          </w:tcPr>
          <w:p w14:paraId="64B31318" w14:textId="77777777" w:rsidR="00BA081D" w:rsidRDefault="00D119E4">
            <w:pPr>
              <w:pStyle w:val="ListParagraph"/>
              <w:numPr>
                <w:ilvl w:val="0"/>
                <w:numId w:val="231"/>
              </w:numPr>
              <w:spacing w:line="240" w:lineRule="auto"/>
              <w:jc w:val="both"/>
              <w:rPr>
                <w:rFonts w:ascii="Amasis MT Pro" w:hAnsi="Amasis MT Pro" w:cs="Times New Roman"/>
                <w:lang w:val="zh-CN"/>
              </w:rPr>
            </w:pPr>
            <w:r>
              <w:rPr>
                <w:rFonts w:ascii="Amasis MT Pro" w:hAnsi="Amasis MT Pro" w:cs="Times New Roman"/>
                <w:lang w:val="zh-CN"/>
              </w:rPr>
              <w:t>Consolidates the order form, the delivery form, and the items delivered.</w:t>
            </w:r>
          </w:p>
          <w:p w14:paraId="44F067F2" w14:textId="77777777" w:rsidR="00BA081D" w:rsidRDefault="00D119E4">
            <w:pPr>
              <w:pStyle w:val="ListParagraph"/>
              <w:numPr>
                <w:ilvl w:val="0"/>
                <w:numId w:val="231"/>
              </w:numPr>
              <w:spacing w:line="240" w:lineRule="auto"/>
              <w:jc w:val="both"/>
              <w:rPr>
                <w:rFonts w:ascii="Amasis MT Pro" w:hAnsi="Amasis MT Pro" w:cs="Times New Roman"/>
                <w:lang w:val="zh-CN"/>
              </w:rPr>
            </w:pPr>
            <w:r>
              <w:rPr>
                <w:rFonts w:ascii="Amasis MT Pro" w:hAnsi="Amasis MT Pro" w:cs="Times New Roman"/>
                <w:lang w:val="zh-CN"/>
              </w:rPr>
              <w:t>Prepares a receipt form in the same ways for ordinary purchases and signs it.</w:t>
            </w:r>
          </w:p>
          <w:p w14:paraId="55D07BCA" w14:textId="77777777" w:rsidR="00BA081D" w:rsidRDefault="00D119E4">
            <w:pPr>
              <w:pStyle w:val="ListParagraph"/>
              <w:numPr>
                <w:ilvl w:val="0"/>
                <w:numId w:val="231"/>
              </w:numPr>
              <w:spacing w:line="240" w:lineRule="auto"/>
              <w:jc w:val="both"/>
              <w:rPr>
                <w:rFonts w:ascii="Amasis MT Pro" w:hAnsi="Amasis MT Pro" w:cs="Times New Roman"/>
              </w:rPr>
            </w:pPr>
            <w:r>
              <w:rPr>
                <w:rFonts w:ascii="Amasis MT Pro" w:hAnsi="Amasis MT Pro" w:cs="Times New Roman"/>
              </w:rPr>
              <w:t>Describes in details on the receipt form the acquired fixed assets (kind, technical characteristic, serial number etc.).</w:t>
            </w:r>
          </w:p>
          <w:p w14:paraId="3A29DC29" w14:textId="77777777" w:rsidR="00BA081D" w:rsidRDefault="00D119E4">
            <w:pPr>
              <w:pStyle w:val="ListParagraph"/>
              <w:numPr>
                <w:ilvl w:val="0"/>
                <w:numId w:val="231"/>
              </w:numPr>
              <w:spacing w:line="240" w:lineRule="auto"/>
              <w:jc w:val="both"/>
              <w:rPr>
                <w:rFonts w:ascii="Amasis MT Pro" w:hAnsi="Amasis MT Pro" w:cs="Times New Roman"/>
              </w:rPr>
            </w:pPr>
            <w:r>
              <w:rPr>
                <w:rFonts w:ascii="Amasis MT Pro" w:hAnsi="Amasis MT Pro" w:cs="Times New Roman"/>
              </w:rPr>
              <w:t>Prepares three copies of the receipt: original and a copy for accounting which will use the original for the invoice, copy for the user service.</w:t>
            </w:r>
          </w:p>
          <w:p w14:paraId="72EFDA52" w14:textId="77777777" w:rsidR="00BA081D" w:rsidRDefault="00D119E4">
            <w:pPr>
              <w:pStyle w:val="ListParagraph"/>
              <w:numPr>
                <w:ilvl w:val="0"/>
                <w:numId w:val="231"/>
              </w:numPr>
              <w:spacing w:line="240" w:lineRule="auto"/>
              <w:jc w:val="both"/>
              <w:rPr>
                <w:rFonts w:ascii="Amasis MT Pro" w:hAnsi="Amasis MT Pro" w:cs="Times New Roman"/>
              </w:rPr>
            </w:pPr>
            <w:r>
              <w:rPr>
                <w:rFonts w:ascii="Amasis MT Pro" w:hAnsi="Amasis MT Pro" w:cs="Times New Roman"/>
              </w:rPr>
              <w:t>Sends to the Accountant for filing the elements (copies of the receipt form and the delivery slip) in the fixed assets’ folder awaiting the invoice.</w:t>
            </w:r>
          </w:p>
        </w:tc>
        <w:tc>
          <w:tcPr>
            <w:tcW w:w="2694" w:type="dxa"/>
            <w:gridSpan w:val="2"/>
          </w:tcPr>
          <w:p w14:paraId="76977C4A" w14:textId="77777777" w:rsidR="00BA081D" w:rsidRDefault="00BA081D">
            <w:pPr>
              <w:spacing w:after="0" w:line="240" w:lineRule="auto"/>
              <w:jc w:val="both"/>
              <w:rPr>
                <w:rFonts w:ascii="Amasis MT Pro" w:hAnsi="Amasis MT Pro" w:cs="Times New Roman"/>
              </w:rPr>
            </w:pPr>
          </w:p>
          <w:p w14:paraId="2C881081" w14:textId="77777777" w:rsidR="00BA081D" w:rsidRDefault="00BA081D">
            <w:pPr>
              <w:spacing w:after="0" w:line="240" w:lineRule="auto"/>
              <w:jc w:val="both"/>
              <w:rPr>
                <w:rFonts w:ascii="Amasis MT Pro" w:hAnsi="Amasis MT Pro" w:cs="Times New Roman"/>
              </w:rPr>
            </w:pPr>
          </w:p>
          <w:p w14:paraId="7AEDF4CF" w14:textId="77777777" w:rsidR="00BA081D" w:rsidRDefault="00BA081D">
            <w:pPr>
              <w:spacing w:after="0" w:line="240" w:lineRule="auto"/>
              <w:jc w:val="both"/>
              <w:rPr>
                <w:rFonts w:ascii="Amasis MT Pro" w:hAnsi="Amasis MT Pro" w:cs="Times New Roman"/>
              </w:rPr>
            </w:pPr>
          </w:p>
          <w:p w14:paraId="15D5A223" w14:textId="77777777" w:rsidR="00BA081D" w:rsidRDefault="00BA081D">
            <w:pPr>
              <w:spacing w:after="0" w:line="240" w:lineRule="auto"/>
              <w:jc w:val="both"/>
              <w:rPr>
                <w:rFonts w:ascii="Amasis MT Pro" w:hAnsi="Amasis MT Pro" w:cs="Times New Roman"/>
              </w:rPr>
            </w:pPr>
          </w:p>
          <w:p w14:paraId="3FB9D2C9" w14:textId="77777777" w:rsidR="00BA081D" w:rsidRDefault="00D119E4">
            <w:pPr>
              <w:spacing w:after="0" w:line="240" w:lineRule="auto"/>
              <w:jc w:val="both"/>
              <w:rPr>
                <w:rFonts w:ascii="Amasis MT Pro" w:hAnsi="Amasis MT Pro" w:cs="Times New Roman"/>
              </w:rPr>
            </w:pPr>
            <w:r>
              <w:rPr>
                <w:rFonts w:ascii="Amasis MT Pro" w:hAnsi="Amasis MT Pro" w:cs="Times New Roman"/>
              </w:rPr>
              <w:t>Asset registry/receipt report</w:t>
            </w:r>
          </w:p>
          <w:p w14:paraId="56D83A17" w14:textId="77777777" w:rsidR="00BA081D" w:rsidRDefault="00BA081D">
            <w:pPr>
              <w:spacing w:after="0" w:line="240" w:lineRule="auto"/>
              <w:jc w:val="both"/>
              <w:rPr>
                <w:rFonts w:ascii="Amasis MT Pro" w:hAnsi="Amasis MT Pro" w:cs="Times New Roman"/>
              </w:rPr>
            </w:pPr>
          </w:p>
        </w:tc>
      </w:tr>
      <w:tr w:rsidR="00BA081D" w14:paraId="6F7D03B2" w14:textId="77777777">
        <w:trPr>
          <w:gridBefore w:val="1"/>
          <w:wBefore w:w="113" w:type="dxa"/>
          <w:trHeight w:val="4391"/>
        </w:trPr>
        <w:tc>
          <w:tcPr>
            <w:tcW w:w="2340" w:type="dxa"/>
            <w:gridSpan w:val="2"/>
          </w:tcPr>
          <w:p w14:paraId="76F31266" w14:textId="77777777" w:rsidR="00BA081D" w:rsidRDefault="00BA081D">
            <w:pPr>
              <w:spacing w:after="0" w:line="240" w:lineRule="auto"/>
              <w:jc w:val="both"/>
              <w:rPr>
                <w:rFonts w:ascii="Amasis MT Pro" w:hAnsi="Amasis MT Pro" w:cs="Times New Roman"/>
              </w:rPr>
            </w:pPr>
          </w:p>
          <w:p w14:paraId="6615C22C" w14:textId="77777777" w:rsidR="00BA081D" w:rsidRDefault="00BA081D">
            <w:pPr>
              <w:spacing w:after="0" w:line="240" w:lineRule="auto"/>
              <w:jc w:val="both"/>
              <w:rPr>
                <w:rFonts w:ascii="Amasis MT Pro" w:hAnsi="Amasis MT Pro" w:cs="Times New Roman"/>
              </w:rPr>
            </w:pPr>
          </w:p>
          <w:p w14:paraId="6BC6FA35" w14:textId="77777777" w:rsidR="00BA081D" w:rsidRDefault="00BA081D">
            <w:pPr>
              <w:spacing w:after="0" w:line="240" w:lineRule="auto"/>
              <w:jc w:val="both"/>
              <w:rPr>
                <w:rFonts w:ascii="Amasis MT Pro" w:hAnsi="Amasis MT Pro" w:cs="Times New Roman"/>
              </w:rPr>
            </w:pPr>
          </w:p>
          <w:p w14:paraId="4B79B67E" w14:textId="77777777" w:rsidR="00BA081D" w:rsidRDefault="00D119E4">
            <w:pPr>
              <w:spacing w:after="0" w:line="240" w:lineRule="auto"/>
              <w:jc w:val="both"/>
              <w:rPr>
                <w:rFonts w:ascii="Amasis MT Pro" w:hAnsi="Amasis MT Pro" w:cs="Times New Roman"/>
              </w:rPr>
            </w:pPr>
            <w:r>
              <w:rPr>
                <w:rFonts w:ascii="Amasis MT Pro" w:hAnsi="Amasis MT Pro" w:cs="Times New Roman"/>
              </w:rPr>
              <w:t>Logistics/Admin assistant</w:t>
            </w:r>
          </w:p>
          <w:p w14:paraId="175AE7B4" w14:textId="77777777" w:rsidR="00BA081D" w:rsidRDefault="00BA081D">
            <w:pPr>
              <w:spacing w:after="0" w:line="240" w:lineRule="auto"/>
              <w:jc w:val="both"/>
              <w:rPr>
                <w:rFonts w:ascii="Amasis MT Pro" w:hAnsi="Amasis MT Pro" w:cs="Times New Roman"/>
              </w:rPr>
            </w:pPr>
          </w:p>
          <w:p w14:paraId="15779566" w14:textId="77777777" w:rsidR="00BA081D" w:rsidRDefault="00BA081D">
            <w:pPr>
              <w:spacing w:after="0" w:line="240" w:lineRule="auto"/>
              <w:jc w:val="both"/>
              <w:rPr>
                <w:rFonts w:ascii="Amasis MT Pro" w:hAnsi="Amasis MT Pro" w:cs="Times New Roman"/>
              </w:rPr>
            </w:pPr>
          </w:p>
          <w:p w14:paraId="27AB1597" w14:textId="77777777" w:rsidR="00BA081D" w:rsidRDefault="00BA081D">
            <w:pPr>
              <w:spacing w:after="0" w:line="240" w:lineRule="auto"/>
              <w:jc w:val="both"/>
              <w:rPr>
                <w:rFonts w:ascii="Amasis MT Pro" w:hAnsi="Amasis MT Pro" w:cs="Times New Roman"/>
              </w:rPr>
            </w:pPr>
          </w:p>
          <w:p w14:paraId="696809C9" w14:textId="77777777" w:rsidR="00BA081D" w:rsidRDefault="00BA081D">
            <w:pPr>
              <w:spacing w:after="0" w:line="240" w:lineRule="auto"/>
              <w:jc w:val="both"/>
              <w:rPr>
                <w:rFonts w:ascii="Amasis MT Pro" w:hAnsi="Amasis MT Pro" w:cs="Times New Roman"/>
              </w:rPr>
            </w:pPr>
          </w:p>
          <w:p w14:paraId="574C4C3E" w14:textId="77777777" w:rsidR="00BA081D" w:rsidRDefault="00BA081D">
            <w:pPr>
              <w:spacing w:after="0" w:line="240" w:lineRule="auto"/>
              <w:jc w:val="both"/>
              <w:rPr>
                <w:rFonts w:ascii="Amasis MT Pro" w:hAnsi="Amasis MT Pro" w:cs="Times New Roman"/>
              </w:rPr>
            </w:pPr>
          </w:p>
          <w:p w14:paraId="2515D9C4" w14:textId="77777777" w:rsidR="00BA081D" w:rsidRDefault="00BA081D">
            <w:pPr>
              <w:spacing w:after="0" w:line="240" w:lineRule="auto"/>
              <w:jc w:val="both"/>
              <w:rPr>
                <w:rFonts w:ascii="Amasis MT Pro" w:hAnsi="Amasis MT Pro" w:cs="Times New Roman"/>
              </w:rPr>
            </w:pPr>
          </w:p>
          <w:p w14:paraId="524FF59D" w14:textId="77777777" w:rsidR="00BA081D" w:rsidRDefault="00BA081D">
            <w:pPr>
              <w:spacing w:after="0" w:line="240" w:lineRule="auto"/>
              <w:jc w:val="both"/>
              <w:rPr>
                <w:rFonts w:ascii="Amasis MT Pro" w:hAnsi="Amasis MT Pro" w:cs="Times New Roman"/>
              </w:rPr>
            </w:pPr>
          </w:p>
          <w:p w14:paraId="608E77D4" w14:textId="77777777" w:rsidR="00BA081D" w:rsidRDefault="00BA081D">
            <w:pPr>
              <w:spacing w:after="0" w:line="240" w:lineRule="auto"/>
              <w:jc w:val="both"/>
              <w:rPr>
                <w:rFonts w:ascii="Amasis MT Pro" w:hAnsi="Amasis MT Pro" w:cs="Times New Roman"/>
              </w:rPr>
            </w:pPr>
          </w:p>
          <w:p w14:paraId="5497DA27" w14:textId="77777777" w:rsidR="00BA081D" w:rsidRDefault="00BA081D">
            <w:pPr>
              <w:spacing w:after="0" w:line="240" w:lineRule="auto"/>
              <w:jc w:val="both"/>
              <w:rPr>
                <w:rFonts w:ascii="Amasis MT Pro" w:hAnsi="Amasis MT Pro" w:cs="Times New Roman"/>
              </w:rPr>
            </w:pPr>
          </w:p>
          <w:p w14:paraId="6098F7B6" w14:textId="77777777" w:rsidR="00BA081D" w:rsidRDefault="00BA081D">
            <w:pPr>
              <w:spacing w:after="0" w:line="240" w:lineRule="auto"/>
              <w:jc w:val="both"/>
              <w:rPr>
                <w:rFonts w:ascii="Amasis MT Pro" w:hAnsi="Amasis MT Pro" w:cs="Times New Roman"/>
              </w:rPr>
            </w:pPr>
          </w:p>
          <w:p w14:paraId="6763F062" w14:textId="77777777" w:rsidR="00BA081D" w:rsidRDefault="00BA081D">
            <w:pPr>
              <w:spacing w:after="0" w:line="240" w:lineRule="auto"/>
              <w:jc w:val="both"/>
              <w:rPr>
                <w:rFonts w:ascii="Amasis MT Pro" w:hAnsi="Amasis MT Pro" w:cs="Times New Roman"/>
              </w:rPr>
            </w:pPr>
          </w:p>
          <w:p w14:paraId="0009D5B1" w14:textId="77777777" w:rsidR="00BA081D" w:rsidRDefault="00BA081D">
            <w:pPr>
              <w:spacing w:after="0" w:line="240" w:lineRule="auto"/>
              <w:jc w:val="both"/>
              <w:rPr>
                <w:rFonts w:ascii="Amasis MT Pro" w:hAnsi="Amasis MT Pro" w:cs="Times New Roman"/>
              </w:rPr>
            </w:pPr>
          </w:p>
          <w:p w14:paraId="1457A4F8" w14:textId="77777777" w:rsidR="00BA081D" w:rsidRDefault="00BA081D">
            <w:pPr>
              <w:spacing w:after="0" w:line="240" w:lineRule="auto"/>
              <w:jc w:val="both"/>
              <w:rPr>
                <w:rFonts w:ascii="Amasis MT Pro" w:hAnsi="Amasis MT Pro" w:cs="Times New Roman"/>
              </w:rPr>
            </w:pPr>
          </w:p>
        </w:tc>
        <w:tc>
          <w:tcPr>
            <w:tcW w:w="4316" w:type="dxa"/>
            <w:gridSpan w:val="2"/>
          </w:tcPr>
          <w:p w14:paraId="01608462" w14:textId="77777777" w:rsidR="00BA081D" w:rsidRDefault="00BA081D">
            <w:pPr>
              <w:spacing w:after="0" w:line="240" w:lineRule="auto"/>
              <w:jc w:val="both"/>
              <w:rPr>
                <w:rFonts w:ascii="Amasis MT Pro" w:hAnsi="Amasis MT Pro" w:cs="Times New Roman"/>
                <w:b/>
                <w:u w:val="single"/>
              </w:rPr>
            </w:pPr>
          </w:p>
          <w:p w14:paraId="6EC34CE7" w14:textId="77777777" w:rsidR="00BA081D" w:rsidRDefault="00D119E4">
            <w:pPr>
              <w:spacing w:after="0" w:line="240" w:lineRule="auto"/>
              <w:jc w:val="both"/>
              <w:rPr>
                <w:rFonts w:ascii="Amasis MT Pro" w:hAnsi="Amasis MT Pro" w:cs="Times New Roman"/>
                <w:b/>
                <w:u w:val="single"/>
              </w:rPr>
            </w:pPr>
            <w:r>
              <w:rPr>
                <w:rFonts w:ascii="Amasis MT Pro" w:hAnsi="Amasis MT Pro" w:cs="Times New Roman"/>
                <w:b/>
                <w:u w:val="single"/>
              </w:rPr>
              <w:t>Recording the fixed assets</w:t>
            </w:r>
          </w:p>
          <w:p w14:paraId="556A357E" w14:textId="77777777" w:rsidR="00BA081D" w:rsidRDefault="00BA081D">
            <w:pPr>
              <w:pStyle w:val="ListParagraph"/>
              <w:spacing w:after="0" w:line="240" w:lineRule="auto"/>
              <w:ind w:left="360"/>
              <w:jc w:val="both"/>
              <w:rPr>
                <w:rFonts w:ascii="Amasis MT Pro" w:hAnsi="Amasis MT Pro" w:cs="Times New Roman"/>
              </w:rPr>
            </w:pPr>
          </w:p>
          <w:p w14:paraId="66931470" w14:textId="77777777" w:rsidR="00BA081D" w:rsidRDefault="00D119E4">
            <w:pPr>
              <w:pStyle w:val="ListParagraph"/>
              <w:numPr>
                <w:ilvl w:val="0"/>
                <w:numId w:val="232"/>
              </w:numPr>
              <w:spacing w:after="0" w:line="240" w:lineRule="auto"/>
              <w:ind w:left="360"/>
              <w:jc w:val="both"/>
              <w:rPr>
                <w:rFonts w:ascii="Amasis MT Pro" w:hAnsi="Amasis MT Pro" w:cs="Times New Roman"/>
              </w:rPr>
            </w:pPr>
            <w:r>
              <w:rPr>
                <w:rFonts w:ascii="Amasis MT Pro" w:hAnsi="Amasis MT Pro" w:cs="Times New Roman"/>
              </w:rPr>
              <w:t>Prepares three copies the fixed assets sheet, in which he records all the movements of the fixed asset.</w:t>
            </w:r>
          </w:p>
          <w:p w14:paraId="3383FB95" w14:textId="77777777" w:rsidR="00BA081D" w:rsidRDefault="00D119E4">
            <w:pPr>
              <w:pStyle w:val="ListParagraph"/>
              <w:numPr>
                <w:ilvl w:val="0"/>
                <w:numId w:val="232"/>
              </w:numPr>
              <w:spacing w:after="0" w:line="240" w:lineRule="auto"/>
              <w:ind w:left="360"/>
              <w:jc w:val="both"/>
              <w:rPr>
                <w:rFonts w:ascii="Amasis MT Pro" w:hAnsi="Amasis MT Pro" w:cs="Times New Roman"/>
              </w:rPr>
            </w:pPr>
            <w:r>
              <w:rPr>
                <w:rFonts w:ascii="Amasis MT Pro" w:hAnsi="Amasis MT Pro" w:cs="Times New Roman"/>
              </w:rPr>
              <w:t>Gives to the Head of the user service a copy of the form,</w:t>
            </w:r>
          </w:p>
          <w:p w14:paraId="6957565F" w14:textId="77777777" w:rsidR="00BA081D" w:rsidRDefault="00D119E4">
            <w:pPr>
              <w:pStyle w:val="ListParagraph"/>
              <w:numPr>
                <w:ilvl w:val="0"/>
                <w:numId w:val="232"/>
              </w:numPr>
              <w:spacing w:after="0" w:line="240" w:lineRule="auto"/>
              <w:ind w:left="360"/>
              <w:jc w:val="both"/>
              <w:rPr>
                <w:rFonts w:ascii="Amasis MT Pro" w:hAnsi="Amasis MT Pro" w:cs="Times New Roman"/>
              </w:rPr>
            </w:pPr>
            <w:r>
              <w:rPr>
                <w:rFonts w:ascii="Amasis MT Pro" w:hAnsi="Amasis MT Pro" w:cs="Times New Roman"/>
              </w:rPr>
              <w:t>duly signed by him and countersigned by the Head of the user service.</w:t>
            </w:r>
          </w:p>
          <w:p w14:paraId="56997325" w14:textId="77777777" w:rsidR="00BA081D" w:rsidRDefault="00D119E4">
            <w:pPr>
              <w:pStyle w:val="ListParagraph"/>
              <w:numPr>
                <w:ilvl w:val="0"/>
                <w:numId w:val="232"/>
              </w:numPr>
              <w:spacing w:after="0" w:line="240" w:lineRule="auto"/>
              <w:ind w:left="360"/>
              <w:jc w:val="both"/>
              <w:rPr>
                <w:rFonts w:ascii="Amasis MT Pro" w:hAnsi="Amasis MT Pro" w:cs="Times New Roman"/>
              </w:rPr>
            </w:pPr>
            <w:r>
              <w:rPr>
                <w:rFonts w:ascii="Amasis MT Pro" w:hAnsi="Amasis MT Pro" w:cs="Times New Roman"/>
              </w:rPr>
              <w:t>Sends a copy to the Maintenance Manager.</w:t>
            </w:r>
          </w:p>
          <w:p w14:paraId="57E33D37" w14:textId="77777777" w:rsidR="00BA081D" w:rsidRDefault="00D119E4">
            <w:pPr>
              <w:pStyle w:val="ListParagraph"/>
              <w:numPr>
                <w:ilvl w:val="0"/>
                <w:numId w:val="232"/>
              </w:numPr>
              <w:spacing w:after="0" w:line="240" w:lineRule="auto"/>
              <w:ind w:left="360"/>
              <w:jc w:val="both"/>
              <w:rPr>
                <w:rFonts w:ascii="Amasis MT Pro" w:hAnsi="Amasis MT Pro" w:cs="Times New Roman"/>
              </w:rPr>
            </w:pPr>
            <w:r>
              <w:rPr>
                <w:rFonts w:ascii="Amasis MT Pro" w:hAnsi="Amasis MT Pro" w:cs="Times New Roman"/>
              </w:rPr>
              <w:t>Keeps the second copy in his fixed asset folder.</w:t>
            </w:r>
          </w:p>
          <w:p w14:paraId="43B03A9A" w14:textId="77777777" w:rsidR="00BA081D" w:rsidRDefault="00D119E4">
            <w:pPr>
              <w:pStyle w:val="ListParagraph"/>
              <w:numPr>
                <w:ilvl w:val="0"/>
                <w:numId w:val="232"/>
              </w:numPr>
              <w:spacing w:after="0" w:line="240" w:lineRule="auto"/>
              <w:ind w:left="360"/>
              <w:jc w:val="both"/>
              <w:rPr>
                <w:rFonts w:ascii="Amasis MT Pro" w:hAnsi="Amasis MT Pro" w:cs="Times New Roman"/>
              </w:rPr>
            </w:pPr>
            <w:r>
              <w:rPr>
                <w:rFonts w:ascii="Amasis MT Pro" w:hAnsi="Amasis MT Pro" w:cs="Times New Roman"/>
              </w:rPr>
              <w:t>Files the original invoice in the supplier file and photocopy the invoice in the fixed asset file with the</w:t>
            </w:r>
          </w:p>
          <w:p w14:paraId="5AC4F4B2" w14:textId="77777777" w:rsidR="00BA081D" w:rsidRDefault="00D119E4">
            <w:pPr>
              <w:pStyle w:val="ListParagraph"/>
              <w:numPr>
                <w:ilvl w:val="0"/>
                <w:numId w:val="232"/>
              </w:numPr>
              <w:spacing w:after="0" w:line="240" w:lineRule="auto"/>
              <w:ind w:left="360"/>
              <w:jc w:val="both"/>
              <w:rPr>
                <w:rFonts w:ascii="Amasis MT Pro" w:hAnsi="Amasis MT Pro" w:cs="Times New Roman"/>
              </w:rPr>
            </w:pPr>
            <w:r>
              <w:rPr>
                <w:rFonts w:ascii="Amasis MT Pro" w:hAnsi="Amasis MT Pro" w:cs="Times New Roman"/>
              </w:rPr>
              <w:t>original sheet.</w:t>
            </w:r>
          </w:p>
          <w:p w14:paraId="50EC26D5" w14:textId="77777777" w:rsidR="00BA081D" w:rsidRDefault="00BA081D">
            <w:pPr>
              <w:spacing w:after="0" w:line="240" w:lineRule="auto"/>
              <w:jc w:val="both"/>
              <w:rPr>
                <w:rFonts w:ascii="Amasis MT Pro" w:hAnsi="Amasis MT Pro" w:cs="Times New Roman"/>
              </w:rPr>
            </w:pPr>
          </w:p>
          <w:p w14:paraId="0E9A8EE0" w14:textId="77777777" w:rsidR="00BA081D" w:rsidRDefault="00BA081D">
            <w:pPr>
              <w:spacing w:after="0" w:line="240" w:lineRule="auto"/>
              <w:jc w:val="both"/>
              <w:rPr>
                <w:rFonts w:ascii="Amasis MT Pro" w:hAnsi="Amasis MT Pro" w:cs="Times New Roman"/>
              </w:rPr>
            </w:pPr>
          </w:p>
          <w:p w14:paraId="5A67E484" w14:textId="77777777" w:rsidR="00BA081D" w:rsidRDefault="00BA081D">
            <w:pPr>
              <w:spacing w:after="0" w:line="240" w:lineRule="auto"/>
              <w:jc w:val="both"/>
              <w:rPr>
                <w:rFonts w:ascii="Amasis MT Pro" w:hAnsi="Amasis MT Pro" w:cs="Times New Roman"/>
              </w:rPr>
            </w:pPr>
          </w:p>
          <w:p w14:paraId="5EB67E2F" w14:textId="77777777" w:rsidR="00BA081D" w:rsidRDefault="00BA081D">
            <w:pPr>
              <w:spacing w:after="0" w:line="240" w:lineRule="auto"/>
              <w:jc w:val="both"/>
              <w:rPr>
                <w:rFonts w:ascii="Amasis MT Pro" w:hAnsi="Amasis MT Pro" w:cs="Times New Roman"/>
              </w:rPr>
            </w:pPr>
          </w:p>
        </w:tc>
        <w:tc>
          <w:tcPr>
            <w:tcW w:w="2694" w:type="dxa"/>
            <w:gridSpan w:val="2"/>
          </w:tcPr>
          <w:p w14:paraId="1A13AFF0" w14:textId="77777777" w:rsidR="00BA081D" w:rsidRDefault="00BA081D">
            <w:pPr>
              <w:spacing w:after="0" w:line="240" w:lineRule="auto"/>
              <w:jc w:val="both"/>
              <w:rPr>
                <w:rFonts w:ascii="Amasis MT Pro" w:hAnsi="Amasis MT Pro" w:cs="Times New Roman"/>
              </w:rPr>
            </w:pPr>
          </w:p>
          <w:p w14:paraId="00513C05" w14:textId="77777777" w:rsidR="00BA081D" w:rsidRDefault="00BA081D">
            <w:pPr>
              <w:spacing w:after="0" w:line="240" w:lineRule="auto"/>
              <w:jc w:val="both"/>
              <w:rPr>
                <w:rFonts w:ascii="Amasis MT Pro" w:hAnsi="Amasis MT Pro" w:cs="Times New Roman"/>
              </w:rPr>
            </w:pPr>
          </w:p>
          <w:p w14:paraId="47783746" w14:textId="77777777" w:rsidR="00BA081D" w:rsidRDefault="00BA081D">
            <w:pPr>
              <w:spacing w:after="0" w:line="240" w:lineRule="auto"/>
              <w:jc w:val="both"/>
              <w:rPr>
                <w:rFonts w:ascii="Amasis MT Pro" w:hAnsi="Amasis MT Pro" w:cs="Times New Roman"/>
              </w:rPr>
            </w:pPr>
          </w:p>
          <w:p w14:paraId="69ED5FC1"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Fixed asset receipt form </w:t>
            </w:r>
          </w:p>
          <w:p w14:paraId="527F69D8"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Packing slip </w:t>
            </w:r>
          </w:p>
          <w:p w14:paraId="7D0C7189"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Fixed asset form invoice </w:t>
            </w:r>
          </w:p>
          <w:p w14:paraId="616C8E74" w14:textId="77777777" w:rsidR="00BA081D" w:rsidRDefault="00D119E4">
            <w:pPr>
              <w:spacing w:after="0" w:line="240" w:lineRule="auto"/>
              <w:jc w:val="both"/>
              <w:rPr>
                <w:rFonts w:ascii="Amasis MT Pro" w:hAnsi="Amasis MT Pro" w:cs="Times New Roman"/>
              </w:rPr>
            </w:pPr>
            <w:r>
              <w:rPr>
                <w:rFonts w:ascii="Amasis MT Pro" w:hAnsi="Amasis MT Pro" w:cs="Times New Roman"/>
              </w:rPr>
              <w:t>Purchase order</w:t>
            </w:r>
          </w:p>
          <w:p w14:paraId="1CA1D162" w14:textId="77777777" w:rsidR="00BA081D" w:rsidRDefault="00BA081D">
            <w:pPr>
              <w:spacing w:after="0" w:line="240" w:lineRule="auto"/>
              <w:jc w:val="both"/>
              <w:rPr>
                <w:rFonts w:ascii="Amasis MT Pro" w:hAnsi="Amasis MT Pro" w:cs="Times New Roman"/>
              </w:rPr>
            </w:pPr>
          </w:p>
          <w:p w14:paraId="06EA5CE5" w14:textId="77777777" w:rsidR="00BA081D" w:rsidRDefault="00BA081D">
            <w:pPr>
              <w:spacing w:after="0" w:line="240" w:lineRule="auto"/>
              <w:jc w:val="both"/>
              <w:rPr>
                <w:rFonts w:ascii="Amasis MT Pro" w:hAnsi="Amasis MT Pro" w:cs="Times New Roman"/>
              </w:rPr>
            </w:pPr>
          </w:p>
          <w:p w14:paraId="67FA6AD2" w14:textId="77777777" w:rsidR="00BA081D" w:rsidRDefault="00BA081D">
            <w:pPr>
              <w:spacing w:after="0" w:line="240" w:lineRule="auto"/>
              <w:jc w:val="both"/>
              <w:rPr>
                <w:rFonts w:ascii="Amasis MT Pro" w:hAnsi="Amasis MT Pro" w:cs="Times New Roman"/>
              </w:rPr>
            </w:pPr>
          </w:p>
          <w:p w14:paraId="0CE0EBE2" w14:textId="77777777" w:rsidR="00BA081D" w:rsidRDefault="00BA081D">
            <w:pPr>
              <w:spacing w:after="0" w:line="240" w:lineRule="auto"/>
              <w:jc w:val="both"/>
              <w:rPr>
                <w:rFonts w:ascii="Amasis MT Pro" w:hAnsi="Amasis MT Pro" w:cs="Times New Roman"/>
              </w:rPr>
            </w:pPr>
          </w:p>
          <w:p w14:paraId="2BC5FEAA" w14:textId="77777777" w:rsidR="00BA081D" w:rsidRDefault="00BA081D">
            <w:pPr>
              <w:spacing w:after="0" w:line="240" w:lineRule="auto"/>
              <w:jc w:val="both"/>
              <w:rPr>
                <w:rFonts w:ascii="Amasis MT Pro" w:hAnsi="Amasis MT Pro" w:cs="Times New Roman"/>
              </w:rPr>
            </w:pPr>
          </w:p>
          <w:p w14:paraId="65C7971F" w14:textId="77777777" w:rsidR="00BA081D" w:rsidRDefault="00BA081D">
            <w:pPr>
              <w:spacing w:after="0" w:line="240" w:lineRule="auto"/>
              <w:jc w:val="both"/>
              <w:rPr>
                <w:rFonts w:ascii="Amasis MT Pro" w:hAnsi="Amasis MT Pro" w:cs="Times New Roman"/>
              </w:rPr>
            </w:pPr>
          </w:p>
          <w:p w14:paraId="34FD7886" w14:textId="77777777" w:rsidR="00BA081D" w:rsidRDefault="00BA081D">
            <w:pPr>
              <w:spacing w:after="0" w:line="240" w:lineRule="auto"/>
              <w:jc w:val="both"/>
              <w:rPr>
                <w:rFonts w:ascii="Amasis MT Pro" w:hAnsi="Amasis MT Pro" w:cs="Times New Roman"/>
              </w:rPr>
            </w:pPr>
          </w:p>
          <w:p w14:paraId="7B05749C" w14:textId="77777777" w:rsidR="00BA081D" w:rsidRDefault="00BA081D">
            <w:pPr>
              <w:spacing w:after="0" w:line="240" w:lineRule="auto"/>
              <w:jc w:val="both"/>
              <w:rPr>
                <w:rFonts w:ascii="Amasis MT Pro" w:hAnsi="Amasis MT Pro" w:cs="Times New Roman"/>
              </w:rPr>
            </w:pPr>
          </w:p>
          <w:p w14:paraId="1B576CE6" w14:textId="77777777" w:rsidR="00BA081D" w:rsidRDefault="00BA081D">
            <w:pPr>
              <w:spacing w:after="0" w:line="240" w:lineRule="auto"/>
              <w:jc w:val="both"/>
              <w:rPr>
                <w:rFonts w:ascii="Amasis MT Pro" w:hAnsi="Amasis MT Pro" w:cs="Times New Roman"/>
              </w:rPr>
            </w:pPr>
          </w:p>
          <w:p w14:paraId="03F98083" w14:textId="77777777" w:rsidR="00BA081D" w:rsidRDefault="00BA081D">
            <w:pPr>
              <w:spacing w:after="0" w:line="240" w:lineRule="auto"/>
              <w:jc w:val="both"/>
              <w:rPr>
                <w:rFonts w:ascii="Amasis MT Pro" w:hAnsi="Amasis MT Pro" w:cs="Times New Roman"/>
              </w:rPr>
            </w:pPr>
          </w:p>
          <w:p w14:paraId="15C3C39C" w14:textId="77777777" w:rsidR="00BA081D" w:rsidRDefault="00BA081D">
            <w:pPr>
              <w:spacing w:after="0" w:line="240" w:lineRule="auto"/>
              <w:jc w:val="both"/>
              <w:rPr>
                <w:rFonts w:ascii="Amasis MT Pro" w:hAnsi="Amasis MT Pro" w:cs="Times New Roman"/>
              </w:rPr>
            </w:pPr>
          </w:p>
          <w:p w14:paraId="1233FCFC" w14:textId="77777777" w:rsidR="00BA081D" w:rsidRDefault="00BA081D">
            <w:pPr>
              <w:spacing w:after="0" w:line="240" w:lineRule="auto"/>
              <w:jc w:val="both"/>
              <w:rPr>
                <w:rFonts w:ascii="Amasis MT Pro" w:hAnsi="Amasis MT Pro" w:cs="Times New Roman"/>
              </w:rPr>
            </w:pPr>
          </w:p>
        </w:tc>
      </w:tr>
      <w:tr w:rsidR="00BA081D" w14:paraId="6A2B13AC" w14:textId="77777777">
        <w:trPr>
          <w:gridBefore w:val="1"/>
          <w:wBefore w:w="113" w:type="dxa"/>
          <w:trHeight w:val="416"/>
        </w:trPr>
        <w:tc>
          <w:tcPr>
            <w:tcW w:w="9350" w:type="dxa"/>
            <w:gridSpan w:val="6"/>
            <w:shd w:val="clear" w:color="auto" w:fill="4F81BD" w:themeFill="accent1"/>
          </w:tcPr>
          <w:p w14:paraId="2A03ADB0" w14:textId="77777777" w:rsidR="00BA081D" w:rsidRDefault="00D119E4">
            <w:pPr>
              <w:spacing w:after="0" w:line="240" w:lineRule="auto"/>
              <w:jc w:val="both"/>
              <w:rPr>
                <w:rFonts w:ascii="Amasis MT Pro" w:hAnsi="Amasis MT Pro" w:cs="Times New Roman"/>
                <w:color w:val="000000"/>
              </w:rPr>
            </w:pPr>
            <w:r>
              <w:rPr>
                <w:rFonts w:ascii="Amasis MT Pro" w:hAnsi="Amasis MT Pro" w:cs="Times New Roman"/>
                <w:b/>
                <w:bCs/>
                <w:color w:val="FFFFFF" w:themeColor="background1"/>
              </w:rPr>
              <w:t>Maintenance</w:t>
            </w:r>
          </w:p>
        </w:tc>
      </w:tr>
      <w:tr w:rsidR="00BA081D" w14:paraId="55F6CC97" w14:textId="77777777">
        <w:trPr>
          <w:gridBefore w:val="1"/>
          <w:wBefore w:w="113" w:type="dxa"/>
        </w:trPr>
        <w:tc>
          <w:tcPr>
            <w:tcW w:w="2340" w:type="dxa"/>
            <w:gridSpan w:val="2"/>
          </w:tcPr>
          <w:p w14:paraId="119EAC6B"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Stakeholders</w:t>
            </w:r>
          </w:p>
        </w:tc>
        <w:tc>
          <w:tcPr>
            <w:tcW w:w="4316" w:type="dxa"/>
            <w:gridSpan w:val="2"/>
          </w:tcPr>
          <w:p w14:paraId="0F492CD0"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Tasks</w:t>
            </w:r>
          </w:p>
        </w:tc>
        <w:tc>
          <w:tcPr>
            <w:tcW w:w="2694" w:type="dxa"/>
            <w:gridSpan w:val="2"/>
          </w:tcPr>
          <w:p w14:paraId="0548D3ED"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Tools</w:t>
            </w:r>
          </w:p>
        </w:tc>
      </w:tr>
      <w:tr w:rsidR="00BA081D" w14:paraId="2A676DE5" w14:textId="77777777">
        <w:trPr>
          <w:gridAfter w:val="1"/>
          <w:wAfter w:w="113" w:type="dxa"/>
        </w:trPr>
        <w:tc>
          <w:tcPr>
            <w:tcW w:w="2340" w:type="dxa"/>
            <w:gridSpan w:val="2"/>
          </w:tcPr>
          <w:p w14:paraId="78139E1C" w14:textId="77777777" w:rsidR="00BA081D" w:rsidRDefault="00BA081D">
            <w:pPr>
              <w:spacing w:after="0" w:line="240" w:lineRule="auto"/>
              <w:jc w:val="both"/>
              <w:rPr>
                <w:rFonts w:ascii="Amasis MT Pro" w:hAnsi="Amasis MT Pro" w:cs="Times New Roman"/>
              </w:rPr>
            </w:pPr>
          </w:p>
          <w:p w14:paraId="23A58F89" w14:textId="77777777" w:rsidR="00BA081D" w:rsidRDefault="00D119E4">
            <w:pPr>
              <w:spacing w:after="0" w:line="240" w:lineRule="auto"/>
              <w:jc w:val="both"/>
              <w:rPr>
                <w:rFonts w:ascii="Amasis MT Pro" w:hAnsi="Amasis MT Pro" w:cs="Times New Roman"/>
              </w:rPr>
            </w:pPr>
            <w:r>
              <w:rPr>
                <w:rFonts w:ascii="Amasis MT Pro" w:hAnsi="Amasis MT Pro" w:cs="Times New Roman"/>
              </w:rPr>
              <w:t>Requesting service</w:t>
            </w:r>
          </w:p>
          <w:p w14:paraId="21803BE2" w14:textId="77777777" w:rsidR="00BA081D" w:rsidRDefault="00BA081D">
            <w:pPr>
              <w:spacing w:after="0" w:line="240" w:lineRule="auto"/>
              <w:jc w:val="both"/>
              <w:rPr>
                <w:rFonts w:ascii="Amasis MT Pro" w:hAnsi="Amasis MT Pro" w:cs="Times New Roman"/>
              </w:rPr>
            </w:pPr>
          </w:p>
          <w:p w14:paraId="4F862105" w14:textId="77777777" w:rsidR="00BA081D" w:rsidRDefault="00BA081D">
            <w:pPr>
              <w:spacing w:after="0" w:line="240" w:lineRule="auto"/>
              <w:jc w:val="both"/>
              <w:rPr>
                <w:rFonts w:ascii="Amasis MT Pro" w:hAnsi="Amasis MT Pro" w:cs="Times New Roman"/>
              </w:rPr>
            </w:pPr>
          </w:p>
          <w:p w14:paraId="67ADA770" w14:textId="77777777" w:rsidR="00BA081D" w:rsidRDefault="00BA081D">
            <w:pPr>
              <w:spacing w:after="0" w:line="240" w:lineRule="auto"/>
              <w:jc w:val="both"/>
              <w:rPr>
                <w:rFonts w:ascii="Amasis MT Pro" w:hAnsi="Amasis MT Pro" w:cs="Times New Roman"/>
              </w:rPr>
            </w:pPr>
          </w:p>
          <w:p w14:paraId="0BFD5FBD" w14:textId="77777777" w:rsidR="00BA081D" w:rsidRDefault="00BA081D">
            <w:pPr>
              <w:spacing w:after="0" w:line="240" w:lineRule="auto"/>
              <w:jc w:val="both"/>
              <w:rPr>
                <w:rFonts w:ascii="Amasis MT Pro" w:hAnsi="Amasis MT Pro" w:cs="Times New Roman"/>
              </w:rPr>
            </w:pPr>
          </w:p>
          <w:p w14:paraId="124E864B" w14:textId="77777777" w:rsidR="00BA081D" w:rsidRDefault="00BA081D">
            <w:pPr>
              <w:spacing w:after="0" w:line="240" w:lineRule="auto"/>
              <w:jc w:val="both"/>
              <w:rPr>
                <w:rFonts w:ascii="Amasis MT Pro" w:hAnsi="Amasis MT Pro" w:cs="Times New Roman"/>
              </w:rPr>
            </w:pPr>
          </w:p>
          <w:p w14:paraId="69829A4D" w14:textId="77777777" w:rsidR="00BA081D" w:rsidRDefault="00BA081D">
            <w:pPr>
              <w:spacing w:after="0" w:line="240" w:lineRule="auto"/>
              <w:jc w:val="both"/>
              <w:rPr>
                <w:rFonts w:ascii="Amasis MT Pro" w:hAnsi="Amasis MT Pro" w:cs="Times New Roman"/>
              </w:rPr>
            </w:pPr>
          </w:p>
          <w:p w14:paraId="52665882" w14:textId="77777777" w:rsidR="00BA081D" w:rsidRDefault="00BA081D">
            <w:pPr>
              <w:spacing w:after="0" w:line="240" w:lineRule="auto"/>
              <w:jc w:val="both"/>
              <w:rPr>
                <w:rFonts w:ascii="Amasis MT Pro" w:hAnsi="Amasis MT Pro" w:cs="Times New Roman"/>
              </w:rPr>
            </w:pPr>
          </w:p>
          <w:p w14:paraId="3B5E5994" w14:textId="77777777" w:rsidR="00BA081D" w:rsidRDefault="00BA081D">
            <w:pPr>
              <w:spacing w:after="0" w:line="240" w:lineRule="auto"/>
              <w:jc w:val="both"/>
              <w:rPr>
                <w:rFonts w:ascii="Amasis MT Pro" w:hAnsi="Amasis MT Pro" w:cs="Times New Roman"/>
              </w:rPr>
            </w:pPr>
          </w:p>
          <w:p w14:paraId="2D9F6140" w14:textId="77777777" w:rsidR="00BA081D" w:rsidRDefault="00BA081D">
            <w:pPr>
              <w:spacing w:after="0" w:line="240" w:lineRule="auto"/>
              <w:jc w:val="both"/>
              <w:rPr>
                <w:rFonts w:ascii="Amasis MT Pro" w:hAnsi="Amasis MT Pro" w:cs="Times New Roman"/>
              </w:rPr>
            </w:pPr>
          </w:p>
          <w:p w14:paraId="5662AFF6" w14:textId="77777777" w:rsidR="00BA081D" w:rsidRDefault="00BA081D">
            <w:pPr>
              <w:spacing w:after="0" w:line="240" w:lineRule="auto"/>
              <w:jc w:val="both"/>
              <w:rPr>
                <w:rFonts w:ascii="Amasis MT Pro" w:hAnsi="Amasis MT Pro" w:cs="Times New Roman"/>
              </w:rPr>
            </w:pPr>
          </w:p>
          <w:p w14:paraId="230556CC" w14:textId="77777777" w:rsidR="00BA081D" w:rsidRDefault="00BA081D">
            <w:pPr>
              <w:spacing w:after="0" w:line="240" w:lineRule="auto"/>
              <w:jc w:val="both"/>
              <w:rPr>
                <w:rFonts w:ascii="Amasis MT Pro" w:hAnsi="Amasis MT Pro" w:cs="Times New Roman"/>
              </w:rPr>
            </w:pPr>
          </w:p>
          <w:p w14:paraId="1EDF8F34" w14:textId="77777777" w:rsidR="00BA081D" w:rsidRDefault="00BA081D">
            <w:pPr>
              <w:spacing w:after="0" w:line="240" w:lineRule="auto"/>
              <w:jc w:val="both"/>
              <w:rPr>
                <w:rFonts w:ascii="Amasis MT Pro" w:hAnsi="Amasis MT Pro" w:cs="Times New Roman"/>
              </w:rPr>
            </w:pPr>
          </w:p>
          <w:p w14:paraId="01856F1F" w14:textId="77777777" w:rsidR="00BA081D" w:rsidRDefault="00BA081D">
            <w:pPr>
              <w:spacing w:after="0" w:line="240" w:lineRule="auto"/>
              <w:jc w:val="both"/>
              <w:rPr>
                <w:rFonts w:ascii="Amasis MT Pro" w:hAnsi="Amasis MT Pro" w:cs="Times New Roman"/>
              </w:rPr>
            </w:pPr>
          </w:p>
          <w:p w14:paraId="7704B8B2" w14:textId="77777777" w:rsidR="00BA081D" w:rsidRDefault="00D119E4">
            <w:pPr>
              <w:spacing w:after="0" w:line="240" w:lineRule="auto"/>
              <w:jc w:val="both"/>
              <w:rPr>
                <w:rFonts w:ascii="Amasis MT Pro" w:hAnsi="Amasis MT Pro" w:cs="Times New Roman"/>
              </w:rPr>
            </w:pPr>
            <w:r>
              <w:rPr>
                <w:rFonts w:ascii="Amasis MT Pro" w:hAnsi="Amasis MT Pro" w:cs="Times New Roman"/>
              </w:rPr>
              <w:t>Maintenance officer</w:t>
            </w:r>
          </w:p>
          <w:p w14:paraId="0B2E8CF7" w14:textId="77777777" w:rsidR="00BA081D" w:rsidRDefault="00BA081D">
            <w:pPr>
              <w:spacing w:after="0" w:line="240" w:lineRule="auto"/>
              <w:jc w:val="both"/>
              <w:rPr>
                <w:rFonts w:ascii="Amasis MT Pro" w:hAnsi="Amasis MT Pro" w:cs="Times New Roman"/>
              </w:rPr>
            </w:pPr>
          </w:p>
          <w:p w14:paraId="13E287F8" w14:textId="77777777" w:rsidR="00BA081D" w:rsidRDefault="00BA081D">
            <w:pPr>
              <w:spacing w:after="0" w:line="240" w:lineRule="auto"/>
              <w:jc w:val="both"/>
              <w:rPr>
                <w:rFonts w:ascii="Amasis MT Pro" w:hAnsi="Amasis MT Pro" w:cs="Times New Roman"/>
              </w:rPr>
            </w:pPr>
          </w:p>
          <w:p w14:paraId="7486FD52" w14:textId="77777777" w:rsidR="00BA081D" w:rsidRDefault="00BA081D">
            <w:pPr>
              <w:spacing w:after="0" w:line="240" w:lineRule="auto"/>
              <w:jc w:val="both"/>
              <w:rPr>
                <w:rFonts w:ascii="Amasis MT Pro" w:hAnsi="Amasis MT Pro" w:cs="Times New Roman"/>
              </w:rPr>
            </w:pPr>
          </w:p>
          <w:p w14:paraId="79B136E2" w14:textId="77777777" w:rsidR="00BA081D" w:rsidRDefault="00BA081D">
            <w:pPr>
              <w:spacing w:after="0" w:line="240" w:lineRule="auto"/>
              <w:jc w:val="both"/>
              <w:rPr>
                <w:rFonts w:ascii="Amasis MT Pro" w:hAnsi="Amasis MT Pro" w:cs="Times New Roman"/>
              </w:rPr>
            </w:pPr>
          </w:p>
          <w:p w14:paraId="1E93854C" w14:textId="77777777" w:rsidR="00BA081D" w:rsidRDefault="00BA081D">
            <w:pPr>
              <w:spacing w:after="0" w:line="240" w:lineRule="auto"/>
              <w:jc w:val="both"/>
              <w:rPr>
                <w:rFonts w:ascii="Amasis MT Pro" w:hAnsi="Amasis MT Pro" w:cs="Times New Roman"/>
              </w:rPr>
            </w:pPr>
          </w:p>
          <w:p w14:paraId="1C6D7E91" w14:textId="77777777" w:rsidR="00BA081D" w:rsidRDefault="00BA081D">
            <w:pPr>
              <w:spacing w:after="0" w:line="240" w:lineRule="auto"/>
              <w:jc w:val="both"/>
              <w:rPr>
                <w:rFonts w:ascii="Amasis MT Pro" w:hAnsi="Amasis MT Pro" w:cs="Times New Roman"/>
              </w:rPr>
            </w:pPr>
          </w:p>
          <w:p w14:paraId="2F9D3EDE" w14:textId="77777777" w:rsidR="00BA081D" w:rsidRDefault="00BA081D">
            <w:pPr>
              <w:spacing w:after="0" w:line="240" w:lineRule="auto"/>
              <w:jc w:val="both"/>
              <w:rPr>
                <w:rFonts w:ascii="Amasis MT Pro" w:hAnsi="Amasis MT Pro" w:cs="Times New Roman"/>
              </w:rPr>
            </w:pPr>
          </w:p>
          <w:p w14:paraId="3E819B59" w14:textId="77777777" w:rsidR="00BA081D" w:rsidRDefault="00BA081D">
            <w:pPr>
              <w:spacing w:after="0" w:line="240" w:lineRule="auto"/>
              <w:jc w:val="both"/>
              <w:rPr>
                <w:rFonts w:ascii="Amasis MT Pro" w:hAnsi="Amasis MT Pro" w:cs="Times New Roman"/>
              </w:rPr>
            </w:pPr>
          </w:p>
          <w:p w14:paraId="0D3170DD" w14:textId="77777777" w:rsidR="00BA081D" w:rsidRDefault="00BA081D">
            <w:pPr>
              <w:spacing w:after="0" w:line="240" w:lineRule="auto"/>
              <w:jc w:val="both"/>
              <w:rPr>
                <w:rFonts w:ascii="Amasis MT Pro" w:hAnsi="Amasis MT Pro" w:cs="Times New Roman"/>
              </w:rPr>
            </w:pPr>
          </w:p>
          <w:p w14:paraId="3CC3855C" w14:textId="77777777" w:rsidR="00BA081D" w:rsidRDefault="00BA081D">
            <w:pPr>
              <w:spacing w:after="0" w:line="240" w:lineRule="auto"/>
              <w:jc w:val="both"/>
              <w:rPr>
                <w:rFonts w:ascii="Amasis MT Pro" w:hAnsi="Amasis MT Pro" w:cs="Times New Roman"/>
              </w:rPr>
            </w:pPr>
          </w:p>
          <w:p w14:paraId="33DFE14E" w14:textId="77777777" w:rsidR="00BA081D" w:rsidRDefault="00BA081D">
            <w:pPr>
              <w:spacing w:after="0" w:line="240" w:lineRule="auto"/>
              <w:jc w:val="both"/>
              <w:rPr>
                <w:rFonts w:ascii="Amasis MT Pro" w:hAnsi="Amasis MT Pro" w:cs="Times New Roman"/>
              </w:rPr>
            </w:pPr>
          </w:p>
          <w:p w14:paraId="2ED340BC" w14:textId="77777777" w:rsidR="00BA081D" w:rsidRDefault="00BA081D">
            <w:pPr>
              <w:spacing w:after="0" w:line="240" w:lineRule="auto"/>
              <w:jc w:val="both"/>
              <w:rPr>
                <w:rFonts w:ascii="Amasis MT Pro" w:hAnsi="Amasis MT Pro" w:cs="Times New Roman"/>
              </w:rPr>
            </w:pPr>
          </w:p>
          <w:p w14:paraId="79672623" w14:textId="77777777" w:rsidR="00BA081D" w:rsidRDefault="00BA081D">
            <w:pPr>
              <w:spacing w:after="0" w:line="240" w:lineRule="auto"/>
              <w:jc w:val="both"/>
              <w:rPr>
                <w:rFonts w:ascii="Amasis MT Pro" w:hAnsi="Amasis MT Pro" w:cs="Times New Roman"/>
              </w:rPr>
            </w:pPr>
          </w:p>
          <w:p w14:paraId="052F159D" w14:textId="77777777" w:rsidR="00BA081D" w:rsidRDefault="00BA081D">
            <w:pPr>
              <w:spacing w:after="0" w:line="240" w:lineRule="auto"/>
              <w:jc w:val="both"/>
              <w:rPr>
                <w:rFonts w:ascii="Amasis MT Pro" w:hAnsi="Amasis MT Pro" w:cs="Times New Roman"/>
              </w:rPr>
            </w:pPr>
          </w:p>
          <w:p w14:paraId="7A5CD61D" w14:textId="77777777" w:rsidR="00BA081D" w:rsidRDefault="00BA081D">
            <w:pPr>
              <w:spacing w:after="0" w:line="240" w:lineRule="auto"/>
              <w:jc w:val="both"/>
              <w:rPr>
                <w:rFonts w:ascii="Amasis MT Pro" w:hAnsi="Amasis MT Pro" w:cs="Times New Roman"/>
              </w:rPr>
            </w:pPr>
          </w:p>
          <w:p w14:paraId="568F0B92" w14:textId="77777777" w:rsidR="00BA081D" w:rsidRDefault="00BA081D">
            <w:pPr>
              <w:spacing w:after="0" w:line="240" w:lineRule="auto"/>
              <w:jc w:val="both"/>
              <w:rPr>
                <w:rFonts w:ascii="Amasis MT Pro" w:hAnsi="Amasis MT Pro" w:cs="Times New Roman"/>
              </w:rPr>
            </w:pPr>
          </w:p>
          <w:p w14:paraId="48BBD5C0" w14:textId="77777777" w:rsidR="00BA081D" w:rsidRDefault="00BA081D">
            <w:pPr>
              <w:spacing w:after="0" w:line="240" w:lineRule="auto"/>
              <w:jc w:val="both"/>
              <w:rPr>
                <w:rFonts w:ascii="Amasis MT Pro" w:hAnsi="Amasis MT Pro" w:cs="Times New Roman"/>
              </w:rPr>
            </w:pPr>
          </w:p>
          <w:p w14:paraId="69040E4C" w14:textId="77777777" w:rsidR="00BA081D" w:rsidRDefault="00BA081D">
            <w:pPr>
              <w:spacing w:after="0" w:line="240" w:lineRule="auto"/>
              <w:jc w:val="both"/>
              <w:rPr>
                <w:rFonts w:ascii="Amasis MT Pro" w:hAnsi="Amasis MT Pro" w:cs="Times New Roman"/>
              </w:rPr>
            </w:pPr>
          </w:p>
          <w:p w14:paraId="5BA57ADC" w14:textId="77777777" w:rsidR="00BA081D" w:rsidRDefault="00BA081D">
            <w:pPr>
              <w:spacing w:after="0" w:line="240" w:lineRule="auto"/>
              <w:jc w:val="both"/>
              <w:rPr>
                <w:rFonts w:ascii="Amasis MT Pro" w:hAnsi="Amasis MT Pro" w:cs="Times New Roman"/>
              </w:rPr>
            </w:pPr>
          </w:p>
          <w:p w14:paraId="7667306C" w14:textId="77777777" w:rsidR="00BA081D" w:rsidRDefault="00BA081D">
            <w:pPr>
              <w:spacing w:after="0" w:line="240" w:lineRule="auto"/>
              <w:jc w:val="both"/>
              <w:rPr>
                <w:rFonts w:ascii="Amasis MT Pro" w:hAnsi="Amasis MT Pro" w:cs="Times New Roman"/>
              </w:rPr>
            </w:pPr>
          </w:p>
          <w:p w14:paraId="6FB98BA7" w14:textId="77777777" w:rsidR="00BA081D" w:rsidRDefault="00BA081D">
            <w:pPr>
              <w:spacing w:after="0" w:line="240" w:lineRule="auto"/>
              <w:jc w:val="both"/>
              <w:rPr>
                <w:rFonts w:ascii="Amasis MT Pro" w:hAnsi="Amasis MT Pro" w:cs="Times New Roman"/>
              </w:rPr>
            </w:pPr>
          </w:p>
          <w:p w14:paraId="3C2F7F94" w14:textId="77777777" w:rsidR="00BA081D" w:rsidRDefault="00BA081D">
            <w:pPr>
              <w:spacing w:after="0" w:line="240" w:lineRule="auto"/>
              <w:jc w:val="both"/>
              <w:rPr>
                <w:rFonts w:ascii="Amasis MT Pro" w:hAnsi="Amasis MT Pro" w:cs="Times New Roman"/>
              </w:rPr>
            </w:pPr>
          </w:p>
          <w:p w14:paraId="053E18A0" w14:textId="77777777" w:rsidR="00BA081D" w:rsidRDefault="00BA081D">
            <w:pPr>
              <w:spacing w:after="0" w:line="240" w:lineRule="auto"/>
              <w:jc w:val="both"/>
              <w:rPr>
                <w:rFonts w:ascii="Amasis MT Pro" w:hAnsi="Amasis MT Pro" w:cs="Times New Roman"/>
              </w:rPr>
            </w:pPr>
          </w:p>
          <w:p w14:paraId="3A436D05" w14:textId="77777777" w:rsidR="00BA081D" w:rsidRDefault="00BA081D">
            <w:pPr>
              <w:spacing w:after="0" w:line="240" w:lineRule="auto"/>
              <w:jc w:val="both"/>
              <w:rPr>
                <w:rFonts w:ascii="Amasis MT Pro" w:hAnsi="Amasis MT Pro" w:cs="Times New Roman"/>
              </w:rPr>
            </w:pPr>
          </w:p>
          <w:p w14:paraId="47BA29D0" w14:textId="77777777" w:rsidR="00BA081D" w:rsidRDefault="00BA081D">
            <w:pPr>
              <w:spacing w:after="0" w:line="240" w:lineRule="auto"/>
              <w:jc w:val="both"/>
              <w:rPr>
                <w:rFonts w:ascii="Amasis MT Pro" w:hAnsi="Amasis MT Pro" w:cs="Times New Roman"/>
              </w:rPr>
            </w:pPr>
          </w:p>
          <w:p w14:paraId="4BE2F7F7" w14:textId="77777777" w:rsidR="00BA081D" w:rsidRDefault="00BA081D">
            <w:pPr>
              <w:spacing w:after="0" w:line="240" w:lineRule="auto"/>
              <w:jc w:val="both"/>
              <w:rPr>
                <w:rFonts w:ascii="Amasis MT Pro" w:hAnsi="Amasis MT Pro" w:cs="Times New Roman"/>
              </w:rPr>
            </w:pPr>
          </w:p>
          <w:p w14:paraId="5D4F8BAE" w14:textId="77777777" w:rsidR="00BA081D" w:rsidRDefault="00BA081D">
            <w:pPr>
              <w:spacing w:after="0" w:line="240" w:lineRule="auto"/>
              <w:jc w:val="both"/>
              <w:rPr>
                <w:rFonts w:ascii="Amasis MT Pro" w:hAnsi="Amasis MT Pro" w:cs="Times New Roman"/>
              </w:rPr>
            </w:pPr>
          </w:p>
          <w:p w14:paraId="4FAE80F4" w14:textId="77777777" w:rsidR="00BA081D" w:rsidRDefault="00BA081D">
            <w:pPr>
              <w:spacing w:after="0" w:line="240" w:lineRule="auto"/>
              <w:jc w:val="both"/>
              <w:rPr>
                <w:rFonts w:ascii="Amasis MT Pro" w:hAnsi="Amasis MT Pro" w:cs="Times New Roman"/>
              </w:rPr>
            </w:pPr>
          </w:p>
          <w:p w14:paraId="7495FC4F" w14:textId="77777777" w:rsidR="00BA081D" w:rsidRDefault="00BA081D">
            <w:pPr>
              <w:spacing w:after="0" w:line="240" w:lineRule="auto"/>
              <w:jc w:val="both"/>
              <w:rPr>
                <w:rFonts w:ascii="Amasis MT Pro" w:hAnsi="Amasis MT Pro" w:cs="Times New Roman"/>
              </w:rPr>
            </w:pPr>
          </w:p>
          <w:p w14:paraId="38FD6394" w14:textId="77777777" w:rsidR="00BA081D" w:rsidRDefault="00BA081D">
            <w:pPr>
              <w:spacing w:after="0" w:line="240" w:lineRule="auto"/>
              <w:jc w:val="both"/>
              <w:rPr>
                <w:rFonts w:ascii="Amasis MT Pro" w:hAnsi="Amasis MT Pro" w:cs="Times New Roman"/>
              </w:rPr>
            </w:pPr>
          </w:p>
          <w:p w14:paraId="6BE1E86C" w14:textId="77777777" w:rsidR="00BA081D" w:rsidRDefault="00BA081D">
            <w:pPr>
              <w:spacing w:after="0" w:line="240" w:lineRule="auto"/>
              <w:jc w:val="both"/>
              <w:rPr>
                <w:rFonts w:ascii="Amasis MT Pro" w:hAnsi="Amasis MT Pro" w:cs="Times New Roman"/>
              </w:rPr>
            </w:pPr>
          </w:p>
          <w:p w14:paraId="549E7843" w14:textId="77777777" w:rsidR="00BA081D" w:rsidRDefault="00BA081D">
            <w:pPr>
              <w:spacing w:after="0" w:line="240" w:lineRule="auto"/>
              <w:jc w:val="both"/>
              <w:rPr>
                <w:rFonts w:ascii="Amasis MT Pro" w:hAnsi="Amasis MT Pro" w:cs="Times New Roman"/>
              </w:rPr>
            </w:pPr>
          </w:p>
          <w:p w14:paraId="5E787416" w14:textId="77777777" w:rsidR="00BA081D" w:rsidRDefault="00BA081D">
            <w:pPr>
              <w:spacing w:after="0" w:line="240" w:lineRule="auto"/>
              <w:jc w:val="both"/>
              <w:rPr>
                <w:rFonts w:ascii="Amasis MT Pro" w:hAnsi="Amasis MT Pro" w:cs="Times New Roman"/>
              </w:rPr>
            </w:pPr>
          </w:p>
          <w:p w14:paraId="4E0A5059" w14:textId="77777777" w:rsidR="00BA081D" w:rsidRDefault="00BA081D">
            <w:pPr>
              <w:spacing w:after="0" w:line="240" w:lineRule="auto"/>
              <w:jc w:val="both"/>
              <w:rPr>
                <w:rFonts w:ascii="Amasis MT Pro" w:hAnsi="Amasis MT Pro" w:cs="Times New Roman"/>
              </w:rPr>
            </w:pPr>
          </w:p>
          <w:p w14:paraId="7CB956CC" w14:textId="77777777" w:rsidR="00BA081D" w:rsidRDefault="00BA081D">
            <w:pPr>
              <w:spacing w:after="0" w:line="240" w:lineRule="auto"/>
              <w:jc w:val="both"/>
              <w:rPr>
                <w:rFonts w:ascii="Amasis MT Pro" w:hAnsi="Amasis MT Pro" w:cs="Times New Roman"/>
              </w:rPr>
            </w:pPr>
          </w:p>
          <w:p w14:paraId="6D43C299" w14:textId="77777777" w:rsidR="00BA081D" w:rsidRDefault="00BA081D">
            <w:pPr>
              <w:spacing w:after="0" w:line="240" w:lineRule="auto"/>
              <w:jc w:val="both"/>
              <w:rPr>
                <w:rFonts w:ascii="Amasis MT Pro" w:hAnsi="Amasis MT Pro" w:cs="Times New Roman"/>
              </w:rPr>
            </w:pPr>
          </w:p>
          <w:p w14:paraId="5B8D5666" w14:textId="77777777" w:rsidR="00BA081D" w:rsidRDefault="00BA081D">
            <w:pPr>
              <w:spacing w:after="0" w:line="240" w:lineRule="auto"/>
              <w:jc w:val="both"/>
              <w:rPr>
                <w:rFonts w:ascii="Amasis MT Pro" w:hAnsi="Amasis MT Pro" w:cs="Times New Roman"/>
              </w:rPr>
            </w:pPr>
          </w:p>
          <w:p w14:paraId="583879C5" w14:textId="77777777" w:rsidR="00BA081D" w:rsidRDefault="00BA081D">
            <w:pPr>
              <w:spacing w:after="0" w:line="240" w:lineRule="auto"/>
              <w:jc w:val="both"/>
              <w:rPr>
                <w:rFonts w:ascii="Amasis MT Pro" w:hAnsi="Amasis MT Pro" w:cs="Times New Roman"/>
              </w:rPr>
            </w:pPr>
          </w:p>
          <w:p w14:paraId="09A457EE" w14:textId="77777777" w:rsidR="00BA081D" w:rsidRDefault="00D119E4">
            <w:pPr>
              <w:spacing w:after="0" w:line="240" w:lineRule="auto"/>
              <w:jc w:val="both"/>
              <w:rPr>
                <w:rFonts w:ascii="Amasis MT Pro" w:hAnsi="Amasis MT Pro" w:cs="Times New Roman"/>
              </w:rPr>
            </w:pPr>
            <w:r>
              <w:rPr>
                <w:rFonts w:ascii="Amasis MT Pro" w:hAnsi="Amasis MT Pro" w:cs="Times New Roman"/>
              </w:rPr>
              <w:t>Maintenance officer</w:t>
            </w:r>
          </w:p>
        </w:tc>
        <w:tc>
          <w:tcPr>
            <w:tcW w:w="4316" w:type="dxa"/>
            <w:gridSpan w:val="2"/>
          </w:tcPr>
          <w:p w14:paraId="00CE0561" w14:textId="77777777" w:rsidR="00BA081D" w:rsidRDefault="00BA081D">
            <w:pPr>
              <w:pStyle w:val="ListParagraph"/>
              <w:numPr>
                <w:ilvl w:val="0"/>
                <w:numId w:val="233"/>
              </w:numPr>
              <w:spacing w:after="0" w:line="240" w:lineRule="auto"/>
              <w:jc w:val="both"/>
              <w:rPr>
                <w:rFonts w:ascii="Amasis MT Pro" w:hAnsi="Amasis MT Pro" w:cs="Times New Roman"/>
              </w:rPr>
            </w:pPr>
          </w:p>
          <w:p w14:paraId="7AB10B63" w14:textId="77777777" w:rsidR="00BA081D" w:rsidRDefault="00D119E4">
            <w:pPr>
              <w:pStyle w:val="ListParagraph"/>
              <w:numPr>
                <w:ilvl w:val="0"/>
                <w:numId w:val="233"/>
              </w:numPr>
              <w:spacing w:after="0" w:line="240" w:lineRule="auto"/>
              <w:jc w:val="both"/>
              <w:rPr>
                <w:rFonts w:ascii="Amasis MT Pro" w:hAnsi="Amasis MT Pro" w:cs="Times New Roman"/>
              </w:rPr>
            </w:pPr>
            <w:r>
              <w:rPr>
                <w:rFonts w:ascii="Amasis MT Pro" w:hAnsi="Amasis MT Pro" w:cs="Times New Roman"/>
              </w:rPr>
              <w:t>Prepares 3 copies of the intervention request form in case of a breakdown or any other failure.</w:t>
            </w:r>
          </w:p>
          <w:p w14:paraId="750EDB29" w14:textId="77777777" w:rsidR="00BA081D" w:rsidRDefault="00D119E4">
            <w:pPr>
              <w:pStyle w:val="ListParagraph"/>
              <w:numPr>
                <w:ilvl w:val="0"/>
                <w:numId w:val="233"/>
              </w:numPr>
              <w:spacing w:after="0" w:line="240" w:lineRule="auto"/>
              <w:jc w:val="both"/>
              <w:rPr>
                <w:rFonts w:ascii="Amasis MT Pro" w:hAnsi="Amasis MT Pro" w:cs="Times New Roman"/>
              </w:rPr>
            </w:pPr>
            <w:r>
              <w:rPr>
                <w:rFonts w:ascii="Amasis MT Pro" w:hAnsi="Amasis MT Pro" w:cs="Times New Roman"/>
              </w:rPr>
              <w:lastRenderedPageBreak/>
              <w:t>Sends the intervention request form to the maintenance agent.</w:t>
            </w:r>
          </w:p>
          <w:p w14:paraId="55FAA58F" w14:textId="77777777" w:rsidR="00BA081D" w:rsidRDefault="00D119E4">
            <w:pPr>
              <w:pStyle w:val="ListParagraph"/>
              <w:numPr>
                <w:ilvl w:val="0"/>
                <w:numId w:val="233"/>
              </w:numPr>
              <w:spacing w:after="0" w:line="240" w:lineRule="auto"/>
              <w:jc w:val="both"/>
              <w:rPr>
                <w:rFonts w:ascii="Amasis MT Pro" w:hAnsi="Amasis MT Pro" w:cs="Times New Roman"/>
              </w:rPr>
            </w:pPr>
            <w:r>
              <w:rPr>
                <w:rFonts w:ascii="Amasis MT Pro" w:hAnsi="Amasis MT Pro" w:cs="Times New Roman"/>
              </w:rPr>
              <w:t>Files a copy of the intervention request form.</w:t>
            </w:r>
          </w:p>
          <w:p w14:paraId="0BAE4DEC" w14:textId="77777777" w:rsidR="00BA081D" w:rsidRDefault="00BA081D">
            <w:pPr>
              <w:spacing w:after="0" w:line="240" w:lineRule="auto"/>
              <w:jc w:val="both"/>
              <w:rPr>
                <w:rFonts w:ascii="Amasis MT Pro" w:hAnsi="Amasis MT Pro" w:cs="Times New Roman"/>
              </w:rPr>
            </w:pPr>
          </w:p>
          <w:p w14:paraId="38F00A96" w14:textId="77777777" w:rsidR="00BA081D" w:rsidRDefault="00D119E4">
            <w:pPr>
              <w:pStyle w:val="ListParagraph"/>
              <w:numPr>
                <w:ilvl w:val="0"/>
                <w:numId w:val="233"/>
              </w:numPr>
              <w:spacing w:after="0" w:line="240" w:lineRule="auto"/>
              <w:jc w:val="both"/>
              <w:rPr>
                <w:rFonts w:ascii="Amasis MT Pro" w:hAnsi="Amasis MT Pro" w:cs="Times New Roman"/>
                <w:b/>
                <w:u w:val="single"/>
              </w:rPr>
            </w:pPr>
            <w:r>
              <w:rPr>
                <w:rFonts w:ascii="Amasis MT Pro" w:hAnsi="Amasis MT Pro" w:cs="Times New Roman"/>
                <w:b/>
                <w:u w:val="single"/>
              </w:rPr>
              <w:t>Repairing the fixed assets</w:t>
            </w:r>
          </w:p>
          <w:p w14:paraId="6BD2EAA4" w14:textId="77777777" w:rsidR="00BA081D" w:rsidRDefault="00BA081D">
            <w:pPr>
              <w:spacing w:after="0" w:line="240" w:lineRule="auto"/>
              <w:jc w:val="both"/>
              <w:rPr>
                <w:rFonts w:ascii="Amasis MT Pro" w:hAnsi="Amasis MT Pro" w:cs="Times New Roman"/>
                <w:b/>
                <w:u w:val="single"/>
              </w:rPr>
            </w:pPr>
          </w:p>
          <w:p w14:paraId="158080BA" w14:textId="77777777" w:rsidR="00BA081D" w:rsidRDefault="00D119E4">
            <w:pPr>
              <w:pStyle w:val="ListParagraph"/>
              <w:numPr>
                <w:ilvl w:val="0"/>
                <w:numId w:val="233"/>
              </w:numPr>
              <w:spacing w:after="0" w:line="240" w:lineRule="auto"/>
              <w:jc w:val="both"/>
              <w:rPr>
                <w:rFonts w:ascii="Amasis MT Pro" w:hAnsi="Amasis MT Pro" w:cs="Times New Roman"/>
                <w:b/>
                <w:i/>
                <w:iCs/>
              </w:rPr>
            </w:pPr>
            <w:r>
              <w:rPr>
                <w:rFonts w:ascii="Amasis MT Pro" w:hAnsi="Amasis MT Pro" w:cs="Times New Roman"/>
                <w:b/>
                <w:i/>
                <w:iCs/>
              </w:rPr>
              <w:t>1</w:t>
            </w:r>
            <w:r>
              <w:rPr>
                <w:rFonts w:ascii="Amasis MT Pro" w:hAnsi="Amasis MT Pro" w:cs="Times New Roman"/>
                <w:b/>
                <w:i/>
                <w:iCs/>
                <w:vertAlign w:val="superscript"/>
              </w:rPr>
              <w:t xml:space="preserve">st </w:t>
            </w:r>
            <w:r>
              <w:rPr>
                <w:rFonts w:ascii="Amasis MT Pro" w:hAnsi="Amasis MT Pro" w:cs="Times New Roman"/>
                <w:b/>
                <w:i/>
                <w:iCs/>
              </w:rPr>
              <w:t>case: the maintenance is carried out by a maintenance office</w:t>
            </w:r>
          </w:p>
          <w:p w14:paraId="7DD72FD1" w14:textId="77777777" w:rsidR="00BA081D" w:rsidRDefault="00BA081D">
            <w:pPr>
              <w:spacing w:after="0" w:line="240" w:lineRule="auto"/>
              <w:jc w:val="both"/>
              <w:rPr>
                <w:rFonts w:ascii="Amasis MT Pro" w:hAnsi="Amasis MT Pro" w:cs="Times New Roman"/>
              </w:rPr>
            </w:pPr>
          </w:p>
          <w:p w14:paraId="4352535F" w14:textId="77777777" w:rsidR="00BA081D" w:rsidRDefault="00D119E4">
            <w:pPr>
              <w:pStyle w:val="ListParagraph"/>
              <w:numPr>
                <w:ilvl w:val="0"/>
                <w:numId w:val="233"/>
              </w:numPr>
              <w:spacing w:after="0" w:line="240" w:lineRule="auto"/>
              <w:jc w:val="both"/>
              <w:rPr>
                <w:rFonts w:ascii="Amasis MT Pro" w:hAnsi="Amasis MT Pro" w:cs="Times New Roman"/>
              </w:rPr>
            </w:pPr>
            <w:r>
              <w:rPr>
                <w:rFonts w:ascii="Amasis MT Pro" w:hAnsi="Amasis MT Pro" w:cs="Times New Roman"/>
              </w:rPr>
              <w:t>Receives and verifies the repair request form.</w:t>
            </w:r>
          </w:p>
          <w:p w14:paraId="48553376" w14:textId="77777777" w:rsidR="00BA081D" w:rsidRDefault="00D119E4">
            <w:pPr>
              <w:pStyle w:val="ListParagraph"/>
              <w:numPr>
                <w:ilvl w:val="0"/>
                <w:numId w:val="233"/>
              </w:numPr>
              <w:spacing w:after="0" w:line="240" w:lineRule="auto"/>
              <w:jc w:val="both"/>
              <w:rPr>
                <w:rFonts w:ascii="Amasis MT Pro" w:hAnsi="Amasis MT Pro" w:cs="Times New Roman"/>
              </w:rPr>
            </w:pPr>
            <w:r>
              <w:rPr>
                <w:rFonts w:ascii="Amasis MT Pro" w:hAnsi="Amasis MT Pro" w:cs="Times New Roman"/>
              </w:rPr>
              <w:t>Records the equipment to be repaired in the repair register.</w:t>
            </w:r>
          </w:p>
          <w:p w14:paraId="07A40871" w14:textId="77777777" w:rsidR="00BA081D" w:rsidRDefault="00D119E4">
            <w:pPr>
              <w:pStyle w:val="ListParagraph"/>
              <w:numPr>
                <w:ilvl w:val="0"/>
                <w:numId w:val="233"/>
              </w:numPr>
              <w:spacing w:after="0" w:line="240" w:lineRule="auto"/>
              <w:jc w:val="both"/>
              <w:rPr>
                <w:rFonts w:ascii="Amasis MT Pro" w:hAnsi="Amasis MT Pro" w:cs="Times New Roman"/>
              </w:rPr>
            </w:pPr>
            <w:r>
              <w:rPr>
                <w:rFonts w:ascii="Amasis MT Pro" w:hAnsi="Amasis MT Pro" w:cs="Times New Roman"/>
              </w:rPr>
              <w:t>Completes and signs the maintenance/intervention request form highlighting the “equipment to be repaired”.</w:t>
            </w:r>
          </w:p>
          <w:p w14:paraId="3AE490F9" w14:textId="77777777" w:rsidR="00BA081D" w:rsidRDefault="00D119E4">
            <w:pPr>
              <w:pStyle w:val="ListParagraph"/>
              <w:numPr>
                <w:ilvl w:val="0"/>
                <w:numId w:val="233"/>
              </w:numPr>
              <w:spacing w:after="0" w:line="240" w:lineRule="auto"/>
              <w:jc w:val="both"/>
              <w:rPr>
                <w:rFonts w:ascii="Amasis MT Pro" w:hAnsi="Amasis MT Pro" w:cs="Times New Roman"/>
              </w:rPr>
            </w:pPr>
            <w:r>
              <w:rPr>
                <w:rFonts w:ascii="Amasis MT Pro" w:hAnsi="Amasis MT Pro" w:cs="Times New Roman"/>
              </w:rPr>
              <w:t>Takes note of the repair by signing the work order highlighting the work done.</w:t>
            </w:r>
          </w:p>
          <w:p w14:paraId="6D9A6397" w14:textId="77777777" w:rsidR="00BA081D" w:rsidRDefault="00D119E4">
            <w:pPr>
              <w:pStyle w:val="ListParagraph"/>
              <w:numPr>
                <w:ilvl w:val="0"/>
                <w:numId w:val="233"/>
              </w:numPr>
              <w:spacing w:after="0" w:line="240" w:lineRule="auto"/>
              <w:jc w:val="both"/>
              <w:rPr>
                <w:rFonts w:ascii="Amasis MT Pro" w:hAnsi="Amasis MT Pro" w:cs="Times New Roman"/>
              </w:rPr>
            </w:pPr>
            <w:r>
              <w:rPr>
                <w:rFonts w:ascii="Amasis MT Pro" w:hAnsi="Amasis MT Pro" w:cs="Times New Roman"/>
              </w:rPr>
              <w:t>Hands over the repaired equipment to the user service after signature of the User Service Head (</w:t>
            </w:r>
            <w:proofErr w:type="spellStart"/>
            <w:r>
              <w:rPr>
                <w:rFonts w:ascii="Amasis MT Pro" w:hAnsi="Amasis MT Pro" w:cs="Times New Roman"/>
              </w:rPr>
              <w:t>HoD</w:t>
            </w:r>
            <w:proofErr w:type="spellEnd"/>
            <w:r>
              <w:rPr>
                <w:rFonts w:ascii="Amasis MT Pro" w:hAnsi="Amasis MT Pro" w:cs="Times New Roman"/>
              </w:rPr>
              <w:t>).</w:t>
            </w:r>
          </w:p>
          <w:p w14:paraId="56EB8E77" w14:textId="77777777" w:rsidR="00BA081D" w:rsidRDefault="00BA081D">
            <w:pPr>
              <w:spacing w:after="0" w:line="240" w:lineRule="auto"/>
              <w:jc w:val="both"/>
              <w:rPr>
                <w:rFonts w:ascii="Amasis MT Pro" w:hAnsi="Amasis MT Pro" w:cs="Times New Roman"/>
              </w:rPr>
            </w:pPr>
          </w:p>
          <w:p w14:paraId="25C559C0" w14:textId="77777777" w:rsidR="00BA081D" w:rsidRDefault="00D119E4">
            <w:pPr>
              <w:pStyle w:val="ListParagraph"/>
              <w:numPr>
                <w:ilvl w:val="0"/>
                <w:numId w:val="233"/>
              </w:numPr>
              <w:spacing w:after="0" w:line="240" w:lineRule="auto"/>
              <w:jc w:val="both"/>
              <w:rPr>
                <w:rFonts w:ascii="Amasis MT Pro" w:hAnsi="Amasis MT Pro" w:cs="Times New Roman"/>
                <w:b/>
                <w:i/>
                <w:iCs/>
              </w:rPr>
            </w:pPr>
            <w:r>
              <w:rPr>
                <w:rFonts w:ascii="Amasis MT Pro" w:hAnsi="Amasis MT Pro" w:cs="Times New Roman"/>
                <w:b/>
                <w:i/>
                <w:iCs/>
              </w:rPr>
              <w:t>2</w:t>
            </w:r>
            <w:r>
              <w:rPr>
                <w:rFonts w:ascii="Amasis MT Pro" w:hAnsi="Amasis MT Pro" w:cs="Times New Roman"/>
                <w:b/>
                <w:i/>
                <w:iCs/>
                <w:vertAlign w:val="superscript"/>
              </w:rPr>
              <w:t xml:space="preserve">nd </w:t>
            </w:r>
            <w:r>
              <w:rPr>
                <w:rFonts w:ascii="Amasis MT Pro" w:hAnsi="Amasis MT Pro" w:cs="Times New Roman"/>
                <w:b/>
                <w:i/>
                <w:iCs/>
              </w:rPr>
              <w:t xml:space="preserve">case: the equipment can be repaired but requires </w:t>
            </w:r>
            <w:r>
              <w:rPr>
                <w:rFonts w:ascii="Amasis MT Pro" w:hAnsi="Amasis MT Pro" w:cs="Times New Roman"/>
                <w:b/>
                <w:i/>
                <w:iCs/>
              </w:rPr>
              <w:lastRenderedPageBreak/>
              <w:t>buying spares parts or consumed supplies:</w:t>
            </w:r>
          </w:p>
          <w:p w14:paraId="1F10F185" w14:textId="77777777" w:rsidR="00BA081D" w:rsidRDefault="00BA081D">
            <w:pPr>
              <w:spacing w:after="0" w:line="240" w:lineRule="auto"/>
              <w:jc w:val="both"/>
              <w:rPr>
                <w:rFonts w:ascii="Amasis MT Pro" w:hAnsi="Amasis MT Pro" w:cs="Times New Roman"/>
              </w:rPr>
            </w:pPr>
          </w:p>
          <w:p w14:paraId="680E3BD4" w14:textId="77777777" w:rsidR="00BA081D" w:rsidRDefault="00D119E4">
            <w:pPr>
              <w:pStyle w:val="ListParagraph"/>
              <w:numPr>
                <w:ilvl w:val="0"/>
                <w:numId w:val="233"/>
              </w:numPr>
              <w:spacing w:after="0" w:line="240" w:lineRule="auto"/>
              <w:jc w:val="both"/>
              <w:rPr>
                <w:rFonts w:ascii="Amasis MT Pro" w:hAnsi="Amasis MT Pro" w:cs="Times New Roman"/>
              </w:rPr>
            </w:pPr>
            <w:r>
              <w:rPr>
                <w:rFonts w:ascii="Amasis MT Pro" w:hAnsi="Amasis MT Pro" w:cs="Times New Roman"/>
              </w:rPr>
              <w:t>Same procedures for the 1</w:t>
            </w:r>
            <w:r>
              <w:rPr>
                <w:rFonts w:ascii="Amasis MT Pro" w:hAnsi="Amasis MT Pro" w:cs="Times New Roman"/>
                <w:vertAlign w:val="superscript"/>
              </w:rPr>
              <w:t xml:space="preserve">st </w:t>
            </w:r>
            <w:r>
              <w:rPr>
                <w:rFonts w:ascii="Amasis MT Pro" w:hAnsi="Amasis MT Pro" w:cs="Times New Roman"/>
              </w:rPr>
              <w:t>case about repair.</w:t>
            </w:r>
          </w:p>
          <w:p w14:paraId="051A1CEB" w14:textId="77777777" w:rsidR="00BA081D" w:rsidRDefault="00D119E4">
            <w:pPr>
              <w:pStyle w:val="ListParagraph"/>
              <w:numPr>
                <w:ilvl w:val="0"/>
                <w:numId w:val="233"/>
              </w:numPr>
              <w:spacing w:before="240" w:line="240" w:lineRule="auto"/>
              <w:jc w:val="both"/>
              <w:rPr>
                <w:rFonts w:ascii="Amasis MT Pro" w:hAnsi="Amasis MT Pro" w:cs="Times New Roman"/>
              </w:rPr>
            </w:pPr>
            <w:r>
              <w:rPr>
                <w:rFonts w:ascii="Amasis MT Pro" w:hAnsi="Amasis MT Pro" w:cs="Times New Roman"/>
              </w:rPr>
              <w:t>Regarding the procedures for the acquisition of parts and consumables, procedures related to the management of purchases must be used.</w:t>
            </w:r>
          </w:p>
          <w:p w14:paraId="55D4223C" w14:textId="77777777" w:rsidR="00BA081D" w:rsidRDefault="00BA081D">
            <w:pPr>
              <w:pStyle w:val="ListParagraph"/>
              <w:spacing w:before="240" w:line="240" w:lineRule="auto"/>
              <w:jc w:val="both"/>
              <w:rPr>
                <w:rFonts w:ascii="Amasis MT Pro" w:hAnsi="Amasis MT Pro" w:cs="Times New Roman"/>
              </w:rPr>
            </w:pPr>
          </w:p>
          <w:p w14:paraId="463240D9" w14:textId="77777777" w:rsidR="00BA081D" w:rsidRDefault="00BA081D">
            <w:pPr>
              <w:spacing w:after="0" w:line="240" w:lineRule="auto"/>
              <w:jc w:val="both"/>
              <w:rPr>
                <w:rFonts w:ascii="Amasis MT Pro" w:hAnsi="Amasis MT Pro" w:cs="Times New Roman"/>
              </w:rPr>
            </w:pPr>
          </w:p>
          <w:p w14:paraId="10EE91A3" w14:textId="77777777" w:rsidR="00BA081D" w:rsidRDefault="00BA081D">
            <w:pPr>
              <w:spacing w:after="0" w:line="240" w:lineRule="auto"/>
              <w:jc w:val="both"/>
              <w:rPr>
                <w:rFonts w:ascii="Amasis MT Pro" w:hAnsi="Amasis MT Pro" w:cs="Times New Roman"/>
                <w:b/>
                <w:i/>
                <w:iCs/>
              </w:rPr>
            </w:pPr>
          </w:p>
          <w:p w14:paraId="2B55D4A9" w14:textId="77777777" w:rsidR="00BA081D" w:rsidRDefault="00D119E4">
            <w:pPr>
              <w:spacing w:after="0" w:line="240" w:lineRule="auto"/>
              <w:jc w:val="both"/>
              <w:rPr>
                <w:rFonts w:ascii="Amasis MT Pro" w:hAnsi="Amasis MT Pro" w:cs="Times New Roman"/>
                <w:b/>
                <w:i/>
                <w:iCs/>
              </w:rPr>
            </w:pPr>
            <w:r>
              <w:rPr>
                <w:rFonts w:ascii="Amasis MT Pro" w:hAnsi="Amasis MT Pro" w:cs="Times New Roman"/>
                <w:b/>
                <w:i/>
                <w:iCs/>
              </w:rPr>
              <w:t>3</w:t>
            </w:r>
            <w:r>
              <w:rPr>
                <w:rFonts w:ascii="Amasis MT Pro" w:hAnsi="Amasis MT Pro" w:cs="Times New Roman"/>
                <w:b/>
                <w:i/>
                <w:iCs/>
                <w:vertAlign w:val="superscript"/>
              </w:rPr>
              <w:t xml:space="preserve">rd </w:t>
            </w:r>
            <w:r>
              <w:rPr>
                <w:rFonts w:ascii="Amasis MT Pro" w:hAnsi="Amasis MT Pro" w:cs="Times New Roman"/>
                <w:b/>
                <w:i/>
                <w:iCs/>
              </w:rPr>
              <w:t>case: the maintenance must be done outside by an external service provider:</w:t>
            </w:r>
          </w:p>
          <w:p w14:paraId="16CC24F3" w14:textId="77777777" w:rsidR="00BA081D" w:rsidRDefault="00BA081D">
            <w:pPr>
              <w:spacing w:after="0" w:line="240" w:lineRule="auto"/>
              <w:jc w:val="both"/>
              <w:rPr>
                <w:rFonts w:ascii="Amasis MT Pro" w:hAnsi="Amasis MT Pro" w:cs="Times New Roman"/>
                <w:bCs/>
              </w:rPr>
            </w:pPr>
          </w:p>
          <w:p w14:paraId="30B231AE"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Informs the Head of Finance of the</w:t>
            </w:r>
          </w:p>
          <w:p w14:paraId="3F28AAEA"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need to have the equipment repaired by an external service provider.</w:t>
            </w:r>
          </w:p>
          <w:p w14:paraId="1631B085"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Calls on an external service provider to repair the equipment on the basis of an authorization from Executive Director.</w:t>
            </w:r>
          </w:p>
          <w:p w14:paraId="0B4DAC2C"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 xml:space="preserve">Checks and submits to the Logistics and Finance for approval, the repair </w:t>
            </w:r>
            <w:r>
              <w:rPr>
                <w:rFonts w:ascii="Amasis MT Pro" w:hAnsi="Amasis MT Pro" w:cs="Times New Roman"/>
                <w:bCs/>
              </w:rPr>
              <w:lastRenderedPageBreak/>
              <w:t>estimate drawn up by the external service provider.</w:t>
            </w:r>
          </w:p>
          <w:p w14:paraId="3DD2BCE5"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Gets the Head of Finance signed on the temporary outflow form and the packing slip from the external service provider.</w:t>
            </w:r>
          </w:p>
          <w:p w14:paraId="58A57DC6"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Receives the material accompanied by the temporary outflow form and the packing slip from the external</w:t>
            </w:r>
          </w:p>
          <w:p w14:paraId="5FD6F3F0"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service provider.</w:t>
            </w:r>
          </w:p>
          <w:p w14:paraId="54592450"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Identifies the equipment and verifies the compliance of the carried out works on the basis of the temporary</w:t>
            </w:r>
          </w:p>
          <w:p w14:paraId="7AD30101"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outflow form, of the copy of the repair estimate.</w:t>
            </w:r>
          </w:p>
          <w:p w14:paraId="0BDA6B71"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Approves the carried out works and fills the intervention request form under the “Control of carried works” section.</w:t>
            </w:r>
          </w:p>
          <w:p w14:paraId="55588D11"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Fills the repair register, mentioning the date.</w:t>
            </w:r>
          </w:p>
          <w:p w14:paraId="412895CD" w14:textId="77777777" w:rsidR="00BA081D" w:rsidRDefault="00BA081D">
            <w:pPr>
              <w:spacing w:after="0" w:line="240" w:lineRule="auto"/>
              <w:jc w:val="both"/>
              <w:rPr>
                <w:rFonts w:ascii="Amasis MT Pro" w:hAnsi="Amasis MT Pro" w:cs="Times New Roman"/>
                <w:bCs/>
              </w:rPr>
            </w:pPr>
          </w:p>
          <w:p w14:paraId="4D079E08" w14:textId="77777777" w:rsidR="00BA081D" w:rsidRDefault="00D119E4">
            <w:pPr>
              <w:pStyle w:val="ListParagraph"/>
              <w:numPr>
                <w:ilvl w:val="0"/>
                <w:numId w:val="233"/>
              </w:numPr>
              <w:spacing w:after="0" w:line="240" w:lineRule="auto"/>
              <w:jc w:val="both"/>
              <w:rPr>
                <w:rFonts w:ascii="Amasis MT Pro" w:hAnsi="Amasis MT Pro" w:cs="Times New Roman"/>
                <w:bCs/>
              </w:rPr>
            </w:pPr>
            <w:r>
              <w:rPr>
                <w:rFonts w:ascii="Amasis MT Pro" w:hAnsi="Amasis MT Pro" w:cs="Times New Roman"/>
                <w:bCs/>
              </w:rPr>
              <w:t>Returns the repaired equipment to the user service.</w:t>
            </w:r>
          </w:p>
          <w:p w14:paraId="38467A77" w14:textId="77777777" w:rsidR="00BA081D" w:rsidRDefault="00BA081D">
            <w:pPr>
              <w:spacing w:after="0" w:line="240" w:lineRule="auto"/>
              <w:jc w:val="both"/>
              <w:rPr>
                <w:rFonts w:ascii="Amasis MT Pro" w:hAnsi="Amasis MT Pro" w:cs="Times New Roman"/>
              </w:rPr>
            </w:pPr>
          </w:p>
        </w:tc>
        <w:tc>
          <w:tcPr>
            <w:tcW w:w="2694" w:type="dxa"/>
            <w:gridSpan w:val="2"/>
          </w:tcPr>
          <w:p w14:paraId="02D4EDBE" w14:textId="77777777" w:rsidR="00BA081D" w:rsidRDefault="00BA081D">
            <w:pPr>
              <w:spacing w:after="0" w:line="240" w:lineRule="auto"/>
              <w:jc w:val="both"/>
              <w:rPr>
                <w:rFonts w:ascii="Amasis MT Pro" w:hAnsi="Amasis MT Pro" w:cs="Times New Roman"/>
              </w:rPr>
            </w:pPr>
          </w:p>
          <w:p w14:paraId="3DB14294" w14:textId="77777777" w:rsidR="00BA081D" w:rsidRDefault="00D119E4">
            <w:pPr>
              <w:spacing w:after="0" w:line="240" w:lineRule="auto"/>
              <w:jc w:val="both"/>
              <w:rPr>
                <w:rFonts w:ascii="Amasis MT Pro" w:hAnsi="Amasis MT Pro" w:cs="Times New Roman"/>
              </w:rPr>
            </w:pPr>
            <w:r>
              <w:rPr>
                <w:rFonts w:ascii="Amasis MT Pro" w:hAnsi="Amasis MT Pro" w:cs="Times New Roman"/>
              </w:rPr>
              <w:t>Maintenance/intervention request form</w:t>
            </w:r>
          </w:p>
          <w:p w14:paraId="5453F638" w14:textId="77777777" w:rsidR="00BA081D" w:rsidRDefault="00BA081D">
            <w:pPr>
              <w:spacing w:after="0" w:line="240" w:lineRule="auto"/>
              <w:jc w:val="both"/>
              <w:rPr>
                <w:rFonts w:ascii="Amasis MT Pro" w:hAnsi="Amasis MT Pro" w:cs="Times New Roman"/>
              </w:rPr>
            </w:pPr>
          </w:p>
          <w:p w14:paraId="341993A4" w14:textId="77777777" w:rsidR="00BA081D" w:rsidRDefault="00BA081D">
            <w:pPr>
              <w:spacing w:after="0" w:line="240" w:lineRule="auto"/>
              <w:jc w:val="both"/>
              <w:rPr>
                <w:rFonts w:ascii="Amasis MT Pro" w:hAnsi="Amasis MT Pro" w:cs="Times New Roman"/>
              </w:rPr>
            </w:pPr>
          </w:p>
          <w:p w14:paraId="5441D77D" w14:textId="77777777" w:rsidR="00BA081D" w:rsidRDefault="00BA081D">
            <w:pPr>
              <w:spacing w:after="0" w:line="240" w:lineRule="auto"/>
              <w:jc w:val="both"/>
              <w:rPr>
                <w:rFonts w:ascii="Amasis MT Pro" w:hAnsi="Amasis MT Pro" w:cs="Times New Roman"/>
              </w:rPr>
            </w:pPr>
          </w:p>
          <w:p w14:paraId="7CF4B93D" w14:textId="77777777" w:rsidR="00BA081D" w:rsidRDefault="00BA081D">
            <w:pPr>
              <w:spacing w:after="0" w:line="240" w:lineRule="auto"/>
              <w:jc w:val="both"/>
              <w:rPr>
                <w:rFonts w:ascii="Amasis MT Pro" w:hAnsi="Amasis MT Pro" w:cs="Times New Roman"/>
              </w:rPr>
            </w:pPr>
          </w:p>
          <w:p w14:paraId="53734967" w14:textId="77777777" w:rsidR="00BA081D" w:rsidRDefault="00BA081D">
            <w:pPr>
              <w:spacing w:after="0" w:line="240" w:lineRule="auto"/>
              <w:jc w:val="both"/>
              <w:rPr>
                <w:rFonts w:ascii="Amasis MT Pro" w:hAnsi="Amasis MT Pro" w:cs="Times New Roman"/>
              </w:rPr>
            </w:pPr>
          </w:p>
          <w:p w14:paraId="08D3D228" w14:textId="77777777" w:rsidR="00BA081D" w:rsidRDefault="00BA081D">
            <w:pPr>
              <w:spacing w:after="0" w:line="240" w:lineRule="auto"/>
              <w:jc w:val="both"/>
              <w:rPr>
                <w:rFonts w:ascii="Amasis MT Pro" w:hAnsi="Amasis MT Pro" w:cs="Times New Roman"/>
              </w:rPr>
            </w:pPr>
          </w:p>
          <w:p w14:paraId="413204EC" w14:textId="77777777" w:rsidR="00BA081D" w:rsidRDefault="00BA081D">
            <w:pPr>
              <w:spacing w:after="0" w:line="240" w:lineRule="auto"/>
              <w:jc w:val="both"/>
              <w:rPr>
                <w:rFonts w:ascii="Amasis MT Pro" w:hAnsi="Amasis MT Pro" w:cs="Times New Roman"/>
              </w:rPr>
            </w:pPr>
          </w:p>
          <w:p w14:paraId="36F3BB02" w14:textId="77777777" w:rsidR="00BA081D" w:rsidRDefault="00BA081D">
            <w:pPr>
              <w:spacing w:after="0" w:line="240" w:lineRule="auto"/>
              <w:jc w:val="both"/>
              <w:rPr>
                <w:rFonts w:ascii="Amasis MT Pro" w:hAnsi="Amasis MT Pro" w:cs="Times New Roman"/>
              </w:rPr>
            </w:pPr>
          </w:p>
          <w:p w14:paraId="3F5A1D6F" w14:textId="77777777" w:rsidR="00BA081D" w:rsidRDefault="00BA081D">
            <w:pPr>
              <w:spacing w:after="0" w:line="240" w:lineRule="auto"/>
              <w:jc w:val="both"/>
              <w:rPr>
                <w:rFonts w:ascii="Amasis MT Pro" w:hAnsi="Amasis MT Pro" w:cs="Times New Roman"/>
              </w:rPr>
            </w:pPr>
          </w:p>
          <w:p w14:paraId="7F27FFC4" w14:textId="77777777" w:rsidR="00BA081D" w:rsidRDefault="00BA081D">
            <w:pPr>
              <w:spacing w:after="0" w:line="240" w:lineRule="auto"/>
              <w:jc w:val="both"/>
              <w:rPr>
                <w:rFonts w:ascii="Amasis MT Pro" w:hAnsi="Amasis MT Pro" w:cs="Times New Roman"/>
              </w:rPr>
            </w:pPr>
          </w:p>
          <w:p w14:paraId="3C8BF73E" w14:textId="77777777" w:rsidR="00BA081D" w:rsidRDefault="00BA081D">
            <w:pPr>
              <w:spacing w:after="0" w:line="240" w:lineRule="auto"/>
              <w:jc w:val="both"/>
              <w:rPr>
                <w:rFonts w:ascii="Amasis MT Pro" w:hAnsi="Amasis MT Pro" w:cs="Times New Roman"/>
              </w:rPr>
            </w:pPr>
          </w:p>
          <w:p w14:paraId="6098D4DF" w14:textId="77777777" w:rsidR="00BA081D" w:rsidRDefault="00D119E4">
            <w:pPr>
              <w:spacing w:after="0" w:line="240" w:lineRule="auto"/>
              <w:jc w:val="both"/>
              <w:rPr>
                <w:rFonts w:ascii="Amasis MT Pro" w:hAnsi="Amasis MT Pro" w:cs="Times New Roman"/>
              </w:rPr>
            </w:pPr>
            <w:r>
              <w:rPr>
                <w:rFonts w:ascii="Amasis MT Pro" w:hAnsi="Amasis MT Pro" w:cs="Times New Roman"/>
              </w:rPr>
              <w:t>Fixed asset sheet</w:t>
            </w:r>
          </w:p>
          <w:p w14:paraId="622B5690" w14:textId="77777777" w:rsidR="00BA081D" w:rsidRDefault="00D119E4">
            <w:pPr>
              <w:spacing w:after="0" w:line="240" w:lineRule="auto"/>
              <w:jc w:val="both"/>
              <w:rPr>
                <w:rFonts w:ascii="Amasis MT Pro" w:hAnsi="Amasis MT Pro" w:cs="Times New Roman"/>
              </w:rPr>
            </w:pPr>
            <w:r>
              <w:rPr>
                <w:rFonts w:ascii="Amasis MT Pro" w:hAnsi="Amasis MT Pro" w:cs="Times New Roman"/>
              </w:rPr>
              <w:t>Maintenance/intervention</w:t>
            </w:r>
          </w:p>
          <w:p w14:paraId="33A4AD34"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request form </w:t>
            </w:r>
          </w:p>
          <w:p w14:paraId="4F956407"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Repair register </w:t>
            </w:r>
          </w:p>
          <w:p w14:paraId="312B4CF7" w14:textId="77777777" w:rsidR="00BA081D" w:rsidRDefault="00BA081D">
            <w:pPr>
              <w:spacing w:after="0" w:line="240" w:lineRule="auto"/>
              <w:jc w:val="both"/>
              <w:rPr>
                <w:rFonts w:ascii="Amasis MT Pro" w:hAnsi="Amasis MT Pro" w:cs="Times New Roman"/>
              </w:rPr>
            </w:pPr>
          </w:p>
          <w:p w14:paraId="65347333" w14:textId="77777777" w:rsidR="00BA081D" w:rsidRDefault="00BA081D">
            <w:pPr>
              <w:spacing w:after="0" w:line="240" w:lineRule="auto"/>
              <w:jc w:val="both"/>
              <w:rPr>
                <w:rFonts w:ascii="Amasis MT Pro" w:hAnsi="Amasis MT Pro" w:cs="Times New Roman"/>
              </w:rPr>
            </w:pPr>
          </w:p>
          <w:p w14:paraId="283452B5" w14:textId="77777777" w:rsidR="00BA081D" w:rsidRDefault="00BA081D">
            <w:pPr>
              <w:spacing w:after="0" w:line="240" w:lineRule="auto"/>
              <w:jc w:val="both"/>
              <w:rPr>
                <w:rFonts w:ascii="Amasis MT Pro" w:hAnsi="Amasis MT Pro" w:cs="Times New Roman"/>
              </w:rPr>
            </w:pPr>
          </w:p>
          <w:p w14:paraId="7A55A1CC" w14:textId="77777777" w:rsidR="00BA081D" w:rsidRDefault="00BA081D">
            <w:pPr>
              <w:spacing w:after="0" w:line="240" w:lineRule="auto"/>
              <w:jc w:val="both"/>
              <w:rPr>
                <w:rFonts w:ascii="Amasis MT Pro" w:hAnsi="Amasis MT Pro" w:cs="Times New Roman"/>
              </w:rPr>
            </w:pPr>
          </w:p>
          <w:p w14:paraId="422D0A37" w14:textId="77777777" w:rsidR="00BA081D" w:rsidRDefault="00BA081D">
            <w:pPr>
              <w:spacing w:after="0" w:line="240" w:lineRule="auto"/>
              <w:jc w:val="both"/>
              <w:rPr>
                <w:rFonts w:ascii="Amasis MT Pro" w:hAnsi="Amasis MT Pro" w:cs="Times New Roman"/>
              </w:rPr>
            </w:pPr>
          </w:p>
          <w:p w14:paraId="54EDCA9A" w14:textId="77777777" w:rsidR="00BA081D" w:rsidRDefault="00BA081D">
            <w:pPr>
              <w:spacing w:after="0" w:line="240" w:lineRule="auto"/>
              <w:jc w:val="both"/>
              <w:rPr>
                <w:rFonts w:ascii="Amasis MT Pro" w:hAnsi="Amasis MT Pro" w:cs="Times New Roman"/>
              </w:rPr>
            </w:pPr>
          </w:p>
          <w:p w14:paraId="418261FE" w14:textId="77777777" w:rsidR="00BA081D" w:rsidRDefault="00BA081D">
            <w:pPr>
              <w:spacing w:after="0" w:line="240" w:lineRule="auto"/>
              <w:jc w:val="both"/>
              <w:rPr>
                <w:rFonts w:ascii="Amasis MT Pro" w:hAnsi="Amasis MT Pro" w:cs="Times New Roman"/>
              </w:rPr>
            </w:pPr>
          </w:p>
          <w:p w14:paraId="41F62444" w14:textId="77777777" w:rsidR="00BA081D" w:rsidRDefault="00BA081D">
            <w:pPr>
              <w:spacing w:after="0" w:line="240" w:lineRule="auto"/>
              <w:jc w:val="both"/>
              <w:rPr>
                <w:rFonts w:ascii="Amasis MT Pro" w:hAnsi="Amasis MT Pro" w:cs="Times New Roman"/>
              </w:rPr>
            </w:pPr>
          </w:p>
          <w:p w14:paraId="1ADA1A20" w14:textId="77777777" w:rsidR="00BA081D" w:rsidRDefault="00BA081D">
            <w:pPr>
              <w:spacing w:after="0" w:line="240" w:lineRule="auto"/>
              <w:jc w:val="both"/>
              <w:rPr>
                <w:rFonts w:ascii="Amasis MT Pro" w:hAnsi="Amasis MT Pro" w:cs="Times New Roman"/>
              </w:rPr>
            </w:pPr>
          </w:p>
          <w:p w14:paraId="3C28F3CC" w14:textId="77777777" w:rsidR="00BA081D" w:rsidRDefault="00BA081D">
            <w:pPr>
              <w:spacing w:after="0" w:line="240" w:lineRule="auto"/>
              <w:jc w:val="both"/>
              <w:rPr>
                <w:rFonts w:ascii="Amasis MT Pro" w:hAnsi="Amasis MT Pro" w:cs="Times New Roman"/>
              </w:rPr>
            </w:pPr>
          </w:p>
          <w:p w14:paraId="0A1DBF77" w14:textId="77777777" w:rsidR="00BA081D" w:rsidRDefault="00BA081D">
            <w:pPr>
              <w:spacing w:after="0" w:line="240" w:lineRule="auto"/>
              <w:jc w:val="both"/>
              <w:rPr>
                <w:rFonts w:ascii="Amasis MT Pro" w:hAnsi="Amasis MT Pro" w:cs="Times New Roman"/>
              </w:rPr>
            </w:pPr>
          </w:p>
          <w:p w14:paraId="3246F05A" w14:textId="77777777" w:rsidR="00BA081D" w:rsidRDefault="00BA081D">
            <w:pPr>
              <w:spacing w:after="0" w:line="240" w:lineRule="auto"/>
              <w:jc w:val="both"/>
              <w:rPr>
                <w:rFonts w:ascii="Amasis MT Pro" w:hAnsi="Amasis MT Pro" w:cs="Times New Roman"/>
              </w:rPr>
            </w:pPr>
          </w:p>
          <w:p w14:paraId="667F8868" w14:textId="77777777" w:rsidR="00BA081D" w:rsidRDefault="00BA081D">
            <w:pPr>
              <w:spacing w:after="0" w:line="240" w:lineRule="auto"/>
              <w:jc w:val="both"/>
              <w:rPr>
                <w:rFonts w:ascii="Amasis MT Pro" w:hAnsi="Amasis MT Pro" w:cs="Times New Roman"/>
              </w:rPr>
            </w:pPr>
          </w:p>
          <w:p w14:paraId="45A0E435" w14:textId="77777777" w:rsidR="00BA081D" w:rsidRDefault="00BA081D">
            <w:pPr>
              <w:spacing w:after="0" w:line="240" w:lineRule="auto"/>
              <w:jc w:val="both"/>
              <w:rPr>
                <w:rFonts w:ascii="Amasis MT Pro" w:hAnsi="Amasis MT Pro" w:cs="Times New Roman"/>
              </w:rPr>
            </w:pPr>
          </w:p>
          <w:p w14:paraId="485FAAB5" w14:textId="77777777" w:rsidR="00BA081D" w:rsidRDefault="00BA081D">
            <w:pPr>
              <w:spacing w:after="0" w:line="240" w:lineRule="auto"/>
              <w:jc w:val="both"/>
              <w:rPr>
                <w:rFonts w:ascii="Amasis MT Pro" w:hAnsi="Amasis MT Pro" w:cs="Times New Roman"/>
              </w:rPr>
            </w:pPr>
          </w:p>
          <w:p w14:paraId="1924B959" w14:textId="77777777" w:rsidR="00BA081D" w:rsidRDefault="00BA081D">
            <w:pPr>
              <w:spacing w:after="0" w:line="240" w:lineRule="auto"/>
              <w:jc w:val="both"/>
              <w:rPr>
                <w:rFonts w:ascii="Amasis MT Pro" w:hAnsi="Amasis MT Pro" w:cs="Times New Roman"/>
              </w:rPr>
            </w:pPr>
          </w:p>
          <w:p w14:paraId="30E74BC6" w14:textId="77777777" w:rsidR="00BA081D" w:rsidRDefault="00BA081D">
            <w:pPr>
              <w:spacing w:after="0" w:line="240" w:lineRule="auto"/>
              <w:jc w:val="both"/>
              <w:rPr>
                <w:rFonts w:ascii="Amasis MT Pro" w:hAnsi="Amasis MT Pro" w:cs="Times New Roman"/>
              </w:rPr>
            </w:pPr>
          </w:p>
          <w:p w14:paraId="3452A680" w14:textId="77777777" w:rsidR="00BA081D" w:rsidRDefault="00BA081D">
            <w:pPr>
              <w:spacing w:after="0" w:line="240" w:lineRule="auto"/>
              <w:jc w:val="both"/>
              <w:rPr>
                <w:rFonts w:ascii="Amasis MT Pro" w:hAnsi="Amasis MT Pro" w:cs="Times New Roman"/>
              </w:rPr>
            </w:pPr>
          </w:p>
          <w:p w14:paraId="61CA3F7C" w14:textId="77777777" w:rsidR="00BA081D" w:rsidRDefault="00BA081D">
            <w:pPr>
              <w:spacing w:after="0" w:line="240" w:lineRule="auto"/>
              <w:jc w:val="both"/>
              <w:rPr>
                <w:rFonts w:ascii="Amasis MT Pro" w:hAnsi="Amasis MT Pro" w:cs="Times New Roman"/>
              </w:rPr>
            </w:pPr>
          </w:p>
          <w:p w14:paraId="26F260B9" w14:textId="77777777" w:rsidR="00BA081D" w:rsidRDefault="00BA081D">
            <w:pPr>
              <w:spacing w:after="0" w:line="240" w:lineRule="auto"/>
              <w:jc w:val="both"/>
              <w:rPr>
                <w:rFonts w:ascii="Amasis MT Pro" w:hAnsi="Amasis MT Pro" w:cs="Times New Roman"/>
              </w:rPr>
            </w:pPr>
          </w:p>
          <w:p w14:paraId="3B756988" w14:textId="77777777" w:rsidR="00BA081D" w:rsidRDefault="00BA081D">
            <w:pPr>
              <w:spacing w:after="0" w:line="240" w:lineRule="auto"/>
              <w:jc w:val="both"/>
              <w:rPr>
                <w:rFonts w:ascii="Amasis MT Pro" w:hAnsi="Amasis MT Pro" w:cs="Times New Roman"/>
              </w:rPr>
            </w:pPr>
          </w:p>
          <w:p w14:paraId="225E5575" w14:textId="77777777" w:rsidR="00BA081D" w:rsidRDefault="00BA081D">
            <w:pPr>
              <w:spacing w:after="0" w:line="240" w:lineRule="auto"/>
              <w:jc w:val="both"/>
              <w:rPr>
                <w:rFonts w:ascii="Amasis MT Pro" w:hAnsi="Amasis MT Pro" w:cs="Times New Roman"/>
              </w:rPr>
            </w:pPr>
          </w:p>
          <w:p w14:paraId="1801352F" w14:textId="77777777" w:rsidR="00BA081D" w:rsidRDefault="00BA081D">
            <w:pPr>
              <w:spacing w:after="0" w:line="240" w:lineRule="auto"/>
              <w:jc w:val="both"/>
              <w:rPr>
                <w:rFonts w:ascii="Amasis MT Pro" w:hAnsi="Amasis MT Pro" w:cs="Times New Roman"/>
              </w:rPr>
            </w:pPr>
          </w:p>
          <w:p w14:paraId="01621116" w14:textId="77777777" w:rsidR="00BA081D" w:rsidRDefault="00BA081D">
            <w:pPr>
              <w:spacing w:after="0" w:line="240" w:lineRule="auto"/>
              <w:jc w:val="both"/>
              <w:rPr>
                <w:rFonts w:ascii="Amasis MT Pro" w:hAnsi="Amasis MT Pro" w:cs="Times New Roman"/>
              </w:rPr>
            </w:pPr>
          </w:p>
          <w:p w14:paraId="2A3637A2" w14:textId="77777777" w:rsidR="00BA081D" w:rsidRDefault="00BA081D">
            <w:pPr>
              <w:spacing w:after="0" w:line="240" w:lineRule="auto"/>
              <w:jc w:val="both"/>
              <w:rPr>
                <w:rFonts w:ascii="Amasis MT Pro" w:hAnsi="Amasis MT Pro" w:cs="Times New Roman"/>
              </w:rPr>
            </w:pPr>
          </w:p>
          <w:p w14:paraId="7D0115FE" w14:textId="77777777" w:rsidR="00BA081D" w:rsidRDefault="00BA081D">
            <w:pPr>
              <w:spacing w:after="0" w:line="240" w:lineRule="auto"/>
              <w:jc w:val="both"/>
              <w:rPr>
                <w:rFonts w:ascii="Amasis MT Pro" w:hAnsi="Amasis MT Pro" w:cs="Times New Roman"/>
              </w:rPr>
            </w:pPr>
          </w:p>
          <w:p w14:paraId="2DB5BC4E" w14:textId="77777777" w:rsidR="00BA081D" w:rsidRDefault="00BA081D">
            <w:pPr>
              <w:spacing w:after="0" w:line="240" w:lineRule="auto"/>
              <w:jc w:val="both"/>
              <w:rPr>
                <w:rFonts w:ascii="Amasis MT Pro" w:hAnsi="Amasis MT Pro" w:cs="Times New Roman"/>
              </w:rPr>
            </w:pPr>
          </w:p>
          <w:p w14:paraId="3005C458" w14:textId="77777777" w:rsidR="00BA081D" w:rsidRDefault="00BA081D">
            <w:pPr>
              <w:spacing w:after="0" w:line="240" w:lineRule="auto"/>
              <w:jc w:val="both"/>
              <w:rPr>
                <w:rFonts w:ascii="Amasis MT Pro" w:hAnsi="Amasis MT Pro" w:cs="Times New Roman"/>
              </w:rPr>
            </w:pPr>
          </w:p>
          <w:p w14:paraId="684A2CCC" w14:textId="77777777" w:rsidR="00BA081D" w:rsidRDefault="00BA081D">
            <w:pPr>
              <w:spacing w:after="0" w:line="240" w:lineRule="auto"/>
              <w:jc w:val="both"/>
              <w:rPr>
                <w:rFonts w:ascii="Amasis MT Pro" w:hAnsi="Amasis MT Pro" w:cs="Times New Roman"/>
              </w:rPr>
            </w:pPr>
          </w:p>
          <w:p w14:paraId="00A57D3B" w14:textId="77777777" w:rsidR="00BA081D" w:rsidRDefault="00BA081D">
            <w:pPr>
              <w:spacing w:after="0" w:line="240" w:lineRule="auto"/>
              <w:jc w:val="both"/>
              <w:rPr>
                <w:rFonts w:ascii="Amasis MT Pro" w:hAnsi="Amasis MT Pro" w:cs="Times New Roman"/>
              </w:rPr>
            </w:pPr>
          </w:p>
          <w:p w14:paraId="67C20238" w14:textId="77777777" w:rsidR="00BA081D" w:rsidRDefault="00BA081D">
            <w:pPr>
              <w:spacing w:after="0" w:line="240" w:lineRule="auto"/>
              <w:jc w:val="both"/>
              <w:rPr>
                <w:rFonts w:ascii="Amasis MT Pro" w:hAnsi="Amasis MT Pro" w:cs="Times New Roman"/>
              </w:rPr>
            </w:pPr>
          </w:p>
          <w:p w14:paraId="18DC0A9E" w14:textId="77777777" w:rsidR="00BA081D" w:rsidRDefault="00BA081D">
            <w:pPr>
              <w:spacing w:after="0" w:line="240" w:lineRule="auto"/>
              <w:jc w:val="both"/>
              <w:rPr>
                <w:rFonts w:ascii="Amasis MT Pro" w:hAnsi="Amasis MT Pro" w:cs="Times New Roman"/>
              </w:rPr>
            </w:pPr>
          </w:p>
          <w:p w14:paraId="4C902065" w14:textId="77777777" w:rsidR="00BA081D" w:rsidRDefault="00BA081D">
            <w:pPr>
              <w:spacing w:after="0" w:line="240" w:lineRule="auto"/>
              <w:jc w:val="both"/>
              <w:rPr>
                <w:rFonts w:ascii="Amasis MT Pro" w:hAnsi="Amasis MT Pro" w:cs="Times New Roman"/>
              </w:rPr>
            </w:pPr>
          </w:p>
          <w:p w14:paraId="5037AA17" w14:textId="77777777" w:rsidR="00BA081D" w:rsidRDefault="00BA081D">
            <w:pPr>
              <w:spacing w:after="0" w:line="240" w:lineRule="auto"/>
              <w:jc w:val="both"/>
              <w:rPr>
                <w:rFonts w:ascii="Amasis MT Pro" w:hAnsi="Amasis MT Pro" w:cs="Times New Roman"/>
              </w:rPr>
            </w:pPr>
          </w:p>
          <w:p w14:paraId="028527AD" w14:textId="77777777" w:rsidR="00BA081D" w:rsidRDefault="00BA081D">
            <w:pPr>
              <w:spacing w:after="0" w:line="240" w:lineRule="auto"/>
              <w:jc w:val="both"/>
              <w:rPr>
                <w:rFonts w:ascii="Amasis MT Pro" w:hAnsi="Amasis MT Pro" w:cs="Times New Roman"/>
              </w:rPr>
            </w:pPr>
          </w:p>
          <w:p w14:paraId="494FB9DD" w14:textId="77777777" w:rsidR="00BA081D" w:rsidRDefault="00D119E4">
            <w:pPr>
              <w:spacing w:after="0" w:line="240" w:lineRule="auto"/>
              <w:jc w:val="both"/>
              <w:rPr>
                <w:rFonts w:ascii="Amasis MT Pro" w:hAnsi="Amasis MT Pro" w:cs="Times New Roman"/>
              </w:rPr>
            </w:pPr>
            <w:r>
              <w:rPr>
                <w:rFonts w:ascii="Amasis MT Pro" w:hAnsi="Amasis MT Pro" w:cs="Times New Roman"/>
              </w:rPr>
              <w:t>Fixed asset sheet</w:t>
            </w:r>
          </w:p>
          <w:p w14:paraId="129A3EF6" w14:textId="77777777" w:rsidR="00BA081D" w:rsidRDefault="00D119E4">
            <w:pPr>
              <w:spacing w:after="0" w:line="240" w:lineRule="auto"/>
              <w:jc w:val="both"/>
              <w:rPr>
                <w:rFonts w:ascii="Amasis MT Pro" w:hAnsi="Amasis MT Pro" w:cs="Times New Roman"/>
              </w:rPr>
            </w:pPr>
            <w:r>
              <w:rPr>
                <w:rFonts w:ascii="Amasis MT Pro" w:hAnsi="Amasis MT Pro" w:cs="Times New Roman"/>
              </w:rPr>
              <w:t>Maintenance/intervention</w:t>
            </w:r>
          </w:p>
          <w:p w14:paraId="426E2E85"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request form </w:t>
            </w:r>
          </w:p>
          <w:p w14:paraId="17FB8547"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Repair register </w:t>
            </w:r>
          </w:p>
          <w:p w14:paraId="2734A9EB" w14:textId="77777777" w:rsidR="00BA081D" w:rsidRDefault="00BA081D">
            <w:pPr>
              <w:spacing w:after="0" w:line="240" w:lineRule="auto"/>
              <w:jc w:val="both"/>
              <w:rPr>
                <w:rFonts w:ascii="Amasis MT Pro" w:hAnsi="Amasis MT Pro" w:cs="Times New Roman"/>
              </w:rPr>
            </w:pPr>
          </w:p>
        </w:tc>
      </w:tr>
      <w:tr w:rsidR="00BA081D" w14:paraId="73185168" w14:textId="77777777">
        <w:trPr>
          <w:gridBefore w:val="1"/>
          <w:wBefore w:w="113" w:type="dxa"/>
          <w:trHeight w:val="435"/>
        </w:trPr>
        <w:tc>
          <w:tcPr>
            <w:tcW w:w="9350" w:type="dxa"/>
            <w:gridSpan w:val="6"/>
            <w:shd w:val="clear" w:color="auto" w:fill="4F81BD" w:themeFill="accent1"/>
          </w:tcPr>
          <w:p w14:paraId="5CEFB5A5" w14:textId="77777777" w:rsidR="00BA081D" w:rsidRDefault="00D119E4">
            <w:pPr>
              <w:spacing w:after="0" w:line="240" w:lineRule="auto"/>
              <w:jc w:val="both"/>
              <w:rPr>
                <w:rFonts w:ascii="Amasis MT Pro" w:hAnsi="Amasis MT Pro" w:cs="Times New Roman"/>
                <w:color w:val="000000"/>
              </w:rPr>
            </w:pPr>
            <w:r>
              <w:rPr>
                <w:rFonts w:ascii="Amasis MT Pro" w:hAnsi="Amasis MT Pro" w:cs="Times New Roman"/>
                <w:b/>
                <w:bCs/>
                <w:color w:val="FFFFFF" w:themeColor="background1"/>
              </w:rPr>
              <w:lastRenderedPageBreak/>
              <w:t>Inventory</w:t>
            </w:r>
          </w:p>
        </w:tc>
      </w:tr>
      <w:tr w:rsidR="00BA081D" w14:paraId="624E8C43" w14:textId="77777777">
        <w:trPr>
          <w:gridBefore w:val="1"/>
          <w:wBefore w:w="113" w:type="dxa"/>
        </w:trPr>
        <w:tc>
          <w:tcPr>
            <w:tcW w:w="2340" w:type="dxa"/>
            <w:gridSpan w:val="2"/>
          </w:tcPr>
          <w:p w14:paraId="06F7F427"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Stakeholders</w:t>
            </w:r>
          </w:p>
        </w:tc>
        <w:tc>
          <w:tcPr>
            <w:tcW w:w="4316" w:type="dxa"/>
            <w:gridSpan w:val="2"/>
          </w:tcPr>
          <w:p w14:paraId="715E28E6"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Tasks</w:t>
            </w:r>
          </w:p>
        </w:tc>
        <w:tc>
          <w:tcPr>
            <w:tcW w:w="2694" w:type="dxa"/>
            <w:gridSpan w:val="2"/>
          </w:tcPr>
          <w:p w14:paraId="4453EA41"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Tools</w:t>
            </w:r>
          </w:p>
        </w:tc>
      </w:tr>
      <w:tr w:rsidR="00BA081D" w14:paraId="10BCC3B2" w14:textId="77777777">
        <w:trPr>
          <w:gridBefore w:val="1"/>
          <w:wBefore w:w="113" w:type="dxa"/>
        </w:trPr>
        <w:tc>
          <w:tcPr>
            <w:tcW w:w="2340" w:type="dxa"/>
            <w:gridSpan w:val="2"/>
          </w:tcPr>
          <w:p w14:paraId="7A67DF92" w14:textId="77777777" w:rsidR="00BA081D" w:rsidRDefault="00BA081D">
            <w:pPr>
              <w:spacing w:after="0" w:line="240" w:lineRule="auto"/>
              <w:jc w:val="both"/>
              <w:rPr>
                <w:rFonts w:ascii="Amasis MT Pro" w:hAnsi="Amasis MT Pro" w:cs="Times New Roman"/>
              </w:rPr>
            </w:pPr>
          </w:p>
          <w:p w14:paraId="7DF8E031" w14:textId="77777777" w:rsidR="00BA081D" w:rsidRDefault="00BA081D">
            <w:pPr>
              <w:spacing w:after="0" w:line="240" w:lineRule="auto"/>
              <w:jc w:val="both"/>
              <w:rPr>
                <w:rFonts w:ascii="Amasis MT Pro" w:hAnsi="Amasis MT Pro" w:cs="Times New Roman"/>
              </w:rPr>
            </w:pPr>
          </w:p>
          <w:p w14:paraId="4FBDB741"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Director/Admin Assistant</w:t>
            </w:r>
          </w:p>
        </w:tc>
        <w:tc>
          <w:tcPr>
            <w:tcW w:w="4316" w:type="dxa"/>
            <w:gridSpan w:val="2"/>
          </w:tcPr>
          <w:p w14:paraId="3C2C1167" w14:textId="77777777" w:rsidR="00BA081D" w:rsidRDefault="00D119E4">
            <w:pPr>
              <w:spacing w:after="0" w:line="240" w:lineRule="auto"/>
              <w:jc w:val="both"/>
              <w:rPr>
                <w:rFonts w:ascii="Amasis MT Pro" w:hAnsi="Amasis MT Pro" w:cs="Times New Roman"/>
                <w:b/>
                <w:bCs/>
                <w:i/>
                <w:iCs/>
              </w:rPr>
            </w:pPr>
            <w:r>
              <w:rPr>
                <w:rFonts w:ascii="Amasis MT Pro" w:hAnsi="Amasis MT Pro" w:cs="Times New Roman"/>
                <w:b/>
                <w:bCs/>
                <w:i/>
                <w:iCs/>
              </w:rPr>
              <w:t>Elaboration of the inventory schedule and instructions:</w:t>
            </w:r>
          </w:p>
          <w:p w14:paraId="01A47FA1" w14:textId="77777777" w:rsidR="00BA081D" w:rsidRDefault="00D119E4">
            <w:pPr>
              <w:spacing w:after="0" w:line="240" w:lineRule="auto"/>
              <w:jc w:val="both"/>
              <w:rPr>
                <w:rFonts w:ascii="Amasis MT Pro" w:hAnsi="Amasis MT Pro" w:cs="Times New Roman"/>
              </w:rPr>
            </w:pPr>
            <w:r>
              <w:rPr>
                <w:rFonts w:ascii="Amasis MT Pro" w:hAnsi="Amasis MT Pro" w:cs="Times New Roman"/>
              </w:rPr>
              <w:t>In early December, prepares the inventory schedule and inventory and submits them to the Head of Finance for validation.</w:t>
            </w:r>
          </w:p>
          <w:p w14:paraId="1EC0E37C" w14:textId="77777777" w:rsidR="00BA081D" w:rsidRDefault="00BA081D">
            <w:pPr>
              <w:spacing w:after="0" w:line="240" w:lineRule="auto"/>
              <w:jc w:val="both"/>
              <w:rPr>
                <w:rFonts w:ascii="Amasis MT Pro" w:hAnsi="Amasis MT Pro" w:cs="Times New Roman"/>
              </w:rPr>
            </w:pPr>
          </w:p>
          <w:p w14:paraId="68E3D507" w14:textId="77777777" w:rsidR="00BA081D" w:rsidRDefault="00BA081D">
            <w:pPr>
              <w:spacing w:after="0" w:line="240" w:lineRule="auto"/>
              <w:jc w:val="both"/>
              <w:rPr>
                <w:rFonts w:ascii="Amasis MT Pro" w:hAnsi="Amasis MT Pro" w:cs="Times New Roman"/>
              </w:rPr>
            </w:pPr>
          </w:p>
        </w:tc>
        <w:tc>
          <w:tcPr>
            <w:tcW w:w="2694" w:type="dxa"/>
            <w:gridSpan w:val="2"/>
          </w:tcPr>
          <w:p w14:paraId="07704FBE" w14:textId="77777777" w:rsidR="00BA081D" w:rsidRDefault="00BA081D">
            <w:pPr>
              <w:spacing w:after="0" w:line="240" w:lineRule="auto"/>
              <w:jc w:val="both"/>
              <w:rPr>
                <w:rFonts w:ascii="Amasis MT Pro" w:hAnsi="Amasis MT Pro" w:cs="Times New Roman"/>
              </w:rPr>
            </w:pPr>
          </w:p>
          <w:p w14:paraId="7AAFCDE3" w14:textId="77777777" w:rsidR="00BA081D" w:rsidRDefault="00BA081D">
            <w:pPr>
              <w:spacing w:after="0" w:line="240" w:lineRule="auto"/>
              <w:jc w:val="both"/>
              <w:rPr>
                <w:rFonts w:ascii="Amasis MT Pro" w:hAnsi="Amasis MT Pro" w:cs="Times New Roman"/>
              </w:rPr>
            </w:pPr>
          </w:p>
          <w:p w14:paraId="457A8190" w14:textId="77777777" w:rsidR="00BA081D" w:rsidRDefault="00D119E4">
            <w:pPr>
              <w:spacing w:after="0" w:line="240" w:lineRule="auto"/>
              <w:jc w:val="both"/>
              <w:rPr>
                <w:rFonts w:ascii="Amasis MT Pro" w:hAnsi="Amasis MT Pro" w:cs="Times New Roman"/>
              </w:rPr>
            </w:pPr>
            <w:r>
              <w:rPr>
                <w:rFonts w:ascii="Amasis MT Pro" w:hAnsi="Amasis MT Pro" w:cs="Times New Roman"/>
              </w:rPr>
              <w:t>Inventory</w:t>
            </w:r>
          </w:p>
          <w:p w14:paraId="07C95426" w14:textId="77777777" w:rsidR="00BA081D" w:rsidRDefault="00D119E4">
            <w:pPr>
              <w:spacing w:after="0" w:line="240" w:lineRule="auto"/>
              <w:jc w:val="both"/>
              <w:rPr>
                <w:rFonts w:ascii="Amasis MT Pro" w:hAnsi="Amasis MT Pro" w:cs="Times New Roman"/>
              </w:rPr>
            </w:pPr>
            <w:r>
              <w:rPr>
                <w:rFonts w:ascii="Amasis MT Pro" w:hAnsi="Amasis MT Pro" w:cs="Times New Roman"/>
              </w:rPr>
              <w:t>schedule +</w:t>
            </w:r>
          </w:p>
          <w:p w14:paraId="51ADD952" w14:textId="77777777" w:rsidR="00BA081D" w:rsidRDefault="00D119E4">
            <w:pPr>
              <w:spacing w:after="0" w:line="240" w:lineRule="auto"/>
              <w:jc w:val="both"/>
              <w:rPr>
                <w:rFonts w:ascii="Amasis MT Pro" w:hAnsi="Amasis MT Pro" w:cs="Times New Roman"/>
              </w:rPr>
            </w:pPr>
            <w:r>
              <w:rPr>
                <w:rFonts w:ascii="Amasis MT Pro" w:hAnsi="Amasis MT Pro" w:cs="Times New Roman"/>
              </w:rPr>
              <w:t>Inventory instructions.</w:t>
            </w:r>
          </w:p>
          <w:p w14:paraId="1576FC61" w14:textId="77777777" w:rsidR="00BA081D" w:rsidRDefault="00BA081D">
            <w:pPr>
              <w:spacing w:after="0" w:line="240" w:lineRule="auto"/>
              <w:jc w:val="both"/>
              <w:rPr>
                <w:rFonts w:ascii="Amasis MT Pro" w:hAnsi="Amasis MT Pro" w:cs="Times New Roman"/>
              </w:rPr>
            </w:pPr>
          </w:p>
        </w:tc>
      </w:tr>
      <w:tr w:rsidR="00BA081D" w14:paraId="6A63D277" w14:textId="77777777">
        <w:trPr>
          <w:gridBefore w:val="1"/>
          <w:wBefore w:w="113" w:type="dxa"/>
        </w:trPr>
        <w:tc>
          <w:tcPr>
            <w:tcW w:w="2340" w:type="dxa"/>
            <w:gridSpan w:val="2"/>
          </w:tcPr>
          <w:p w14:paraId="34AC4ED1" w14:textId="77777777" w:rsidR="00BA081D" w:rsidRDefault="00BA081D">
            <w:pPr>
              <w:spacing w:after="0" w:line="240" w:lineRule="auto"/>
              <w:jc w:val="both"/>
              <w:rPr>
                <w:rFonts w:ascii="Amasis MT Pro" w:hAnsi="Amasis MT Pro" w:cs="Times New Roman"/>
              </w:rPr>
            </w:pPr>
          </w:p>
          <w:p w14:paraId="515888E2" w14:textId="77777777" w:rsidR="00BA081D" w:rsidRDefault="00BA081D">
            <w:pPr>
              <w:spacing w:after="0" w:line="240" w:lineRule="auto"/>
              <w:jc w:val="both"/>
              <w:rPr>
                <w:rFonts w:ascii="Amasis MT Pro" w:hAnsi="Amasis MT Pro" w:cs="Times New Roman"/>
              </w:rPr>
            </w:pPr>
          </w:p>
          <w:p w14:paraId="4C882197" w14:textId="77777777" w:rsidR="00BA081D" w:rsidRDefault="00BA081D">
            <w:pPr>
              <w:spacing w:after="0" w:line="240" w:lineRule="auto"/>
              <w:jc w:val="both"/>
              <w:rPr>
                <w:rFonts w:ascii="Amasis MT Pro" w:hAnsi="Amasis MT Pro" w:cs="Times New Roman"/>
              </w:rPr>
            </w:pPr>
          </w:p>
          <w:p w14:paraId="1D7D6F61"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Head of Finance</w:t>
            </w:r>
          </w:p>
        </w:tc>
        <w:tc>
          <w:tcPr>
            <w:tcW w:w="4316" w:type="dxa"/>
            <w:gridSpan w:val="2"/>
          </w:tcPr>
          <w:p w14:paraId="7026A7B0" w14:textId="77777777" w:rsidR="00BA081D" w:rsidRDefault="00D119E4">
            <w:pPr>
              <w:spacing w:after="0" w:line="240" w:lineRule="auto"/>
              <w:jc w:val="both"/>
              <w:rPr>
                <w:rFonts w:ascii="Amasis MT Pro" w:hAnsi="Amasis MT Pro" w:cs="Times New Roman"/>
                <w:b/>
                <w:i/>
                <w:iCs/>
              </w:rPr>
            </w:pPr>
            <w:r>
              <w:rPr>
                <w:rFonts w:ascii="Amasis MT Pro" w:hAnsi="Amasis MT Pro" w:cs="Times New Roman"/>
                <w:b/>
                <w:i/>
                <w:iCs/>
              </w:rPr>
              <w:t>Validation of the inventory planning and instructions:</w:t>
            </w:r>
          </w:p>
          <w:p w14:paraId="15FC07C5" w14:textId="77777777" w:rsidR="00BA081D" w:rsidRDefault="00D119E4">
            <w:pPr>
              <w:pStyle w:val="ListParagraph"/>
              <w:numPr>
                <w:ilvl w:val="0"/>
                <w:numId w:val="234"/>
              </w:numPr>
              <w:spacing w:after="0" w:line="240" w:lineRule="auto"/>
              <w:jc w:val="both"/>
              <w:rPr>
                <w:rFonts w:ascii="Amasis MT Pro" w:hAnsi="Amasis MT Pro" w:cs="Times New Roman"/>
              </w:rPr>
            </w:pPr>
            <w:r>
              <w:rPr>
                <w:rFonts w:ascii="Amasis MT Pro" w:hAnsi="Amasis MT Pro" w:cs="Times New Roman"/>
              </w:rPr>
              <w:t>Acknowledges the schedule and instructions.</w:t>
            </w:r>
          </w:p>
          <w:p w14:paraId="00C2DBB9" w14:textId="77777777" w:rsidR="00BA081D" w:rsidRDefault="00D119E4">
            <w:pPr>
              <w:pStyle w:val="ListParagraph"/>
              <w:numPr>
                <w:ilvl w:val="0"/>
                <w:numId w:val="234"/>
              </w:numPr>
              <w:spacing w:after="0" w:line="240" w:lineRule="auto"/>
              <w:jc w:val="both"/>
              <w:rPr>
                <w:rFonts w:ascii="Amasis MT Pro" w:hAnsi="Amasis MT Pro" w:cs="Times New Roman"/>
              </w:rPr>
            </w:pPr>
            <w:r>
              <w:rPr>
                <w:rFonts w:ascii="Amasis MT Pro" w:hAnsi="Amasis MT Pro" w:cs="Times New Roman"/>
              </w:rPr>
              <w:t>If there are no observation, he validates and returns them to the Executive Director/Admin Assistant.</w:t>
            </w:r>
          </w:p>
        </w:tc>
        <w:tc>
          <w:tcPr>
            <w:tcW w:w="2694" w:type="dxa"/>
            <w:gridSpan w:val="2"/>
          </w:tcPr>
          <w:p w14:paraId="4E7402CD" w14:textId="77777777" w:rsidR="00BA081D" w:rsidRDefault="00BA081D">
            <w:pPr>
              <w:spacing w:after="0" w:line="240" w:lineRule="auto"/>
              <w:jc w:val="both"/>
              <w:rPr>
                <w:rFonts w:ascii="Amasis MT Pro" w:hAnsi="Amasis MT Pro" w:cs="Times New Roman"/>
              </w:rPr>
            </w:pPr>
          </w:p>
          <w:p w14:paraId="539C4DF6" w14:textId="77777777" w:rsidR="00BA081D" w:rsidRDefault="00BA081D">
            <w:pPr>
              <w:spacing w:after="0" w:line="240" w:lineRule="auto"/>
              <w:jc w:val="both"/>
              <w:rPr>
                <w:rFonts w:ascii="Amasis MT Pro" w:hAnsi="Amasis MT Pro" w:cs="Times New Roman"/>
              </w:rPr>
            </w:pPr>
          </w:p>
          <w:p w14:paraId="2E67B35B" w14:textId="77777777" w:rsidR="00BA081D" w:rsidRDefault="00BA081D">
            <w:pPr>
              <w:spacing w:after="0" w:line="240" w:lineRule="auto"/>
              <w:jc w:val="both"/>
              <w:rPr>
                <w:rFonts w:ascii="Amasis MT Pro" w:hAnsi="Amasis MT Pro" w:cs="Times New Roman"/>
              </w:rPr>
            </w:pPr>
          </w:p>
          <w:p w14:paraId="5B586D7E"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Inventory schedule </w:t>
            </w:r>
          </w:p>
          <w:p w14:paraId="6A6D66E5" w14:textId="77777777" w:rsidR="00BA081D" w:rsidRDefault="00D119E4">
            <w:pPr>
              <w:spacing w:after="0" w:line="240" w:lineRule="auto"/>
              <w:jc w:val="both"/>
              <w:rPr>
                <w:rFonts w:ascii="Amasis MT Pro" w:hAnsi="Amasis MT Pro" w:cs="Times New Roman"/>
              </w:rPr>
            </w:pPr>
            <w:r>
              <w:rPr>
                <w:rFonts w:ascii="Amasis MT Pro" w:hAnsi="Amasis MT Pro" w:cs="Times New Roman"/>
              </w:rPr>
              <w:t>Inventory instructions</w:t>
            </w:r>
          </w:p>
          <w:p w14:paraId="02113D28" w14:textId="77777777" w:rsidR="00BA081D" w:rsidRDefault="00BA081D">
            <w:pPr>
              <w:spacing w:after="0" w:line="240" w:lineRule="auto"/>
              <w:jc w:val="both"/>
              <w:rPr>
                <w:rFonts w:ascii="Amasis MT Pro" w:hAnsi="Amasis MT Pro" w:cs="Times New Roman"/>
              </w:rPr>
            </w:pPr>
          </w:p>
        </w:tc>
      </w:tr>
      <w:tr w:rsidR="00BA081D" w14:paraId="271337EE" w14:textId="77777777">
        <w:trPr>
          <w:gridBefore w:val="1"/>
          <w:wBefore w:w="113" w:type="dxa"/>
        </w:trPr>
        <w:tc>
          <w:tcPr>
            <w:tcW w:w="2340" w:type="dxa"/>
            <w:gridSpan w:val="2"/>
          </w:tcPr>
          <w:p w14:paraId="128DFC26" w14:textId="77777777" w:rsidR="00BA081D" w:rsidRDefault="00BA081D">
            <w:pPr>
              <w:spacing w:after="0" w:line="240" w:lineRule="auto"/>
              <w:jc w:val="both"/>
              <w:rPr>
                <w:rFonts w:ascii="Amasis MT Pro" w:hAnsi="Amasis MT Pro" w:cs="Times New Roman"/>
              </w:rPr>
            </w:pPr>
          </w:p>
          <w:p w14:paraId="6C0EEAE9" w14:textId="77777777" w:rsidR="00BA081D" w:rsidRDefault="00BA081D">
            <w:pPr>
              <w:spacing w:after="0" w:line="240" w:lineRule="auto"/>
              <w:jc w:val="both"/>
              <w:rPr>
                <w:rFonts w:ascii="Amasis MT Pro" w:hAnsi="Amasis MT Pro" w:cs="Times New Roman"/>
              </w:rPr>
            </w:pPr>
          </w:p>
          <w:p w14:paraId="1356D3D3" w14:textId="77777777" w:rsidR="00BA081D" w:rsidRDefault="00BA081D">
            <w:pPr>
              <w:spacing w:after="0" w:line="240" w:lineRule="auto"/>
              <w:jc w:val="both"/>
              <w:rPr>
                <w:rFonts w:ascii="Amasis MT Pro" w:hAnsi="Amasis MT Pro" w:cs="Times New Roman"/>
              </w:rPr>
            </w:pPr>
          </w:p>
          <w:p w14:paraId="0508FDC7" w14:textId="77777777" w:rsidR="00BA081D" w:rsidRDefault="00BA081D">
            <w:pPr>
              <w:spacing w:after="0" w:line="240" w:lineRule="auto"/>
              <w:jc w:val="both"/>
              <w:rPr>
                <w:rFonts w:ascii="Amasis MT Pro" w:hAnsi="Amasis MT Pro" w:cs="Times New Roman"/>
              </w:rPr>
            </w:pPr>
          </w:p>
          <w:p w14:paraId="44FC70A4"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Executive Director/Logistics Admin </w:t>
            </w:r>
          </w:p>
        </w:tc>
        <w:tc>
          <w:tcPr>
            <w:tcW w:w="4316" w:type="dxa"/>
            <w:gridSpan w:val="2"/>
          </w:tcPr>
          <w:p w14:paraId="237A2A02" w14:textId="77777777" w:rsidR="00BA081D" w:rsidRDefault="00D119E4">
            <w:pPr>
              <w:spacing w:after="0" w:line="240" w:lineRule="auto"/>
              <w:jc w:val="both"/>
              <w:rPr>
                <w:rFonts w:ascii="Amasis MT Pro" w:hAnsi="Amasis MT Pro" w:cs="Times New Roman"/>
                <w:b/>
                <w:i/>
                <w:iCs/>
              </w:rPr>
            </w:pPr>
            <w:r>
              <w:rPr>
                <w:rFonts w:ascii="Amasis MT Pro" w:hAnsi="Amasis MT Pro" w:cs="Times New Roman"/>
                <w:b/>
                <w:i/>
                <w:iCs/>
              </w:rPr>
              <w:t>Inventory schedule and instructions dissemination:</w:t>
            </w:r>
          </w:p>
          <w:p w14:paraId="20AA4DD2" w14:textId="77777777" w:rsidR="00BA081D" w:rsidRDefault="00D119E4">
            <w:pPr>
              <w:pStyle w:val="ListParagraph"/>
              <w:numPr>
                <w:ilvl w:val="0"/>
                <w:numId w:val="235"/>
              </w:numPr>
              <w:spacing w:after="0" w:line="240" w:lineRule="auto"/>
              <w:jc w:val="both"/>
              <w:rPr>
                <w:rFonts w:ascii="Amasis MT Pro" w:hAnsi="Amasis MT Pro" w:cs="Times New Roman"/>
              </w:rPr>
            </w:pPr>
            <w:r>
              <w:rPr>
                <w:rFonts w:ascii="Amasis MT Pro" w:hAnsi="Amasis MT Pro" w:cs="Times New Roman"/>
              </w:rPr>
              <w:t>Receives the validated schedule and instructions.</w:t>
            </w:r>
          </w:p>
          <w:p w14:paraId="40782284" w14:textId="77777777" w:rsidR="00BA081D" w:rsidRDefault="00D119E4">
            <w:pPr>
              <w:pStyle w:val="ListParagraph"/>
              <w:numPr>
                <w:ilvl w:val="0"/>
                <w:numId w:val="235"/>
              </w:numPr>
              <w:spacing w:after="0" w:line="240" w:lineRule="auto"/>
              <w:jc w:val="both"/>
              <w:rPr>
                <w:rFonts w:ascii="Amasis MT Pro" w:hAnsi="Amasis MT Pro" w:cs="Times New Roman"/>
              </w:rPr>
            </w:pPr>
            <w:r>
              <w:rPr>
                <w:rFonts w:ascii="Amasis MT Pro" w:hAnsi="Amasis MT Pro" w:cs="Times New Roman"/>
              </w:rPr>
              <w:t>Disseminates the schedule and instructions to the members of the inventory commission as well as the</w:t>
            </w:r>
          </w:p>
          <w:p w14:paraId="5BD108C1" w14:textId="77777777" w:rsidR="00BA081D" w:rsidRDefault="00D119E4">
            <w:pPr>
              <w:pStyle w:val="ListParagraph"/>
              <w:numPr>
                <w:ilvl w:val="0"/>
                <w:numId w:val="235"/>
              </w:numPr>
              <w:spacing w:after="0" w:line="240" w:lineRule="auto"/>
              <w:jc w:val="both"/>
              <w:rPr>
                <w:rFonts w:ascii="Amasis MT Pro" w:hAnsi="Amasis MT Pro" w:cs="Times New Roman"/>
              </w:rPr>
            </w:pPr>
            <w:r>
              <w:rPr>
                <w:rFonts w:ascii="Amasis MT Pro" w:hAnsi="Amasis MT Pro" w:cs="Times New Roman"/>
              </w:rPr>
              <w:t>Inventory sheets.</w:t>
            </w:r>
          </w:p>
        </w:tc>
        <w:tc>
          <w:tcPr>
            <w:tcW w:w="2694" w:type="dxa"/>
            <w:gridSpan w:val="2"/>
          </w:tcPr>
          <w:p w14:paraId="7D49B60B" w14:textId="77777777" w:rsidR="00BA081D" w:rsidRDefault="00BA081D">
            <w:pPr>
              <w:spacing w:after="0" w:line="240" w:lineRule="auto"/>
              <w:jc w:val="both"/>
              <w:rPr>
                <w:rFonts w:ascii="Amasis MT Pro" w:hAnsi="Amasis MT Pro" w:cs="Times New Roman"/>
              </w:rPr>
            </w:pPr>
          </w:p>
          <w:p w14:paraId="0FD9AD59" w14:textId="77777777" w:rsidR="00BA081D" w:rsidRDefault="00BA081D">
            <w:pPr>
              <w:spacing w:after="0" w:line="240" w:lineRule="auto"/>
              <w:jc w:val="both"/>
              <w:rPr>
                <w:rFonts w:ascii="Amasis MT Pro" w:hAnsi="Amasis MT Pro" w:cs="Times New Roman"/>
              </w:rPr>
            </w:pPr>
          </w:p>
          <w:p w14:paraId="2CDBF1CC" w14:textId="77777777" w:rsidR="00BA081D" w:rsidRDefault="00BA081D">
            <w:pPr>
              <w:spacing w:after="0" w:line="240" w:lineRule="auto"/>
              <w:jc w:val="both"/>
              <w:rPr>
                <w:rFonts w:ascii="Amasis MT Pro" w:hAnsi="Amasis MT Pro" w:cs="Times New Roman"/>
              </w:rPr>
            </w:pPr>
          </w:p>
          <w:p w14:paraId="0CD7D702" w14:textId="77777777" w:rsidR="00BA081D" w:rsidRDefault="00BA081D">
            <w:pPr>
              <w:spacing w:after="0" w:line="240" w:lineRule="auto"/>
              <w:jc w:val="both"/>
              <w:rPr>
                <w:rFonts w:ascii="Amasis MT Pro" w:hAnsi="Amasis MT Pro" w:cs="Times New Roman"/>
              </w:rPr>
            </w:pPr>
          </w:p>
          <w:p w14:paraId="4F602E88"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Inventory schedule </w:t>
            </w:r>
          </w:p>
          <w:p w14:paraId="37E60A32" w14:textId="77777777" w:rsidR="00BA081D" w:rsidRDefault="00D119E4">
            <w:pPr>
              <w:spacing w:after="0" w:line="240" w:lineRule="auto"/>
              <w:jc w:val="both"/>
              <w:rPr>
                <w:rFonts w:ascii="Amasis MT Pro" w:hAnsi="Amasis MT Pro" w:cs="Times New Roman"/>
              </w:rPr>
            </w:pPr>
            <w:r>
              <w:rPr>
                <w:rFonts w:ascii="Amasis MT Pro" w:hAnsi="Amasis MT Pro" w:cs="Times New Roman"/>
              </w:rPr>
              <w:t>Inventory instructions</w:t>
            </w:r>
          </w:p>
          <w:p w14:paraId="0F22047F" w14:textId="77777777" w:rsidR="00BA081D" w:rsidRDefault="00BA081D">
            <w:pPr>
              <w:spacing w:after="0" w:line="240" w:lineRule="auto"/>
              <w:jc w:val="both"/>
              <w:rPr>
                <w:rFonts w:ascii="Amasis MT Pro" w:hAnsi="Amasis MT Pro" w:cs="Times New Roman"/>
              </w:rPr>
            </w:pPr>
          </w:p>
        </w:tc>
      </w:tr>
      <w:tr w:rsidR="00BA081D" w14:paraId="0DD4CFAA" w14:textId="77777777">
        <w:trPr>
          <w:gridBefore w:val="1"/>
          <w:wBefore w:w="113" w:type="dxa"/>
        </w:trPr>
        <w:tc>
          <w:tcPr>
            <w:tcW w:w="2340" w:type="dxa"/>
            <w:gridSpan w:val="2"/>
          </w:tcPr>
          <w:p w14:paraId="27557D5B" w14:textId="77777777" w:rsidR="00BA081D" w:rsidRDefault="00BA081D">
            <w:pPr>
              <w:spacing w:after="0" w:line="240" w:lineRule="auto"/>
              <w:jc w:val="both"/>
              <w:rPr>
                <w:rFonts w:ascii="Amasis MT Pro" w:hAnsi="Amasis MT Pro" w:cs="Times New Roman"/>
              </w:rPr>
            </w:pPr>
          </w:p>
          <w:p w14:paraId="15B6C203" w14:textId="77777777" w:rsidR="00BA081D" w:rsidRDefault="00BA081D">
            <w:pPr>
              <w:spacing w:after="0" w:line="240" w:lineRule="auto"/>
              <w:jc w:val="both"/>
              <w:rPr>
                <w:rFonts w:ascii="Amasis MT Pro" w:hAnsi="Amasis MT Pro" w:cs="Times New Roman"/>
              </w:rPr>
            </w:pPr>
          </w:p>
          <w:p w14:paraId="1F3D982D" w14:textId="77777777" w:rsidR="00BA081D" w:rsidRDefault="00BA081D">
            <w:pPr>
              <w:spacing w:after="0" w:line="240" w:lineRule="auto"/>
              <w:jc w:val="both"/>
              <w:rPr>
                <w:rFonts w:ascii="Amasis MT Pro" w:hAnsi="Amasis MT Pro" w:cs="Times New Roman"/>
              </w:rPr>
            </w:pPr>
          </w:p>
          <w:p w14:paraId="1903BAD6" w14:textId="77777777" w:rsidR="00BA081D" w:rsidRDefault="00BA081D">
            <w:pPr>
              <w:spacing w:after="0" w:line="240" w:lineRule="auto"/>
              <w:jc w:val="both"/>
              <w:rPr>
                <w:rFonts w:ascii="Amasis MT Pro" w:hAnsi="Amasis MT Pro" w:cs="Times New Roman"/>
              </w:rPr>
            </w:pPr>
          </w:p>
          <w:p w14:paraId="3F2357F8"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Inventory commission (incl. Admin, Accountant, </w:t>
            </w:r>
            <w:r>
              <w:rPr>
                <w:rFonts w:ascii="Amasis MT Pro" w:hAnsi="Amasis MT Pro" w:cs="Times New Roman"/>
              </w:rPr>
              <w:lastRenderedPageBreak/>
              <w:t>Logistics &amp; Finance)</w:t>
            </w:r>
          </w:p>
        </w:tc>
        <w:tc>
          <w:tcPr>
            <w:tcW w:w="4316" w:type="dxa"/>
            <w:gridSpan w:val="2"/>
          </w:tcPr>
          <w:p w14:paraId="49F28FB9" w14:textId="77777777" w:rsidR="00BA081D" w:rsidRDefault="00D119E4">
            <w:pPr>
              <w:spacing w:after="0" w:line="240" w:lineRule="auto"/>
              <w:jc w:val="both"/>
              <w:rPr>
                <w:rFonts w:ascii="Amasis MT Pro" w:hAnsi="Amasis MT Pro" w:cs="Times New Roman"/>
                <w:b/>
                <w:i/>
                <w:iCs/>
              </w:rPr>
            </w:pPr>
            <w:r>
              <w:rPr>
                <w:rFonts w:ascii="Amasis MT Pro" w:hAnsi="Amasis MT Pro" w:cs="Times New Roman"/>
                <w:b/>
                <w:i/>
                <w:iCs/>
              </w:rPr>
              <w:lastRenderedPageBreak/>
              <w:t>Inventory implementation</w:t>
            </w:r>
          </w:p>
          <w:p w14:paraId="798082BF" w14:textId="77777777" w:rsidR="00BA081D" w:rsidRDefault="00D119E4">
            <w:pPr>
              <w:pStyle w:val="ListParagraph"/>
              <w:numPr>
                <w:ilvl w:val="0"/>
                <w:numId w:val="236"/>
              </w:numPr>
              <w:spacing w:after="0" w:line="240" w:lineRule="auto"/>
              <w:ind w:left="360"/>
              <w:jc w:val="both"/>
              <w:rPr>
                <w:rFonts w:ascii="Amasis MT Pro" w:hAnsi="Amasis MT Pro" w:cs="Times New Roman"/>
              </w:rPr>
            </w:pPr>
            <w:r>
              <w:rPr>
                <w:rFonts w:ascii="Amasis MT Pro" w:hAnsi="Amasis MT Pro" w:cs="Times New Roman"/>
              </w:rPr>
              <w:t>10 days before the accounts are closed, counts the fixed assets.</w:t>
            </w:r>
          </w:p>
          <w:p w14:paraId="5224D1B9" w14:textId="77777777" w:rsidR="00BA081D" w:rsidRDefault="00D119E4">
            <w:pPr>
              <w:pStyle w:val="ListParagraph"/>
              <w:numPr>
                <w:ilvl w:val="0"/>
                <w:numId w:val="236"/>
              </w:numPr>
              <w:spacing w:after="0" w:line="240" w:lineRule="auto"/>
              <w:ind w:left="360"/>
              <w:jc w:val="both"/>
              <w:rPr>
                <w:rFonts w:ascii="Amasis MT Pro" w:hAnsi="Amasis MT Pro" w:cs="Times New Roman"/>
              </w:rPr>
            </w:pPr>
            <w:r>
              <w:rPr>
                <w:rFonts w:ascii="Amasis MT Pro" w:hAnsi="Amasis MT Pro" w:cs="Times New Roman"/>
              </w:rPr>
              <w:t>Carries out reconciliation between the existing and the fixed assets register.</w:t>
            </w:r>
          </w:p>
          <w:p w14:paraId="698E7541" w14:textId="77777777" w:rsidR="00BA081D" w:rsidRDefault="00D119E4">
            <w:pPr>
              <w:pStyle w:val="ListParagraph"/>
              <w:numPr>
                <w:ilvl w:val="0"/>
                <w:numId w:val="236"/>
              </w:numPr>
              <w:spacing w:after="0" w:line="240" w:lineRule="auto"/>
              <w:ind w:left="360"/>
              <w:jc w:val="both"/>
              <w:rPr>
                <w:rFonts w:ascii="Amasis MT Pro" w:hAnsi="Amasis MT Pro" w:cs="Times New Roman"/>
              </w:rPr>
            </w:pPr>
            <w:r>
              <w:rPr>
                <w:rFonts w:ascii="Amasis MT Pro" w:hAnsi="Amasis MT Pro" w:cs="Times New Roman"/>
              </w:rPr>
              <w:lastRenderedPageBreak/>
              <w:t>Fills in the inventory sheets based on the inventory made.</w:t>
            </w:r>
          </w:p>
          <w:p w14:paraId="193530A8" w14:textId="77777777" w:rsidR="00BA081D" w:rsidRDefault="00D119E4">
            <w:pPr>
              <w:pStyle w:val="ListParagraph"/>
              <w:numPr>
                <w:ilvl w:val="0"/>
                <w:numId w:val="236"/>
              </w:numPr>
              <w:spacing w:after="0" w:line="240" w:lineRule="auto"/>
              <w:ind w:left="360"/>
              <w:jc w:val="both"/>
              <w:rPr>
                <w:rFonts w:ascii="Amasis MT Pro" w:hAnsi="Amasis MT Pro" w:cs="Times New Roman"/>
              </w:rPr>
            </w:pPr>
            <w:r>
              <w:rPr>
                <w:rFonts w:ascii="Amasis MT Pro" w:hAnsi="Amasis MT Pro" w:cs="Times New Roman"/>
              </w:rPr>
              <w:t>Indicates all the faults and abnormalities identified on the fixed assets.</w:t>
            </w:r>
          </w:p>
          <w:p w14:paraId="2898620B" w14:textId="77777777" w:rsidR="00BA081D" w:rsidRDefault="00D119E4">
            <w:pPr>
              <w:pStyle w:val="ListParagraph"/>
              <w:numPr>
                <w:ilvl w:val="0"/>
                <w:numId w:val="236"/>
              </w:numPr>
              <w:spacing w:after="0" w:line="240" w:lineRule="auto"/>
              <w:ind w:left="360"/>
              <w:jc w:val="both"/>
              <w:rPr>
                <w:rFonts w:ascii="Amasis MT Pro" w:hAnsi="Amasis MT Pro" w:cs="Times New Roman"/>
              </w:rPr>
            </w:pPr>
            <w:r>
              <w:rPr>
                <w:rFonts w:ascii="Amasis MT Pro" w:hAnsi="Amasis MT Pro" w:cs="Times New Roman"/>
              </w:rPr>
              <w:t>Makes the inventory report and signs it.</w:t>
            </w:r>
          </w:p>
          <w:p w14:paraId="78F5FEA2" w14:textId="77777777" w:rsidR="00BA081D" w:rsidRDefault="00D119E4">
            <w:pPr>
              <w:pStyle w:val="ListParagraph"/>
              <w:numPr>
                <w:ilvl w:val="0"/>
                <w:numId w:val="236"/>
              </w:numPr>
              <w:spacing w:after="0" w:line="240" w:lineRule="auto"/>
              <w:ind w:left="360"/>
              <w:jc w:val="both"/>
              <w:rPr>
                <w:rFonts w:ascii="Amasis MT Pro" w:hAnsi="Amasis MT Pro" w:cs="Times New Roman"/>
              </w:rPr>
            </w:pPr>
            <w:r>
              <w:rPr>
                <w:rFonts w:ascii="Amasis MT Pro" w:hAnsi="Amasis MT Pro" w:cs="Times New Roman"/>
              </w:rPr>
              <w:t>Forwards the report and the sheets to the Head of Finance as well as the Executive Director.</w:t>
            </w:r>
          </w:p>
        </w:tc>
        <w:tc>
          <w:tcPr>
            <w:tcW w:w="2694" w:type="dxa"/>
            <w:gridSpan w:val="2"/>
          </w:tcPr>
          <w:p w14:paraId="1036875D" w14:textId="77777777" w:rsidR="00BA081D" w:rsidRDefault="00BA081D">
            <w:pPr>
              <w:spacing w:after="0" w:line="240" w:lineRule="auto"/>
              <w:jc w:val="both"/>
              <w:rPr>
                <w:rFonts w:ascii="Amasis MT Pro" w:hAnsi="Amasis MT Pro" w:cs="Times New Roman"/>
              </w:rPr>
            </w:pPr>
          </w:p>
          <w:p w14:paraId="16F3ADAA" w14:textId="77777777" w:rsidR="00BA081D" w:rsidRDefault="00BA081D">
            <w:pPr>
              <w:spacing w:after="0" w:line="240" w:lineRule="auto"/>
              <w:jc w:val="both"/>
              <w:rPr>
                <w:rFonts w:ascii="Amasis MT Pro" w:hAnsi="Amasis MT Pro" w:cs="Times New Roman"/>
              </w:rPr>
            </w:pPr>
          </w:p>
          <w:p w14:paraId="1D5A130C" w14:textId="77777777" w:rsidR="00BA081D" w:rsidRDefault="00BA081D">
            <w:pPr>
              <w:spacing w:after="0" w:line="240" w:lineRule="auto"/>
              <w:jc w:val="both"/>
              <w:rPr>
                <w:rFonts w:ascii="Amasis MT Pro" w:hAnsi="Amasis MT Pro" w:cs="Times New Roman"/>
              </w:rPr>
            </w:pPr>
          </w:p>
          <w:p w14:paraId="2399875B" w14:textId="77777777" w:rsidR="00BA081D" w:rsidRDefault="00BA081D">
            <w:pPr>
              <w:spacing w:after="0" w:line="240" w:lineRule="auto"/>
              <w:jc w:val="both"/>
              <w:rPr>
                <w:rFonts w:ascii="Amasis MT Pro" w:hAnsi="Amasis MT Pro" w:cs="Times New Roman"/>
              </w:rPr>
            </w:pPr>
          </w:p>
          <w:p w14:paraId="53EA7949"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Inventory schedule </w:t>
            </w:r>
          </w:p>
          <w:p w14:paraId="653BCD71" w14:textId="77777777" w:rsidR="00BA081D" w:rsidRDefault="00D119E4">
            <w:pPr>
              <w:spacing w:after="0" w:line="240" w:lineRule="auto"/>
              <w:jc w:val="both"/>
              <w:rPr>
                <w:rFonts w:ascii="Amasis MT Pro" w:hAnsi="Amasis MT Pro" w:cs="Times New Roman"/>
              </w:rPr>
            </w:pPr>
            <w:r>
              <w:rPr>
                <w:rFonts w:ascii="Amasis MT Pro" w:hAnsi="Amasis MT Pro" w:cs="Times New Roman"/>
              </w:rPr>
              <w:t>Inventory instructions</w:t>
            </w:r>
          </w:p>
          <w:p w14:paraId="424565C8"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Fixed asset register </w:t>
            </w:r>
          </w:p>
          <w:p w14:paraId="7B5E7B8D" w14:textId="77777777" w:rsidR="00BA081D" w:rsidRDefault="00D119E4">
            <w:pPr>
              <w:spacing w:after="0" w:line="240" w:lineRule="auto"/>
              <w:jc w:val="both"/>
              <w:rPr>
                <w:rFonts w:ascii="Amasis MT Pro" w:hAnsi="Amasis MT Pro" w:cs="Times New Roman"/>
              </w:rPr>
            </w:pPr>
            <w:r>
              <w:rPr>
                <w:rFonts w:ascii="Amasis MT Pro" w:hAnsi="Amasis MT Pro" w:cs="Times New Roman"/>
              </w:rPr>
              <w:t xml:space="preserve">Maintenance sheet  </w:t>
            </w:r>
          </w:p>
          <w:p w14:paraId="72B6BE84" w14:textId="77777777" w:rsidR="00BA081D" w:rsidRDefault="00D119E4">
            <w:pPr>
              <w:spacing w:after="0" w:line="240" w:lineRule="auto"/>
              <w:jc w:val="both"/>
              <w:rPr>
                <w:rFonts w:ascii="Amasis MT Pro" w:hAnsi="Amasis MT Pro" w:cs="Times New Roman"/>
              </w:rPr>
            </w:pPr>
            <w:r>
              <w:rPr>
                <w:rFonts w:ascii="Amasis MT Pro" w:hAnsi="Amasis MT Pro" w:cs="Times New Roman"/>
              </w:rPr>
              <w:lastRenderedPageBreak/>
              <w:t>Inventory report</w:t>
            </w:r>
          </w:p>
          <w:p w14:paraId="67B7B62D" w14:textId="77777777" w:rsidR="00BA081D" w:rsidRDefault="00BA081D">
            <w:pPr>
              <w:spacing w:after="0" w:line="240" w:lineRule="auto"/>
              <w:jc w:val="both"/>
              <w:rPr>
                <w:rFonts w:ascii="Amasis MT Pro" w:hAnsi="Amasis MT Pro" w:cs="Times New Roman"/>
              </w:rPr>
            </w:pPr>
          </w:p>
        </w:tc>
      </w:tr>
      <w:tr w:rsidR="00BA081D" w14:paraId="56D37C47" w14:textId="77777777">
        <w:trPr>
          <w:gridBefore w:val="1"/>
          <w:wBefore w:w="113" w:type="dxa"/>
        </w:trPr>
        <w:tc>
          <w:tcPr>
            <w:tcW w:w="2340" w:type="dxa"/>
            <w:gridSpan w:val="2"/>
          </w:tcPr>
          <w:p w14:paraId="382F7524" w14:textId="77777777" w:rsidR="00BA081D" w:rsidRDefault="00BA081D">
            <w:pPr>
              <w:spacing w:after="0" w:line="240" w:lineRule="auto"/>
              <w:jc w:val="both"/>
              <w:rPr>
                <w:rFonts w:ascii="Amasis MT Pro" w:hAnsi="Amasis MT Pro" w:cs="Times New Roman"/>
              </w:rPr>
            </w:pPr>
          </w:p>
          <w:p w14:paraId="0FADAB64" w14:textId="77777777" w:rsidR="00BA081D" w:rsidRDefault="00BA081D">
            <w:pPr>
              <w:spacing w:after="0" w:line="240" w:lineRule="auto"/>
              <w:jc w:val="both"/>
              <w:rPr>
                <w:rFonts w:ascii="Amasis MT Pro" w:hAnsi="Amasis MT Pro" w:cs="Times New Roman"/>
              </w:rPr>
            </w:pPr>
          </w:p>
          <w:p w14:paraId="1494CF7B" w14:textId="77777777" w:rsidR="00BA081D" w:rsidRDefault="00BA081D">
            <w:pPr>
              <w:spacing w:after="0" w:line="240" w:lineRule="auto"/>
              <w:jc w:val="both"/>
              <w:rPr>
                <w:rFonts w:ascii="Amasis MT Pro" w:hAnsi="Amasis MT Pro" w:cs="Times New Roman"/>
              </w:rPr>
            </w:pPr>
          </w:p>
          <w:p w14:paraId="2BE86558" w14:textId="77777777" w:rsidR="00BA081D" w:rsidRDefault="00D119E4">
            <w:pPr>
              <w:spacing w:after="0" w:line="240" w:lineRule="auto"/>
              <w:jc w:val="both"/>
              <w:rPr>
                <w:rFonts w:ascii="Amasis MT Pro" w:hAnsi="Amasis MT Pro" w:cs="Times New Roman"/>
              </w:rPr>
            </w:pPr>
            <w:r>
              <w:rPr>
                <w:rFonts w:ascii="Amasis MT Pro" w:hAnsi="Amasis MT Pro" w:cs="Times New Roman"/>
              </w:rPr>
              <w:t>Head of Finance</w:t>
            </w:r>
          </w:p>
        </w:tc>
        <w:tc>
          <w:tcPr>
            <w:tcW w:w="4316" w:type="dxa"/>
            <w:gridSpan w:val="2"/>
          </w:tcPr>
          <w:p w14:paraId="0D84BBA3" w14:textId="77777777" w:rsidR="00BA081D" w:rsidRDefault="00D119E4">
            <w:pPr>
              <w:spacing w:after="0" w:line="240" w:lineRule="auto"/>
              <w:jc w:val="both"/>
              <w:rPr>
                <w:rFonts w:ascii="Amasis MT Pro" w:hAnsi="Amasis MT Pro" w:cs="Times New Roman"/>
                <w:b/>
                <w:i/>
                <w:iCs/>
              </w:rPr>
            </w:pPr>
            <w:r>
              <w:rPr>
                <w:rFonts w:ascii="Amasis MT Pro" w:hAnsi="Amasis MT Pro" w:cs="Times New Roman"/>
                <w:b/>
                <w:i/>
                <w:iCs/>
              </w:rPr>
              <w:t>Inventory approval</w:t>
            </w:r>
          </w:p>
          <w:p w14:paraId="381F0773" w14:textId="77777777" w:rsidR="00BA081D" w:rsidRDefault="00D119E4">
            <w:pPr>
              <w:pStyle w:val="ListParagraph"/>
              <w:numPr>
                <w:ilvl w:val="0"/>
                <w:numId w:val="237"/>
              </w:numPr>
              <w:spacing w:after="0" w:line="240" w:lineRule="auto"/>
              <w:ind w:left="360"/>
              <w:jc w:val="both"/>
              <w:rPr>
                <w:rFonts w:ascii="Amasis MT Pro" w:hAnsi="Amasis MT Pro" w:cs="Times New Roman"/>
              </w:rPr>
            </w:pPr>
            <w:r>
              <w:rPr>
                <w:rFonts w:ascii="Amasis MT Pro" w:hAnsi="Amasis MT Pro" w:cs="Times New Roman"/>
              </w:rPr>
              <w:t>Receives the inventory sheets as well as the inventory report.</w:t>
            </w:r>
          </w:p>
          <w:p w14:paraId="196D9933" w14:textId="77777777" w:rsidR="00BA081D" w:rsidRDefault="00D119E4">
            <w:pPr>
              <w:pStyle w:val="ListParagraph"/>
              <w:numPr>
                <w:ilvl w:val="0"/>
                <w:numId w:val="237"/>
              </w:numPr>
              <w:spacing w:after="0" w:line="240" w:lineRule="auto"/>
              <w:ind w:left="360"/>
              <w:jc w:val="both"/>
              <w:rPr>
                <w:rFonts w:ascii="Amasis MT Pro" w:hAnsi="Amasis MT Pro" w:cs="Times New Roman"/>
              </w:rPr>
            </w:pPr>
            <w:r>
              <w:rPr>
                <w:rFonts w:ascii="Amasis MT Pro" w:hAnsi="Amasis MT Pro" w:cs="Times New Roman"/>
              </w:rPr>
              <w:t>Checks the consistency the document package.</w:t>
            </w:r>
          </w:p>
          <w:p w14:paraId="1C9B0BE0" w14:textId="77777777" w:rsidR="00BA081D" w:rsidRDefault="00D119E4">
            <w:pPr>
              <w:pStyle w:val="ListParagraph"/>
              <w:numPr>
                <w:ilvl w:val="0"/>
                <w:numId w:val="237"/>
              </w:numPr>
              <w:spacing w:after="0" w:line="240" w:lineRule="auto"/>
              <w:ind w:left="360"/>
              <w:jc w:val="both"/>
              <w:rPr>
                <w:rFonts w:ascii="Amasis MT Pro" w:hAnsi="Amasis MT Pro" w:cs="Times New Roman"/>
              </w:rPr>
            </w:pPr>
            <w:r>
              <w:rPr>
                <w:rFonts w:ascii="Amasis MT Pro" w:hAnsi="Amasis MT Pro" w:cs="Times New Roman"/>
              </w:rPr>
              <w:t>Also ensures the completeness of the inventory.</w:t>
            </w:r>
          </w:p>
          <w:p w14:paraId="03235BC2" w14:textId="77777777" w:rsidR="00BA081D" w:rsidRDefault="00D119E4">
            <w:pPr>
              <w:pStyle w:val="ListParagraph"/>
              <w:numPr>
                <w:ilvl w:val="0"/>
                <w:numId w:val="237"/>
              </w:numPr>
              <w:spacing w:after="0" w:line="240" w:lineRule="auto"/>
              <w:ind w:left="360"/>
              <w:jc w:val="both"/>
              <w:rPr>
                <w:rFonts w:ascii="Amasis MT Pro" w:hAnsi="Amasis MT Pro" w:cs="Times New Roman"/>
              </w:rPr>
            </w:pPr>
            <w:r>
              <w:rPr>
                <w:rFonts w:ascii="Amasis MT Pro" w:hAnsi="Amasis MT Pro" w:cs="Times New Roman"/>
              </w:rPr>
              <w:t>If there are no observations, approves and refers the inventory report.</w:t>
            </w:r>
          </w:p>
          <w:p w14:paraId="7E83CA9C" w14:textId="77777777" w:rsidR="00BA081D" w:rsidRDefault="00D119E4">
            <w:pPr>
              <w:pStyle w:val="ListParagraph"/>
              <w:numPr>
                <w:ilvl w:val="0"/>
                <w:numId w:val="237"/>
              </w:numPr>
              <w:spacing w:after="0" w:line="240" w:lineRule="auto"/>
              <w:ind w:left="360"/>
              <w:jc w:val="both"/>
              <w:rPr>
                <w:rFonts w:ascii="Amasis MT Pro" w:hAnsi="Amasis MT Pro" w:cs="Times New Roman"/>
              </w:rPr>
            </w:pPr>
            <w:r>
              <w:rPr>
                <w:rFonts w:ascii="Amasis MT Pro" w:hAnsi="Amasis MT Pro" w:cs="Times New Roman"/>
              </w:rPr>
              <w:t>Returns the package to the Executive secretary/Logistics Admin for updating the fixed assets register.</w:t>
            </w:r>
          </w:p>
        </w:tc>
        <w:tc>
          <w:tcPr>
            <w:tcW w:w="2694" w:type="dxa"/>
            <w:gridSpan w:val="2"/>
          </w:tcPr>
          <w:p w14:paraId="2100B82A" w14:textId="77777777" w:rsidR="00BA081D" w:rsidRDefault="00D119E4">
            <w:pPr>
              <w:pStyle w:val="ListParagraph"/>
              <w:numPr>
                <w:ilvl w:val="0"/>
                <w:numId w:val="237"/>
              </w:numPr>
              <w:spacing w:before="240" w:after="0" w:line="240" w:lineRule="auto"/>
              <w:jc w:val="both"/>
              <w:rPr>
                <w:rFonts w:ascii="Amasis MT Pro" w:hAnsi="Amasis MT Pro" w:cs="Times New Roman"/>
              </w:rPr>
            </w:pPr>
            <w:r>
              <w:rPr>
                <w:rFonts w:ascii="Amasis MT Pro" w:hAnsi="Amasis MT Pro" w:cs="Times New Roman"/>
              </w:rPr>
              <w:t>Fixed asset register</w:t>
            </w:r>
          </w:p>
          <w:p w14:paraId="33A5E69F" w14:textId="77777777" w:rsidR="00BA081D" w:rsidRDefault="00D119E4">
            <w:pPr>
              <w:pStyle w:val="ListParagraph"/>
              <w:numPr>
                <w:ilvl w:val="0"/>
                <w:numId w:val="237"/>
              </w:numPr>
              <w:spacing w:before="240" w:after="0" w:line="240" w:lineRule="auto"/>
              <w:jc w:val="both"/>
              <w:rPr>
                <w:rFonts w:ascii="Amasis MT Pro" w:hAnsi="Amasis MT Pro" w:cs="Times New Roman"/>
              </w:rPr>
            </w:pPr>
            <w:r>
              <w:rPr>
                <w:rFonts w:ascii="Amasis MT Pro" w:hAnsi="Amasis MT Pro" w:cs="Times New Roman"/>
              </w:rPr>
              <w:t xml:space="preserve">Inventory sheets </w:t>
            </w:r>
          </w:p>
          <w:p w14:paraId="7E8D208C" w14:textId="77777777" w:rsidR="00BA081D" w:rsidRDefault="00D119E4">
            <w:pPr>
              <w:pStyle w:val="ListParagraph"/>
              <w:numPr>
                <w:ilvl w:val="0"/>
                <w:numId w:val="237"/>
              </w:numPr>
              <w:spacing w:before="240" w:after="0" w:line="240" w:lineRule="auto"/>
              <w:jc w:val="both"/>
              <w:rPr>
                <w:rFonts w:ascii="Amasis MT Pro" w:hAnsi="Amasis MT Pro" w:cs="Times New Roman"/>
              </w:rPr>
            </w:pPr>
            <w:r>
              <w:rPr>
                <w:rFonts w:ascii="Amasis MT Pro" w:hAnsi="Amasis MT Pro" w:cs="Times New Roman"/>
              </w:rPr>
              <w:t xml:space="preserve">Maintenance sheets </w:t>
            </w:r>
          </w:p>
          <w:p w14:paraId="0726A34F" w14:textId="77777777" w:rsidR="00BA081D" w:rsidRDefault="00D119E4">
            <w:pPr>
              <w:pStyle w:val="ListParagraph"/>
              <w:numPr>
                <w:ilvl w:val="0"/>
                <w:numId w:val="237"/>
              </w:numPr>
              <w:spacing w:before="240" w:after="0" w:line="240" w:lineRule="auto"/>
              <w:jc w:val="both"/>
              <w:rPr>
                <w:rFonts w:ascii="Amasis MT Pro" w:hAnsi="Amasis MT Pro" w:cs="Times New Roman"/>
              </w:rPr>
            </w:pPr>
            <w:r>
              <w:rPr>
                <w:rFonts w:ascii="Amasis MT Pro" w:hAnsi="Amasis MT Pro" w:cs="Times New Roman"/>
              </w:rPr>
              <w:t>Inventory report</w:t>
            </w:r>
          </w:p>
          <w:p w14:paraId="7053B855" w14:textId="77777777" w:rsidR="00BA081D" w:rsidRDefault="00BA081D">
            <w:pPr>
              <w:spacing w:after="0" w:line="240" w:lineRule="auto"/>
              <w:jc w:val="both"/>
              <w:rPr>
                <w:rFonts w:ascii="Amasis MT Pro" w:hAnsi="Amasis MT Pro" w:cs="Times New Roman"/>
              </w:rPr>
            </w:pPr>
          </w:p>
        </w:tc>
      </w:tr>
      <w:tr w:rsidR="00BA081D" w14:paraId="172C22A9" w14:textId="77777777">
        <w:trPr>
          <w:gridBefore w:val="1"/>
          <w:wBefore w:w="113" w:type="dxa"/>
        </w:trPr>
        <w:tc>
          <w:tcPr>
            <w:tcW w:w="2340" w:type="dxa"/>
            <w:gridSpan w:val="2"/>
          </w:tcPr>
          <w:p w14:paraId="0A53A31C" w14:textId="77777777" w:rsidR="00BA081D" w:rsidRDefault="00BA081D">
            <w:pPr>
              <w:spacing w:after="0" w:line="240" w:lineRule="auto"/>
              <w:jc w:val="both"/>
              <w:rPr>
                <w:rFonts w:ascii="Amasis MT Pro" w:hAnsi="Amasis MT Pro" w:cs="Times New Roman"/>
              </w:rPr>
            </w:pPr>
          </w:p>
          <w:p w14:paraId="45A5318D" w14:textId="77777777" w:rsidR="00BA081D" w:rsidRDefault="00BA081D">
            <w:pPr>
              <w:spacing w:after="0" w:line="240" w:lineRule="auto"/>
              <w:jc w:val="both"/>
              <w:rPr>
                <w:rFonts w:ascii="Amasis MT Pro" w:hAnsi="Amasis MT Pro" w:cs="Times New Roman"/>
              </w:rPr>
            </w:pPr>
          </w:p>
          <w:p w14:paraId="6D6AD9E4" w14:textId="77777777" w:rsidR="00BA081D" w:rsidRDefault="00D119E4">
            <w:pPr>
              <w:spacing w:after="0" w:line="240" w:lineRule="auto"/>
              <w:jc w:val="both"/>
              <w:rPr>
                <w:rFonts w:ascii="Amasis MT Pro" w:hAnsi="Amasis MT Pro" w:cs="Times New Roman"/>
              </w:rPr>
            </w:pPr>
            <w:r>
              <w:rPr>
                <w:rFonts w:ascii="Amasis MT Pro" w:hAnsi="Amasis MT Pro" w:cs="Times New Roman"/>
              </w:rPr>
              <w:t>Executive secretary/Logistics Admin</w:t>
            </w:r>
          </w:p>
        </w:tc>
        <w:tc>
          <w:tcPr>
            <w:tcW w:w="4316" w:type="dxa"/>
            <w:gridSpan w:val="2"/>
          </w:tcPr>
          <w:p w14:paraId="373600B5" w14:textId="77777777" w:rsidR="00BA081D" w:rsidRDefault="00D119E4">
            <w:pPr>
              <w:spacing w:after="0" w:line="240" w:lineRule="auto"/>
              <w:jc w:val="both"/>
              <w:rPr>
                <w:rFonts w:ascii="Amasis MT Pro" w:hAnsi="Amasis MT Pro" w:cs="Times New Roman"/>
                <w:b/>
                <w:i/>
                <w:iCs/>
              </w:rPr>
            </w:pPr>
            <w:r>
              <w:rPr>
                <w:rFonts w:ascii="Amasis MT Pro" w:hAnsi="Amasis MT Pro" w:cs="Times New Roman"/>
                <w:b/>
                <w:i/>
                <w:iCs/>
              </w:rPr>
              <w:t>Inventory file archiving</w:t>
            </w:r>
          </w:p>
          <w:p w14:paraId="2DC5E36A" w14:textId="77777777" w:rsidR="00BA081D" w:rsidRDefault="00BA081D">
            <w:pPr>
              <w:spacing w:after="0" w:line="240" w:lineRule="auto"/>
              <w:jc w:val="both"/>
              <w:rPr>
                <w:rFonts w:ascii="Amasis MT Pro" w:hAnsi="Amasis MT Pro" w:cs="Times New Roman"/>
                <w:b/>
                <w:u w:val="single"/>
              </w:rPr>
            </w:pPr>
          </w:p>
          <w:p w14:paraId="1BB2342C" w14:textId="77777777" w:rsidR="00BA081D" w:rsidRDefault="00D119E4">
            <w:pPr>
              <w:pStyle w:val="ListParagraph"/>
              <w:numPr>
                <w:ilvl w:val="0"/>
                <w:numId w:val="238"/>
              </w:numPr>
              <w:spacing w:after="0" w:line="240" w:lineRule="auto"/>
              <w:jc w:val="both"/>
              <w:rPr>
                <w:rFonts w:ascii="Amasis MT Pro" w:hAnsi="Amasis MT Pro" w:cs="Times New Roman"/>
              </w:rPr>
            </w:pPr>
            <w:r>
              <w:rPr>
                <w:rFonts w:ascii="Amasis MT Pro" w:hAnsi="Amasis MT Pro" w:cs="Times New Roman"/>
              </w:rPr>
              <w:t>Receives the inventory package.</w:t>
            </w:r>
          </w:p>
          <w:p w14:paraId="1E884D95" w14:textId="77777777" w:rsidR="00BA081D" w:rsidRDefault="00D119E4">
            <w:pPr>
              <w:pStyle w:val="ListParagraph"/>
              <w:numPr>
                <w:ilvl w:val="0"/>
                <w:numId w:val="238"/>
              </w:numPr>
              <w:spacing w:after="0" w:line="240" w:lineRule="auto"/>
              <w:jc w:val="both"/>
              <w:rPr>
                <w:rFonts w:ascii="Amasis MT Pro" w:hAnsi="Amasis MT Pro" w:cs="Times New Roman"/>
              </w:rPr>
            </w:pPr>
            <w:r>
              <w:rPr>
                <w:rFonts w:ascii="Amasis MT Pro" w:hAnsi="Amasis MT Pro" w:cs="Times New Roman"/>
              </w:rPr>
              <w:t>Archives the report and inventory sheets in the fixed assets folder.</w:t>
            </w:r>
          </w:p>
          <w:p w14:paraId="6E151F8C" w14:textId="77777777" w:rsidR="00BA081D" w:rsidRDefault="00BA081D">
            <w:pPr>
              <w:spacing w:after="0" w:line="240" w:lineRule="auto"/>
              <w:jc w:val="both"/>
              <w:rPr>
                <w:rFonts w:ascii="Amasis MT Pro" w:hAnsi="Amasis MT Pro" w:cs="Times New Roman"/>
                <w:b/>
                <w:u w:val="single"/>
              </w:rPr>
            </w:pPr>
          </w:p>
          <w:p w14:paraId="3B683692" w14:textId="77777777" w:rsidR="00BA081D" w:rsidRDefault="00BA081D">
            <w:pPr>
              <w:spacing w:after="0" w:line="240" w:lineRule="auto"/>
              <w:jc w:val="both"/>
              <w:rPr>
                <w:rFonts w:ascii="Amasis MT Pro" w:hAnsi="Amasis MT Pro" w:cs="Times New Roman"/>
                <w:b/>
                <w:u w:val="single"/>
              </w:rPr>
            </w:pPr>
          </w:p>
          <w:p w14:paraId="28024A7E" w14:textId="77777777" w:rsidR="00BA081D" w:rsidRDefault="00BA081D">
            <w:pPr>
              <w:spacing w:after="0" w:line="240" w:lineRule="auto"/>
              <w:jc w:val="both"/>
              <w:rPr>
                <w:rFonts w:ascii="Amasis MT Pro" w:hAnsi="Amasis MT Pro" w:cs="Times New Roman"/>
                <w:b/>
                <w:u w:val="single"/>
              </w:rPr>
            </w:pPr>
          </w:p>
        </w:tc>
        <w:tc>
          <w:tcPr>
            <w:tcW w:w="2694" w:type="dxa"/>
            <w:gridSpan w:val="2"/>
          </w:tcPr>
          <w:p w14:paraId="7AF09A3D" w14:textId="77777777" w:rsidR="00BA081D" w:rsidRDefault="00BA081D">
            <w:pPr>
              <w:spacing w:after="0" w:line="240" w:lineRule="auto"/>
              <w:jc w:val="both"/>
              <w:rPr>
                <w:rFonts w:ascii="Amasis MT Pro" w:hAnsi="Amasis MT Pro" w:cs="Times New Roman"/>
              </w:rPr>
            </w:pPr>
          </w:p>
          <w:p w14:paraId="7B5A0786" w14:textId="77777777" w:rsidR="00BA081D" w:rsidRDefault="00BA081D">
            <w:pPr>
              <w:spacing w:after="0" w:line="240" w:lineRule="auto"/>
              <w:jc w:val="both"/>
              <w:rPr>
                <w:rFonts w:ascii="Amasis MT Pro" w:hAnsi="Amasis MT Pro" w:cs="Times New Roman"/>
              </w:rPr>
            </w:pPr>
          </w:p>
          <w:p w14:paraId="47DF9923" w14:textId="77777777" w:rsidR="00BA081D" w:rsidRDefault="00D119E4">
            <w:pPr>
              <w:pStyle w:val="ListParagraph"/>
              <w:widowControl w:val="0"/>
              <w:numPr>
                <w:ilvl w:val="0"/>
                <w:numId w:val="238"/>
              </w:numPr>
              <w:autoSpaceDE w:val="0"/>
              <w:autoSpaceDN w:val="0"/>
              <w:spacing w:after="0" w:line="293" w:lineRule="exact"/>
              <w:jc w:val="both"/>
              <w:rPr>
                <w:rFonts w:ascii="Amasis MT Pro" w:hAnsi="Amasis MT Pro"/>
                <w:color w:val="000000"/>
              </w:rPr>
            </w:pPr>
            <w:r>
              <w:rPr>
                <w:rFonts w:ascii="Amasis MT Pro" w:hAnsi="Amasis MT Pro"/>
                <w:color w:val="000000"/>
              </w:rPr>
              <w:t>Inventory</w:t>
            </w:r>
            <w:r>
              <w:rPr>
                <w:rFonts w:ascii="Amasis MT Pro" w:hAnsi="Amasis MT Pro"/>
                <w:color w:val="000000"/>
                <w:spacing w:val="1"/>
              </w:rPr>
              <w:t xml:space="preserve"> </w:t>
            </w:r>
            <w:r>
              <w:rPr>
                <w:rFonts w:ascii="Amasis MT Pro" w:hAnsi="Amasis MT Pro"/>
                <w:color w:val="000000"/>
              </w:rPr>
              <w:t>report</w:t>
            </w:r>
            <w:r>
              <w:rPr>
                <w:rFonts w:ascii="Amasis MT Pro" w:hAnsi="Amasis MT Pro"/>
                <w:color w:val="000000"/>
                <w:spacing w:val="3"/>
              </w:rPr>
              <w:t xml:space="preserve"> </w:t>
            </w:r>
          </w:p>
          <w:p w14:paraId="6802BE7C" w14:textId="77777777" w:rsidR="00BA081D" w:rsidRDefault="00D119E4">
            <w:pPr>
              <w:pStyle w:val="ListParagraph"/>
              <w:widowControl w:val="0"/>
              <w:numPr>
                <w:ilvl w:val="0"/>
                <w:numId w:val="238"/>
              </w:numPr>
              <w:autoSpaceDE w:val="0"/>
              <w:autoSpaceDN w:val="0"/>
              <w:spacing w:after="0" w:line="293" w:lineRule="exact"/>
              <w:jc w:val="both"/>
              <w:rPr>
                <w:rFonts w:ascii="Amasis MT Pro" w:hAnsi="Amasis MT Pro"/>
                <w:color w:val="000000"/>
              </w:rPr>
            </w:pPr>
            <w:r>
              <w:rPr>
                <w:rFonts w:ascii="Amasis MT Pro" w:hAnsi="Amasis MT Pro"/>
                <w:color w:val="000000"/>
              </w:rPr>
              <w:t>Inventory sheets</w:t>
            </w:r>
          </w:p>
          <w:p w14:paraId="4C529508" w14:textId="77777777" w:rsidR="00BA081D" w:rsidRDefault="00BA081D">
            <w:pPr>
              <w:spacing w:after="0" w:line="240" w:lineRule="auto"/>
              <w:jc w:val="both"/>
              <w:rPr>
                <w:rFonts w:ascii="Amasis MT Pro" w:hAnsi="Amasis MT Pro" w:cs="Times New Roman"/>
              </w:rPr>
            </w:pPr>
          </w:p>
        </w:tc>
      </w:tr>
      <w:tr w:rsidR="00BA081D" w14:paraId="41164305" w14:textId="77777777">
        <w:trPr>
          <w:gridBefore w:val="1"/>
          <w:wBefore w:w="113" w:type="dxa"/>
          <w:trHeight w:val="435"/>
        </w:trPr>
        <w:tc>
          <w:tcPr>
            <w:tcW w:w="9350" w:type="dxa"/>
            <w:gridSpan w:val="6"/>
            <w:shd w:val="clear" w:color="auto" w:fill="4F81BD" w:themeFill="accent1"/>
          </w:tcPr>
          <w:p w14:paraId="133A5D34" w14:textId="77777777" w:rsidR="00BA081D" w:rsidRDefault="00D119E4">
            <w:pPr>
              <w:spacing w:after="0" w:line="240" w:lineRule="auto"/>
              <w:jc w:val="both"/>
              <w:rPr>
                <w:rFonts w:ascii="Amasis MT Pro" w:hAnsi="Amasis MT Pro" w:cs="Times New Roman"/>
                <w:color w:val="000000"/>
              </w:rPr>
            </w:pPr>
            <w:r>
              <w:rPr>
                <w:rFonts w:ascii="Amasis MT Pro" w:hAnsi="Amasis MT Pro" w:cs="Times New Roman"/>
                <w:b/>
                <w:bCs/>
                <w:color w:val="FFFFFF" w:themeColor="background1"/>
              </w:rPr>
              <w:lastRenderedPageBreak/>
              <w:t>Asset disposal</w:t>
            </w:r>
          </w:p>
        </w:tc>
      </w:tr>
      <w:tr w:rsidR="00BA081D" w14:paraId="248A9931" w14:textId="77777777">
        <w:trPr>
          <w:gridBefore w:val="1"/>
          <w:wBefore w:w="113" w:type="dxa"/>
        </w:trPr>
        <w:tc>
          <w:tcPr>
            <w:tcW w:w="2340" w:type="dxa"/>
            <w:gridSpan w:val="2"/>
          </w:tcPr>
          <w:p w14:paraId="0E15FA53"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Stakeholders</w:t>
            </w:r>
          </w:p>
        </w:tc>
        <w:tc>
          <w:tcPr>
            <w:tcW w:w="4316" w:type="dxa"/>
            <w:gridSpan w:val="2"/>
          </w:tcPr>
          <w:p w14:paraId="7C30FE04"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Tasks</w:t>
            </w:r>
          </w:p>
        </w:tc>
        <w:tc>
          <w:tcPr>
            <w:tcW w:w="2694" w:type="dxa"/>
            <w:gridSpan w:val="2"/>
          </w:tcPr>
          <w:p w14:paraId="7E8DE4AC"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Tools</w:t>
            </w:r>
          </w:p>
        </w:tc>
      </w:tr>
      <w:tr w:rsidR="00BA081D" w14:paraId="6784CBE4" w14:textId="77777777">
        <w:trPr>
          <w:gridBefore w:val="1"/>
          <w:wBefore w:w="113" w:type="dxa"/>
        </w:trPr>
        <w:tc>
          <w:tcPr>
            <w:tcW w:w="2340" w:type="dxa"/>
            <w:gridSpan w:val="2"/>
          </w:tcPr>
          <w:p w14:paraId="7423A645" w14:textId="77777777" w:rsidR="00BA081D" w:rsidRDefault="00BA081D">
            <w:pPr>
              <w:spacing w:after="0" w:line="240" w:lineRule="auto"/>
              <w:jc w:val="both"/>
              <w:rPr>
                <w:rFonts w:ascii="Amasis MT Pro" w:hAnsi="Amasis MT Pro" w:cs="Times New Roman"/>
              </w:rPr>
            </w:pPr>
          </w:p>
          <w:p w14:paraId="16AE8B1F" w14:textId="77777777" w:rsidR="00BA081D" w:rsidRDefault="00D119E4">
            <w:pPr>
              <w:spacing w:after="0" w:line="240" w:lineRule="auto"/>
              <w:jc w:val="both"/>
              <w:rPr>
                <w:rFonts w:ascii="Amasis MT Pro" w:hAnsi="Amasis MT Pro" w:cs="Times New Roman"/>
              </w:rPr>
            </w:pPr>
            <w:r>
              <w:rPr>
                <w:rFonts w:ascii="Amasis MT Pro" w:hAnsi="Amasis MT Pro" w:cs="Times New Roman"/>
              </w:rPr>
              <w:t>Maintenance officer</w:t>
            </w:r>
          </w:p>
        </w:tc>
        <w:tc>
          <w:tcPr>
            <w:tcW w:w="4316" w:type="dxa"/>
            <w:gridSpan w:val="2"/>
          </w:tcPr>
          <w:p w14:paraId="411BE706" w14:textId="77777777" w:rsidR="00BA081D" w:rsidRDefault="00D119E4">
            <w:pPr>
              <w:pStyle w:val="ListParagraph"/>
              <w:numPr>
                <w:ilvl w:val="0"/>
                <w:numId w:val="239"/>
              </w:numPr>
              <w:spacing w:after="0" w:line="240" w:lineRule="auto"/>
              <w:ind w:left="360"/>
              <w:jc w:val="both"/>
              <w:rPr>
                <w:rFonts w:ascii="Amasis MT Pro" w:hAnsi="Amasis MT Pro" w:cs="Times New Roman"/>
              </w:rPr>
            </w:pPr>
            <w:r>
              <w:rPr>
                <w:rFonts w:ascii="Amasis MT Pro" w:hAnsi="Amasis MT Pro" w:cs="Times New Roman"/>
              </w:rPr>
              <w:t xml:space="preserve">Prepares the notice in which he </w:t>
            </w:r>
            <w:proofErr w:type="spellStart"/>
            <w:r>
              <w:rPr>
                <w:rFonts w:ascii="Amasis MT Pro" w:hAnsi="Amasis MT Pro" w:cs="Times New Roman"/>
              </w:rPr>
              <w:t>precises</w:t>
            </w:r>
            <w:proofErr w:type="spellEnd"/>
            <w:r>
              <w:rPr>
                <w:rFonts w:ascii="Amasis MT Pro" w:hAnsi="Amasis MT Pro" w:cs="Times New Roman"/>
              </w:rPr>
              <w:t xml:space="preserve"> the reform that the equipment will undergo (either for sale or decommission);</w:t>
            </w:r>
          </w:p>
          <w:p w14:paraId="667AA4F3" w14:textId="77777777" w:rsidR="00BA081D" w:rsidRDefault="00D119E4">
            <w:pPr>
              <w:pStyle w:val="ListParagraph"/>
              <w:numPr>
                <w:ilvl w:val="0"/>
                <w:numId w:val="239"/>
              </w:numPr>
              <w:spacing w:after="0" w:line="240" w:lineRule="auto"/>
              <w:ind w:left="360"/>
              <w:jc w:val="both"/>
              <w:rPr>
                <w:rFonts w:ascii="Amasis MT Pro" w:hAnsi="Amasis MT Pro" w:cs="Times New Roman"/>
              </w:rPr>
            </w:pPr>
            <w:r>
              <w:rPr>
                <w:rFonts w:ascii="Amasis MT Pro" w:hAnsi="Amasis MT Pro" w:cs="Times New Roman"/>
              </w:rPr>
              <w:t>Forwards the notice to the Chairman (through the executive secretary) for approval or amendment.</w:t>
            </w:r>
          </w:p>
        </w:tc>
        <w:tc>
          <w:tcPr>
            <w:tcW w:w="2694" w:type="dxa"/>
            <w:gridSpan w:val="2"/>
          </w:tcPr>
          <w:p w14:paraId="0A16DAF8" w14:textId="77777777" w:rsidR="00BA081D" w:rsidRDefault="00BA081D">
            <w:pPr>
              <w:spacing w:after="0" w:line="240" w:lineRule="auto"/>
              <w:jc w:val="both"/>
              <w:rPr>
                <w:rFonts w:ascii="Amasis MT Pro" w:hAnsi="Amasis MT Pro" w:cs="Times New Roman"/>
              </w:rPr>
            </w:pPr>
          </w:p>
          <w:p w14:paraId="29DB03A8" w14:textId="77777777" w:rsidR="00BA081D" w:rsidRDefault="00D119E4">
            <w:pPr>
              <w:spacing w:after="0" w:line="240" w:lineRule="auto"/>
              <w:jc w:val="both"/>
              <w:rPr>
                <w:rFonts w:ascii="Amasis MT Pro" w:hAnsi="Amasis MT Pro" w:cs="Times New Roman"/>
              </w:rPr>
            </w:pPr>
            <w:r>
              <w:rPr>
                <w:rFonts w:ascii="Amasis MT Pro" w:hAnsi="Amasis MT Pro" w:cs="Times New Roman"/>
              </w:rPr>
              <w:t>Asset decommission notice report</w:t>
            </w:r>
          </w:p>
          <w:p w14:paraId="52281A46" w14:textId="77777777" w:rsidR="00BA081D" w:rsidRDefault="00BA081D">
            <w:pPr>
              <w:spacing w:after="0" w:line="240" w:lineRule="auto"/>
              <w:jc w:val="both"/>
              <w:rPr>
                <w:rFonts w:ascii="Amasis MT Pro" w:hAnsi="Amasis MT Pro" w:cs="Times New Roman"/>
              </w:rPr>
            </w:pPr>
          </w:p>
        </w:tc>
      </w:tr>
      <w:tr w:rsidR="00BA081D" w14:paraId="3CC9FF39" w14:textId="77777777">
        <w:trPr>
          <w:gridBefore w:val="1"/>
          <w:wBefore w:w="113" w:type="dxa"/>
          <w:trHeight w:val="435"/>
        </w:trPr>
        <w:tc>
          <w:tcPr>
            <w:tcW w:w="9350" w:type="dxa"/>
            <w:gridSpan w:val="6"/>
            <w:shd w:val="clear" w:color="auto" w:fill="4F81BD" w:themeFill="accent1"/>
          </w:tcPr>
          <w:p w14:paraId="6C8EC936" w14:textId="77777777" w:rsidR="00BA081D" w:rsidRDefault="00D119E4">
            <w:pPr>
              <w:spacing w:after="0" w:line="240" w:lineRule="auto"/>
              <w:jc w:val="both"/>
              <w:rPr>
                <w:rFonts w:ascii="Amasis MT Pro" w:hAnsi="Amasis MT Pro" w:cs="Times New Roman"/>
                <w:color w:val="000000"/>
              </w:rPr>
            </w:pPr>
            <w:r>
              <w:rPr>
                <w:rFonts w:ascii="Amasis MT Pro" w:hAnsi="Amasis MT Pro" w:cs="Times New Roman"/>
                <w:b/>
                <w:bCs/>
                <w:color w:val="FFFFFF" w:themeColor="background1"/>
              </w:rPr>
              <w:t xml:space="preserve">Sale of Asset(s) </w:t>
            </w:r>
          </w:p>
        </w:tc>
      </w:tr>
      <w:tr w:rsidR="00BA081D" w14:paraId="0C020565" w14:textId="77777777">
        <w:trPr>
          <w:gridBefore w:val="1"/>
          <w:wBefore w:w="113" w:type="dxa"/>
        </w:trPr>
        <w:tc>
          <w:tcPr>
            <w:tcW w:w="2340" w:type="dxa"/>
            <w:gridSpan w:val="2"/>
          </w:tcPr>
          <w:p w14:paraId="2C51090C"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Stakeholders</w:t>
            </w:r>
          </w:p>
        </w:tc>
        <w:tc>
          <w:tcPr>
            <w:tcW w:w="4316" w:type="dxa"/>
            <w:gridSpan w:val="2"/>
          </w:tcPr>
          <w:p w14:paraId="3BD4D4F2"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Tasks</w:t>
            </w:r>
          </w:p>
        </w:tc>
        <w:tc>
          <w:tcPr>
            <w:tcW w:w="2694" w:type="dxa"/>
            <w:gridSpan w:val="2"/>
          </w:tcPr>
          <w:p w14:paraId="6EFA1B9B" w14:textId="77777777" w:rsidR="00BA081D" w:rsidRDefault="00D119E4">
            <w:pPr>
              <w:spacing w:after="0" w:line="240" w:lineRule="auto"/>
              <w:jc w:val="both"/>
              <w:rPr>
                <w:rFonts w:ascii="Amasis MT Pro" w:hAnsi="Amasis MT Pro" w:cs="Times New Roman"/>
                <w:b/>
                <w:bCs/>
              </w:rPr>
            </w:pPr>
            <w:r>
              <w:rPr>
                <w:rFonts w:ascii="Amasis MT Pro" w:hAnsi="Amasis MT Pro" w:cs="Times New Roman"/>
                <w:b/>
                <w:bCs/>
              </w:rPr>
              <w:t>Tools</w:t>
            </w:r>
          </w:p>
        </w:tc>
      </w:tr>
      <w:tr w:rsidR="00BA081D" w14:paraId="1D5E83D6" w14:textId="77777777">
        <w:trPr>
          <w:gridBefore w:val="1"/>
          <w:wBefore w:w="113" w:type="dxa"/>
        </w:trPr>
        <w:tc>
          <w:tcPr>
            <w:tcW w:w="2340" w:type="dxa"/>
            <w:gridSpan w:val="2"/>
          </w:tcPr>
          <w:p w14:paraId="44959F60" w14:textId="77777777" w:rsidR="00BA081D" w:rsidRDefault="00BA081D">
            <w:pPr>
              <w:spacing w:after="0" w:line="240" w:lineRule="auto"/>
              <w:jc w:val="both"/>
              <w:rPr>
                <w:rFonts w:ascii="Amasis MT Pro" w:hAnsi="Amasis MT Pro" w:cs="Times New Roman"/>
              </w:rPr>
            </w:pPr>
          </w:p>
          <w:p w14:paraId="3B0FFBBE" w14:textId="77777777" w:rsidR="00BA081D" w:rsidRDefault="00BA081D">
            <w:pPr>
              <w:spacing w:after="0" w:line="240" w:lineRule="auto"/>
              <w:jc w:val="both"/>
              <w:rPr>
                <w:rFonts w:ascii="Amasis MT Pro" w:hAnsi="Amasis MT Pro" w:cs="Times New Roman"/>
              </w:rPr>
            </w:pPr>
          </w:p>
          <w:p w14:paraId="6F398801" w14:textId="77777777" w:rsidR="00BA081D" w:rsidRDefault="00D119E4">
            <w:pPr>
              <w:spacing w:after="0" w:line="240" w:lineRule="auto"/>
              <w:jc w:val="both"/>
              <w:rPr>
                <w:rFonts w:ascii="Amasis MT Pro" w:hAnsi="Amasis MT Pro" w:cs="Times New Roman"/>
              </w:rPr>
            </w:pPr>
            <w:r>
              <w:rPr>
                <w:rFonts w:ascii="Amasis MT Pro" w:hAnsi="Amasis MT Pro" w:cs="Times New Roman"/>
              </w:rPr>
              <w:t>Chairman</w:t>
            </w:r>
          </w:p>
        </w:tc>
        <w:tc>
          <w:tcPr>
            <w:tcW w:w="4316" w:type="dxa"/>
            <w:gridSpan w:val="2"/>
          </w:tcPr>
          <w:p w14:paraId="0D23825B" w14:textId="77777777" w:rsidR="00BA081D" w:rsidRDefault="00D119E4">
            <w:pPr>
              <w:pStyle w:val="ListParagraph"/>
              <w:numPr>
                <w:ilvl w:val="0"/>
                <w:numId w:val="240"/>
              </w:numPr>
              <w:spacing w:after="0" w:line="240" w:lineRule="auto"/>
              <w:ind w:left="360"/>
              <w:jc w:val="both"/>
              <w:rPr>
                <w:rFonts w:ascii="Amasis MT Pro" w:hAnsi="Amasis MT Pro" w:cs="Times New Roman"/>
              </w:rPr>
            </w:pPr>
            <w:r>
              <w:rPr>
                <w:rFonts w:ascii="Amasis MT Pro" w:hAnsi="Amasis MT Pro" w:cs="Times New Roman"/>
              </w:rPr>
              <w:t>Receives the report.</w:t>
            </w:r>
          </w:p>
          <w:p w14:paraId="264C976E" w14:textId="77777777" w:rsidR="00BA081D" w:rsidRDefault="00D119E4">
            <w:pPr>
              <w:pStyle w:val="ListParagraph"/>
              <w:numPr>
                <w:ilvl w:val="0"/>
                <w:numId w:val="240"/>
              </w:numPr>
              <w:spacing w:after="0" w:line="240" w:lineRule="auto"/>
              <w:ind w:left="360"/>
              <w:jc w:val="both"/>
              <w:rPr>
                <w:rFonts w:ascii="Amasis MT Pro" w:hAnsi="Amasis MT Pro" w:cs="Times New Roman"/>
              </w:rPr>
            </w:pPr>
            <w:r>
              <w:rPr>
                <w:rFonts w:ascii="Amasis MT Pro" w:hAnsi="Amasis MT Pro" w:cs="Times New Roman"/>
              </w:rPr>
              <w:t>Designates a commission responsible for decommissioning.</w:t>
            </w:r>
          </w:p>
          <w:p w14:paraId="635A1D8B" w14:textId="77777777" w:rsidR="00BA081D" w:rsidRDefault="00D119E4">
            <w:pPr>
              <w:pStyle w:val="ListParagraph"/>
              <w:numPr>
                <w:ilvl w:val="0"/>
                <w:numId w:val="240"/>
              </w:numPr>
              <w:spacing w:after="0" w:line="240" w:lineRule="auto"/>
              <w:ind w:left="360"/>
              <w:jc w:val="both"/>
              <w:rPr>
                <w:rFonts w:ascii="Amasis MT Pro" w:hAnsi="Amasis MT Pro" w:cs="Times New Roman"/>
              </w:rPr>
            </w:pPr>
            <w:r>
              <w:rPr>
                <w:rFonts w:ascii="Amasis MT Pro" w:hAnsi="Amasis MT Pro" w:cs="Times New Roman"/>
              </w:rPr>
              <w:t>Validates or amends the decommission conditions.</w:t>
            </w:r>
          </w:p>
          <w:p w14:paraId="132C3B62" w14:textId="77777777" w:rsidR="00BA081D" w:rsidRDefault="00D119E4">
            <w:pPr>
              <w:pStyle w:val="ListParagraph"/>
              <w:numPr>
                <w:ilvl w:val="0"/>
                <w:numId w:val="240"/>
              </w:numPr>
              <w:spacing w:after="0" w:line="240" w:lineRule="auto"/>
              <w:ind w:left="360"/>
              <w:jc w:val="both"/>
              <w:rPr>
                <w:rFonts w:ascii="Amasis MT Pro" w:hAnsi="Amasis MT Pro" w:cs="Times New Roman"/>
              </w:rPr>
            </w:pPr>
            <w:r>
              <w:rPr>
                <w:rFonts w:ascii="Amasis MT Pro" w:hAnsi="Amasis MT Pro" w:cs="Times New Roman"/>
              </w:rPr>
              <w:t>Sends the list of equipment to be decommissioned to the Board for approval.</w:t>
            </w:r>
          </w:p>
        </w:tc>
        <w:tc>
          <w:tcPr>
            <w:tcW w:w="2694" w:type="dxa"/>
            <w:gridSpan w:val="2"/>
          </w:tcPr>
          <w:p w14:paraId="22EEE8EF" w14:textId="77777777" w:rsidR="00BA081D" w:rsidRDefault="00BA081D">
            <w:pPr>
              <w:spacing w:after="0" w:line="240" w:lineRule="auto"/>
              <w:jc w:val="both"/>
              <w:rPr>
                <w:rFonts w:ascii="Amasis MT Pro" w:hAnsi="Amasis MT Pro" w:cs="Times New Roman"/>
              </w:rPr>
            </w:pPr>
          </w:p>
          <w:p w14:paraId="426AD37E" w14:textId="77777777" w:rsidR="00BA081D" w:rsidRDefault="00D119E4">
            <w:pPr>
              <w:spacing w:after="0" w:line="240" w:lineRule="auto"/>
              <w:jc w:val="both"/>
              <w:rPr>
                <w:rFonts w:ascii="Amasis MT Pro" w:hAnsi="Amasis MT Pro" w:cs="Times New Roman"/>
              </w:rPr>
            </w:pPr>
            <w:r>
              <w:rPr>
                <w:rFonts w:ascii="Amasis MT Pro" w:hAnsi="Amasis MT Pro" w:cs="Times New Roman"/>
              </w:rPr>
              <w:t>List of asset(s)/equipment to be sold</w:t>
            </w:r>
          </w:p>
          <w:p w14:paraId="17406B3B" w14:textId="77777777" w:rsidR="00BA081D" w:rsidRDefault="00BA081D">
            <w:pPr>
              <w:spacing w:after="0" w:line="240" w:lineRule="auto"/>
              <w:jc w:val="both"/>
              <w:rPr>
                <w:rFonts w:ascii="Amasis MT Pro" w:hAnsi="Amasis MT Pro" w:cs="Times New Roman"/>
              </w:rPr>
            </w:pPr>
          </w:p>
        </w:tc>
      </w:tr>
    </w:tbl>
    <w:p w14:paraId="4DF47492" w14:textId="77777777" w:rsidR="00BA081D" w:rsidRDefault="00BA081D">
      <w:pPr>
        <w:spacing w:line="240" w:lineRule="auto"/>
        <w:jc w:val="both"/>
        <w:rPr>
          <w:rFonts w:ascii="Times New Roman" w:hAnsi="Times New Roman" w:cs="Times New Roman"/>
          <w:sz w:val="24"/>
          <w:szCs w:val="24"/>
          <w:lang w:val="zh-CN"/>
        </w:rPr>
      </w:pPr>
    </w:p>
    <w:p w14:paraId="3628D7FC" w14:textId="77777777" w:rsidR="00BA081D" w:rsidRDefault="00D119E4">
      <w:pPr>
        <w:spacing w:line="240" w:lineRule="auto"/>
        <w:jc w:val="both"/>
        <w:rPr>
          <w:rFonts w:ascii="Times New Roman" w:hAnsi="Times New Roman" w:cs="Times New Roman"/>
          <w:sz w:val="28"/>
          <w:szCs w:val="28"/>
        </w:rPr>
      </w:pPr>
      <w:r>
        <w:rPr>
          <w:rFonts w:ascii="Times New Roman" w:hAnsi="Times New Roman" w:cs="Times New Roman"/>
          <w:vanish/>
          <w:sz w:val="28"/>
          <w:szCs w:val="28"/>
          <w:lang w:val="zh-CN"/>
        </w:rPr>
        <w:t>Top of Form</w:t>
      </w:r>
    </w:p>
    <w:p w14:paraId="57F2BB4F" w14:textId="77777777" w:rsidR="00BA081D" w:rsidRDefault="00BA081D">
      <w:pPr>
        <w:spacing w:line="240" w:lineRule="auto"/>
        <w:jc w:val="both"/>
        <w:rPr>
          <w:rFonts w:ascii="Amasis MT Pro" w:hAnsi="Amasis MT Pro" w:cs="Times New Roman"/>
          <w:vanish/>
          <w:sz w:val="28"/>
          <w:szCs w:val="28"/>
          <w:lang w:val="zh-CN"/>
        </w:rPr>
      </w:pPr>
    </w:p>
    <w:p w14:paraId="16089A99" w14:textId="77777777" w:rsidR="00BA081D" w:rsidRDefault="00D119E4">
      <w:pPr>
        <w:spacing w:line="240" w:lineRule="auto"/>
        <w:jc w:val="both"/>
        <w:rPr>
          <w:rFonts w:ascii="Amasis MT Pro" w:hAnsi="Amasis MT Pro" w:cs="Times New Roman"/>
          <w:vanish/>
          <w:sz w:val="28"/>
          <w:szCs w:val="28"/>
          <w:lang w:val="zh-CN"/>
        </w:rPr>
      </w:pPr>
      <w:r>
        <w:rPr>
          <w:rFonts w:ascii="Amasis MT Pro" w:hAnsi="Amasis MT Pro" w:cs="Times New Roman"/>
          <w:vanish/>
          <w:sz w:val="28"/>
          <w:szCs w:val="28"/>
          <w:lang w:val="zh-CN"/>
        </w:rPr>
        <w:t>Bottom of Form</w:t>
      </w:r>
    </w:p>
    <w:p w14:paraId="631F8B57" w14:textId="77777777" w:rsidR="00BA081D" w:rsidRDefault="00D119E4">
      <w:pPr>
        <w:pStyle w:val="Heading1"/>
        <w:spacing w:before="0" w:line="240" w:lineRule="auto"/>
        <w:jc w:val="both"/>
        <w:rPr>
          <w:rFonts w:ascii="Times New Roman" w:hAnsi="Times New Roman" w:cs="Times New Roman"/>
          <w:color w:val="auto"/>
        </w:rPr>
      </w:pPr>
      <w:bookmarkStart w:id="288" w:name="_Toc187865348"/>
      <w:r>
        <w:rPr>
          <w:rFonts w:ascii="Amasis MT Pro" w:hAnsi="Amasis MT Pro" w:cs="Times New Roman"/>
          <w:bCs w:val="0"/>
          <w:color w:val="auto"/>
        </w:rPr>
        <w:t>CHAPTER 13: RWVCA OPERATIONAL FRAMEWORK FOR EFFICIENCY, TRANSPARENCY, AND ACCOUNTABILITY</w:t>
      </w:r>
      <w:bookmarkEnd w:id="288"/>
    </w:p>
    <w:p w14:paraId="4C316571" w14:textId="77777777" w:rsidR="00BA081D" w:rsidRDefault="00BA081D">
      <w:pPr>
        <w:rPr>
          <w:rFonts w:ascii="Amasis MT Pro" w:hAnsi="Amasis MT Pro"/>
          <w:b/>
        </w:rPr>
      </w:pPr>
    </w:p>
    <w:p w14:paraId="1E0D7BEA" w14:textId="77777777" w:rsidR="00BA081D" w:rsidRDefault="00D119E4">
      <w:pPr>
        <w:rPr>
          <w:rFonts w:ascii="Amasis MT Pro" w:hAnsi="Amasis MT Pro"/>
          <w:b/>
          <w:color w:val="C0504D" w:themeColor="accent2"/>
          <w:sz w:val="24"/>
          <w:szCs w:val="24"/>
        </w:rPr>
      </w:pPr>
      <w:r>
        <w:rPr>
          <w:rFonts w:ascii="Amasis MT Pro" w:hAnsi="Amasis MT Pro"/>
          <w:b/>
          <w:color w:val="C0504D" w:themeColor="accent2"/>
          <w:sz w:val="24"/>
          <w:szCs w:val="24"/>
        </w:rPr>
        <w:t>13.1 Introduction</w:t>
      </w:r>
    </w:p>
    <w:p w14:paraId="06578E03" w14:textId="4FD7E86F" w:rsidR="00BA081D" w:rsidRDefault="00D119E4">
      <w:pPr>
        <w:pStyle w:val="NormalWeb"/>
        <w:jc w:val="both"/>
        <w:rPr>
          <w:rFonts w:ascii="Amasis MT Pro" w:hAnsi="Amasis MT Pro"/>
        </w:rPr>
      </w:pPr>
      <w:r>
        <w:rPr>
          <w:rFonts w:ascii="Amasis MT Pro" w:hAnsi="Amasis MT Pro"/>
        </w:rPr>
        <w:t xml:space="preserve">The RWVCA is dedicated to enhancing operational efficiency, ensuring transparency, and maintaining accountability across all levels of its activities. </w:t>
      </w:r>
      <w:r>
        <w:rPr>
          <w:rFonts w:ascii="Amasis MT Pro" w:hAnsi="Amasis MT Pro"/>
        </w:rPr>
        <w:lastRenderedPageBreak/>
        <w:t>This operational framework provides a structured guide for streamlining the organization’s key functions, including membership management, office administration, human resources, procurement, and logistics. Furthermore, it outlines operational rules, regulations, and guidelines to maintain high ethical standards and effective communication, promoting a culture of trust and continuous improvement.</w:t>
      </w:r>
      <w:ins w:id="289" w:author="HR-M.Olga" w:date="2026-02-11T16:10:00Z">
        <w:r w:rsidR="001E00A1">
          <w:rPr>
            <w:rFonts w:ascii="Amasis MT Pro" w:hAnsi="Amasis MT Pro"/>
          </w:rPr>
          <w:t xml:space="preserve"> </w:t>
        </w:r>
        <w:r w:rsidR="001E00A1" w:rsidRPr="001E00A1">
          <w:rPr>
            <w:rFonts w:ascii="Amasis MT Pro" w:hAnsi="Amasis MT Pro"/>
          </w:rPr>
          <w:t>This framework is underpinned by robust internal controls designed to safeguard assets, ensure data integrity, and promote adherence to policies and procedures.</w:t>
        </w:r>
      </w:ins>
    </w:p>
    <w:p w14:paraId="67EFBFEF" w14:textId="77777777" w:rsidR="00BA081D" w:rsidRDefault="00D119E4">
      <w:pPr>
        <w:rPr>
          <w:rFonts w:ascii="Amasis MT Pro" w:hAnsi="Amasis MT Pro"/>
          <w:b/>
          <w:color w:val="C0504D" w:themeColor="accent2"/>
          <w:sz w:val="24"/>
          <w:szCs w:val="24"/>
        </w:rPr>
      </w:pPr>
      <w:r>
        <w:rPr>
          <w:rFonts w:ascii="Amasis MT Pro" w:hAnsi="Amasis MT Pro"/>
          <w:b/>
          <w:color w:val="C0504D" w:themeColor="accent2"/>
          <w:sz w:val="24"/>
          <w:szCs w:val="24"/>
        </w:rPr>
        <w:t>13.2 Procedures</w:t>
      </w:r>
    </w:p>
    <w:p w14:paraId="73A33286" w14:textId="14056820" w:rsidR="00BA081D" w:rsidRDefault="00D119E4" w:rsidP="001E00A1">
      <w:pPr>
        <w:numPr>
          <w:ilvl w:val="0"/>
          <w:numId w:val="241"/>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Membership Procedures</w:t>
      </w:r>
      <w:r>
        <w:rPr>
          <w:rFonts w:ascii="Amasis MT Pro" w:hAnsi="Amasis MT Pro" w:cs="Times New Roman"/>
          <w:sz w:val="24"/>
          <w:szCs w:val="24"/>
          <w:lang w:val="zh-CN"/>
        </w:rPr>
        <w:t>: Establish a clear and transparent process for membership application, approval, and follow-ups. Ensure timely communication with potential, new, and existing members.</w:t>
      </w:r>
      <w:ins w:id="290" w:author="HR-M.Olga" w:date="2026-02-11T16:11:00Z">
        <w:r w:rsidR="001E00A1">
          <w:rPr>
            <w:rFonts w:ascii="Amasis MT Pro" w:hAnsi="Amasis MT Pro" w:cs="Times New Roman"/>
            <w:sz w:val="24"/>
            <w:szCs w:val="24"/>
            <w:lang w:val="en-GB"/>
          </w:rPr>
          <w:t xml:space="preserve"> </w:t>
        </w:r>
        <w:r w:rsidR="001E00A1" w:rsidRPr="001E00A1">
          <w:rPr>
            <w:rFonts w:ascii="Amasis MT Pro" w:hAnsi="Amasis MT Pro" w:cs="Times New Roman"/>
            <w:sz w:val="24"/>
            <w:szCs w:val="24"/>
            <w:lang w:val="en-GB"/>
          </w:rPr>
          <w:t>All membership data will be securely stored and regularly backed up to protect sensitive information.</w:t>
        </w:r>
      </w:ins>
    </w:p>
    <w:p w14:paraId="56D644CD" w14:textId="77B94EAF" w:rsidR="00BA081D" w:rsidRDefault="00D119E4" w:rsidP="00887932">
      <w:pPr>
        <w:numPr>
          <w:ilvl w:val="0"/>
          <w:numId w:val="241"/>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Office Administration Procedures</w:t>
      </w:r>
      <w:r>
        <w:rPr>
          <w:rFonts w:ascii="Amasis MT Pro" w:hAnsi="Amasis MT Pro" w:cs="Times New Roman"/>
          <w:sz w:val="24"/>
          <w:szCs w:val="24"/>
          <w:lang w:val="zh-CN"/>
        </w:rPr>
        <w:t>: Standardize daily administrative tasks, mail management, inventory checks, and maintenance routines. Implement a centralized system for meetings and appointments.</w:t>
      </w:r>
      <w:ins w:id="291" w:author="HR-M.Olga" w:date="2026-02-11T16:11:00Z">
        <w:r w:rsidR="00887932">
          <w:rPr>
            <w:rFonts w:ascii="Amasis MT Pro" w:hAnsi="Amasis MT Pro" w:cs="Times New Roman"/>
            <w:sz w:val="24"/>
            <w:szCs w:val="24"/>
            <w:lang w:val="en-GB"/>
          </w:rPr>
          <w:t xml:space="preserve"> </w:t>
        </w:r>
        <w:r w:rsidR="00887932" w:rsidRPr="00887932">
          <w:rPr>
            <w:rFonts w:ascii="Amasis MT Pro" w:hAnsi="Amasis MT Pro" w:cs="Times New Roman"/>
            <w:sz w:val="24"/>
            <w:szCs w:val="24"/>
            <w:lang w:val="en-GB"/>
          </w:rPr>
          <w:t>Ensure all critical administrative records, especially financial and legal documentation, are subject to robust data backup and recovery protocols.</w:t>
        </w:r>
      </w:ins>
    </w:p>
    <w:p w14:paraId="751A4BB4" w14:textId="77777777" w:rsidR="00BA081D" w:rsidRDefault="00D119E4">
      <w:pPr>
        <w:numPr>
          <w:ilvl w:val="0"/>
          <w:numId w:val="241"/>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Human Resource Management Procedures</w:t>
      </w:r>
      <w:r>
        <w:rPr>
          <w:rFonts w:ascii="Amasis MT Pro" w:hAnsi="Amasis MT Pro" w:cs="Times New Roman"/>
          <w:sz w:val="24"/>
          <w:szCs w:val="24"/>
          <w:lang w:val="zh-CN"/>
        </w:rPr>
        <w:t>: Streamline recruitment, onboarding, training, performance evaluations, and exit processes. Promote a culture of continuous feedback and improvement.</w:t>
      </w:r>
    </w:p>
    <w:p w14:paraId="0CD7336D" w14:textId="32F3F4A9" w:rsidR="00BA081D" w:rsidRDefault="00D119E4" w:rsidP="00E37E2D">
      <w:pPr>
        <w:numPr>
          <w:ilvl w:val="0"/>
          <w:numId w:val="241"/>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Procurement Procedures</w:t>
      </w:r>
      <w:r>
        <w:rPr>
          <w:rFonts w:ascii="Amasis MT Pro" w:hAnsi="Amasis MT Pro" w:cs="Times New Roman"/>
          <w:sz w:val="24"/>
          <w:szCs w:val="24"/>
          <w:lang w:val="zh-CN"/>
        </w:rPr>
        <w:t>: Define a structured approach for identifying needs, budgeting, market research, tendering, evaluation, and vendor management. Promote ethical procurement practices</w:t>
      </w:r>
      <w:ins w:id="292" w:author="HR-M.Olga" w:date="2026-02-11T16:12:00Z">
        <w:r w:rsidR="00E37E2D">
          <w:rPr>
            <w:rFonts w:ascii="Amasis MT Pro" w:eastAsia="SimSun" w:hAnsi="Amasis MT Pro" w:cs="Times New Roman" w:hint="eastAsia"/>
            <w:sz w:val="24"/>
            <w:szCs w:val="24"/>
            <w:lang w:val="zh-CN" w:eastAsia="zh-CN"/>
          </w:rPr>
          <w:t xml:space="preserve"> </w:t>
        </w:r>
        <w:r w:rsidR="00E37E2D" w:rsidRPr="00E37E2D">
          <w:rPr>
            <w:rFonts w:ascii="Amasis MT Pro" w:eastAsia="SimSun" w:hAnsi="Amasis MT Pro" w:cs="Times New Roman"/>
            <w:sz w:val="24"/>
            <w:szCs w:val="24"/>
            <w:lang w:val="zh-CN" w:eastAsia="zh-CN"/>
          </w:rPr>
          <w:t>with strong internal checks and balances to prevent fraud and ensure value for money.</w:t>
        </w:r>
      </w:ins>
      <w:del w:id="293" w:author="HR-M.Olga" w:date="2026-02-11T16:12:00Z">
        <w:r w:rsidDel="00E37E2D">
          <w:rPr>
            <w:rFonts w:ascii="Amasis MT Pro" w:hAnsi="Amasis MT Pro" w:cs="Times New Roman"/>
            <w:sz w:val="24"/>
            <w:szCs w:val="24"/>
            <w:lang w:val="zh-CN"/>
          </w:rPr>
          <w:delText>.</w:delText>
        </w:r>
      </w:del>
    </w:p>
    <w:p w14:paraId="36DC99F7" w14:textId="45C5B460" w:rsidR="00BA081D" w:rsidRDefault="00D119E4" w:rsidP="006B54AB">
      <w:pPr>
        <w:numPr>
          <w:ilvl w:val="0"/>
          <w:numId w:val="241"/>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lastRenderedPageBreak/>
        <w:t>Logistics Management Procedures</w:t>
      </w:r>
      <w:r>
        <w:rPr>
          <w:rFonts w:ascii="Amasis MT Pro" w:hAnsi="Amasis MT Pro" w:cs="Times New Roman"/>
          <w:sz w:val="24"/>
          <w:szCs w:val="24"/>
          <w:lang w:val="zh-CN"/>
        </w:rPr>
        <w:t>: Standardize transportation, warehousing, inventory control, and documentation practices. Implement technology solutions for real-time monitoring and updates.</w:t>
      </w:r>
      <w:ins w:id="294" w:author="HR-M.Olga" w:date="2026-02-11T16:12:00Z">
        <w:r w:rsidR="006B54AB">
          <w:rPr>
            <w:rFonts w:ascii="Amasis MT Pro" w:hAnsi="Amasis MT Pro" w:cs="Times New Roman"/>
            <w:sz w:val="24"/>
            <w:szCs w:val="24"/>
            <w:lang w:val="en-GB"/>
          </w:rPr>
          <w:t xml:space="preserve"> </w:t>
        </w:r>
        <w:r w:rsidR="006B54AB" w:rsidRPr="006B54AB">
          <w:rPr>
            <w:rFonts w:ascii="Amasis MT Pro" w:hAnsi="Amasis MT Pro" w:cs="Times New Roman"/>
            <w:sz w:val="24"/>
            <w:szCs w:val="24"/>
            <w:lang w:val="en-GB"/>
          </w:rPr>
          <w:t>Implement clear controls for inventory reconciliation and asset tracking to minimize loss and ensure accountability.</w:t>
        </w:r>
      </w:ins>
    </w:p>
    <w:p w14:paraId="480B6981" w14:textId="77777777" w:rsidR="00BA081D" w:rsidRDefault="00BA081D">
      <w:pPr>
        <w:spacing w:after="0" w:line="240" w:lineRule="auto"/>
        <w:ind w:left="720"/>
        <w:jc w:val="both"/>
        <w:rPr>
          <w:rFonts w:ascii="Amasis MT Pro" w:hAnsi="Amasis MT Pro" w:cs="Times New Roman"/>
          <w:sz w:val="24"/>
          <w:szCs w:val="24"/>
          <w:lang w:val="zh-CN"/>
        </w:rPr>
      </w:pPr>
    </w:p>
    <w:p w14:paraId="78DB4C5B" w14:textId="77777777" w:rsidR="00BA081D" w:rsidRDefault="00D119E4">
      <w:pPr>
        <w:spacing w:after="0" w:line="240" w:lineRule="auto"/>
        <w:jc w:val="both"/>
        <w:rPr>
          <w:rFonts w:ascii="Amasis MT Pro" w:hAnsi="Amasis MT Pro" w:cs="Times New Roman"/>
          <w:b/>
          <w:i/>
          <w:iCs/>
          <w:sz w:val="24"/>
          <w:szCs w:val="24"/>
        </w:rPr>
      </w:pPr>
      <w:r>
        <w:rPr>
          <w:rFonts w:ascii="Amasis MT Pro" w:hAnsi="Amasis MT Pro" w:cs="Times New Roman"/>
          <w:b/>
          <w:i/>
          <w:iCs/>
          <w:sz w:val="24"/>
          <w:szCs w:val="24"/>
        </w:rPr>
        <w:t>13.</w:t>
      </w:r>
      <w:r>
        <w:rPr>
          <w:rFonts w:ascii="Amasis MT Pro" w:hAnsi="Amasis MT Pro" w:cs="Times New Roman"/>
          <w:b/>
          <w:i/>
          <w:iCs/>
          <w:sz w:val="24"/>
          <w:szCs w:val="24"/>
          <w:lang w:val="zh-CN"/>
        </w:rPr>
        <w:t xml:space="preserve">2 </w:t>
      </w:r>
      <w:r>
        <w:rPr>
          <w:rFonts w:ascii="Amasis MT Pro" w:hAnsi="Amasis MT Pro" w:cs="Times New Roman"/>
          <w:b/>
          <w:bCs/>
          <w:i/>
          <w:iCs/>
          <w:sz w:val="24"/>
          <w:szCs w:val="24"/>
          <w:lang w:val="zh-CN"/>
        </w:rPr>
        <w:t>Operational Rules</w:t>
      </w:r>
    </w:p>
    <w:p w14:paraId="100D3EBD" w14:textId="77777777" w:rsidR="00BA081D" w:rsidRDefault="00D119E4">
      <w:pPr>
        <w:numPr>
          <w:ilvl w:val="0"/>
          <w:numId w:val="242"/>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Code of Conduct</w:t>
      </w:r>
      <w:r>
        <w:rPr>
          <w:rFonts w:ascii="Amasis MT Pro" w:hAnsi="Amasis MT Pro" w:cs="Times New Roman"/>
          <w:sz w:val="24"/>
          <w:szCs w:val="24"/>
          <w:lang w:val="zh-CN"/>
        </w:rPr>
        <w:t>: Clearly define the expected behavior and ethical standards for all members, employees, and stakeholders.</w:t>
      </w:r>
    </w:p>
    <w:p w14:paraId="672C9FEA" w14:textId="77777777" w:rsidR="00BA081D" w:rsidRDefault="00D119E4">
      <w:pPr>
        <w:numPr>
          <w:ilvl w:val="0"/>
          <w:numId w:val="242"/>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Attendance and Participation</w:t>
      </w:r>
      <w:r>
        <w:rPr>
          <w:rFonts w:ascii="Amasis MT Pro" w:hAnsi="Amasis MT Pro" w:cs="Times New Roman"/>
          <w:sz w:val="24"/>
          <w:szCs w:val="24"/>
          <w:lang w:val="zh-CN"/>
        </w:rPr>
        <w:t>: Set clear rules regarding participation in meetings, events, and other organizational activities. Address chronic absenteeism.</w:t>
      </w:r>
    </w:p>
    <w:p w14:paraId="35FFCA3F" w14:textId="74FE526C" w:rsidR="00BA081D" w:rsidRDefault="00D119E4" w:rsidP="006B54AB">
      <w:pPr>
        <w:numPr>
          <w:ilvl w:val="0"/>
          <w:numId w:val="242"/>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Conflict of Interest</w:t>
      </w:r>
      <w:r>
        <w:rPr>
          <w:rFonts w:ascii="Amasis MT Pro" w:hAnsi="Amasis MT Pro" w:cs="Times New Roman"/>
          <w:sz w:val="24"/>
          <w:szCs w:val="24"/>
          <w:lang w:val="zh-CN"/>
        </w:rPr>
        <w:t>: Establish guidelines to prevent and address conflicts of interest, especially in procurement and partnerships</w:t>
      </w:r>
      <w:ins w:id="295" w:author="HR-M.Olga" w:date="2026-02-11T16:13:00Z">
        <w:r w:rsidR="006B54AB">
          <w:rPr>
            <w:rFonts w:ascii="Amasis MT Pro" w:eastAsia="SimSun" w:hAnsi="Amasis MT Pro" w:cs="Times New Roman"/>
            <w:sz w:val="24"/>
            <w:szCs w:val="24"/>
            <w:lang w:val="en-GB" w:eastAsia="zh-CN"/>
          </w:rPr>
          <w:t xml:space="preserve">, </w:t>
        </w:r>
        <w:r w:rsidR="006B54AB" w:rsidRPr="006B54AB">
          <w:rPr>
            <w:rFonts w:ascii="Amasis MT Pro" w:eastAsia="SimSun" w:hAnsi="Amasis MT Pro" w:cs="Times New Roman"/>
            <w:sz w:val="24"/>
            <w:szCs w:val="24"/>
            <w:lang w:val="en-GB" w:eastAsia="zh-CN"/>
          </w:rPr>
          <w:t>with mandatory declaration and appropriate recusal processes.</w:t>
        </w:r>
      </w:ins>
      <w:del w:id="296" w:author="HR-M.Olga" w:date="2026-02-11T16:13:00Z">
        <w:r w:rsidDel="006B54AB">
          <w:rPr>
            <w:rFonts w:ascii="Amasis MT Pro" w:hAnsi="Amasis MT Pro" w:cs="Times New Roman"/>
            <w:sz w:val="24"/>
            <w:szCs w:val="24"/>
            <w:lang w:val="zh-CN"/>
          </w:rPr>
          <w:delText>.</w:delText>
        </w:r>
      </w:del>
    </w:p>
    <w:p w14:paraId="30FE9E7E" w14:textId="0A9D5124" w:rsidR="00BA081D" w:rsidRDefault="00D119E4" w:rsidP="006B54AB">
      <w:pPr>
        <w:numPr>
          <w:ilvl w:val="0"/>
          <w:numId w:val="242"/>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Data Protection</w:t>
      </w:r>
      <w:r>
        <w:rPr>
          <w:rFonts w:ascii="Amasis MT Pro" w:hAnsi="Amasis MT Pro" w:cs="Times New Roman"/>
          <w:sz w:val="24"/>
          <w:szCs w:val="24"/>
          <w:lang w:val="zh-CN"/>
        </w:rPr>
        <w:t>: Implement rules to ensure the security and confidentiality of organizational data, especially member information.</w:t>
      </w:r>
      <w:ins w:id="297" w:author="HR-M.Olga" w:date="2026-02-11T16:13:00Z">
        <w:r w:rsidR="006B54AB">
          <w:rPr>
            <w:rFonts w:ascii="Amasis MT Pro" w:hAnsi="Amasis MT Pro" w:cs="Times New Roman"/>
            <w:sz w:val="24"/>
            <w:szCs w:val="24"/>
            <w:lang w:val="en-GB"/>
          </w:rPr>
          <w:t xml:space="preserve"> </w:t>
        </w:r>
        <w:r w:rsidR="006B54AB" w:rsidRPr="006B54AB">
          <w:rPr>
            <w:rFonts w:ascii="Amasis MT Pro" w:hAnsi="Amasis MT Pro" w:cs="Times New Roman"/>
            <w:sz w:val="24"/>
            <w:szCs w:val="24"/>
            <w:lang w:val="en-GB"/>
          </w:rPr>
          <w:t>This includes mandatory data backups for all critical systems and documents, access controls, and cybersecurity measures to protect against data loss or unauthorized access, building on the good financial governance practices already in place.</w:t>
        </w:r>
      </w:ins>
    </w:p>
    <w:p w14:paraId="331305D1" w14:textId="77777777" w:rsidR="00BA081D" w:rsidRDefault="00BA081D">
      <w:pPr>
        <w:spacing w:after="0" w:line="240" w:lineRule="auto"/>
        <w:ind w:left="720"/>
        <w:jc w:val="both"/>
        <w:rPr>
          <w:rFonts w:ascii="Amasis MT Pro" w:hAnsi="Amasis MT Pro" w:cs="Times New Roman"/>
          <w:sz w:val="24"/>
          <w:szCs w:val="24"/>
          <w:lang w:val="zh-CN"/>
        </w:rPr>
      </w:pPr>
    </w:p>
    <w:p w14:paraId="7BD2E5AF" w14:textId="77777777" w:rsidR="00BA081D" w:rsidRDefault="00D119E4">
      <w:pPr>
        <w:spacing w:after="0" w:line="240" w:lineRule="auto"/>
        <w:jc w:val="both"/>
        <w:rPr>
          <w:rFonts w:ascii="Amasis MT Pro" w:hAnsi="Amasis MT Pro" w:cs="Times New Roman"/>
          <w:b/>
          <w:i/>
          <w:iCs/>
          <w:sz w:val="24"/>
          <w:szCs w:val="24"/>
        </w:rPr>
      </w:pPr>
      <w:r>
        <w:rPr>
          <w:rFonts w:ascii="Amasis MT Pro" w:hAnsi="Amasis MT Pro" w:cs="Times New Roman"/>
          <w:b/>
          <w:i/>
          <w:iCs/>
          <w:sz w:val="24"/>
          <w:szCs w:val="24"/>
        </w:rPr>
        <w:t>13.3</w:t>
      </w:r>
      <w:r>
        <w:rPr>
          <w:rFonts w:ascii="Amasis MT Pro" w:hAnsi="Amasis MT Pro" w:cs="Times New Roman"/>
          <w:b/>
          <w:i/>
          <w:iCs/>
          <w:sz w:val="24"/>
          <w:szCs w:val="24"/>
          <w:lang w:val="zh-CN"/>
        </w:rPr>
        <w:t xml:space="preserve">. </w:t>
      </w:r>
      <w:r>
        <w:rPr>
          <w:rFonts w:ascii="Amasis MT Pro" w:hAnsi="Amasis MT Pro" w:cs="Times New Roman"/>
          <w:b/>
          <w:bCs/>
          <w:i/>
          <w:iCs/>
          <w:sz w:val="24"/>
          <w:szCs w:val="24"/>
          <w:lang w:val="zh-CN"/>
        </w:rPr>
        <w:t>Regulations</w:t>
      </w:r>
    </w:p>
    <w:p w14:paraId="64C264B5" w14:textId="77777777" w:rsidR="00BA081D" w:rsidRDefault="00D119E4">
      <w:pPr>
        <w:numPr>
          <w:ilvl w:val="0"/>
          <w:numId w:val="243"/>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Compliance</w:t>
      </w:r>
      <w:r>
        <w:rPr>
          <w:rFonts w:ascii="Amasis MT Pro" w:hAnsi="Amasis MT Pro" w:cs="Times New Roman"/>
          <w:sz w:val="24"/>
          <w:szCs w:val="24"/>
          <w:lang w:val="zh-CN"/>
        </w:rPr>
        <w:t>: Stay updated on local, national, and international regulations that impact RWVCA's operations. Ensure regular training sessions for staff on compliance matters.</w:t>
      </w:r>
    </w:p>
    <w:p w14:paraId="109E5098" w14:textId="688ED25F" w:rsidR="00BA081D" w:rsidRDefault="00D119E4" w:rsidP="00A34B1B">
      <w:pPr>
        <w:numPr>
          <w:ilvl w:val="0"/>
          <w:numId w:val="243"/>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Financial Oversight</w:t>
      </w:r>
      <w:r>
        <w:rPr>
          <w:rFonts w:ascii="Amasis MT Pro" w:hAnsi="Amasis MT Pro" w:cs="Times New Roman"/>
          <w:sz w:val="24"/>
          <w:szCs w:val="24"/>
          <w:lang w:val="zh-CN"/>
        </w:rPr>
        <w:t>: Implement financial regulations to guide budgeting, expenditure, auditing, and reporting. Ensure transparency in financial dealings.</w:t>
      </w:r>
      <w:ins w:id="298" w:author="HR-M.Olga" w:date="2026-02-11T16:14:00Z">
        <w:r w:rsidR="00A34B1B">
          <w:rPr>
            <w:rFonts w:ascii="Amasis MT Pro" w:hAnsi="Amasis MT Pro" w:cs="Times New Roman"/>
            <w:sz w:val="24"/>
            <w:szCs w:val="24"/>
            <w:lang w:val="en-GB"/>
          </w:rPr>
          <w:t xml:space="preserve"> </w:t>
        </w:r>
        <w:r w:rsidR="00A34B1B" w:rsidRPr="00A34B1B">
          <w:rPr>
            <w:rFonts w:ascii="Amasis MT Pro" w:hAnsi="Amasis MT Pro" w:cs="Times New Roman"/>
            <w:sz w:val="24"/>
            <w:szCs w:val="24"/>
            <w:lang w:val="en-GB"/>
          </w:rPr>
          <w:t xml:space="preserve">These regulations are reinforced by a commitment to robust internal controls, including segregation of duties and regular </w:t>
        </w:r>
        <w:r w:rsidR="00A34B1B" w:rsidRPr="00A34B1B">
          <w:rPr>
            <w:rFonts w:ascii="Amasis MT Pro" w:hAnsi="Amasis MT Pro" w:cs="Times New Roman"/>
            <w:sz w:val="24"/>
            <w:szCs w:val="24"/>
            <w:lang w:val="en-GB"/>
          </w:rPr>
          <w:lastRenderedPageBreak/>
          <w:t>reconciliations, to maintain the solid financial governance identified by internal reviews</w:t>
        </w:r>
      </w:ins>
    </w:p>
    <w:p w14:paraId="24868CB8" w14:textId="77777777" w:rsidR="00BA081D" w:rsidRDefault="00D119E4">
      <w:pPr>
        <w:numPr>
          <w:ilvl w:val="0"/>
          <w:numId w:val="243"/>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Health and Safety</w:t>
      </w:r>
      <w:r>
        <w:rPr>
          <w:rFonts w:ascii="Amasis MT Pro" w:hAnsi="Amasis MT Pro" w:cs="Times New Roman"/>
          <w:sz w:val="24"/>
          <w:szCs w:val="24"/>
          <w:lang w:val="zh-CN"/>
        </w:rPr>
        <w:t>: Abide by health and safety regulations, ensuring a safe working environment for all.</w:t>
      </w:r>
    </w:p>
    <w:p w14:paraId="58D13CD8" w14:textId="77777777" w:rsidR="00BA081D" w:rsidRDefault="00BA081D">
      <w:pPr>
        <w:spacing w:after="0" w:line="240" w:lineRule="auto"/>
        <w:ind w:left="720"/>
        <w:jc w:val="both"/>
        <w:rPr>
          <w:rFonts w:ascii="Amasis MT Pro" w:hAnsi="Amasis MT Pro" w:cs="Times New Roman"/>
          <w:sz w:val="24"/>
          <w:szCs w:val="24"/>
          <w:lang w:val="zh-CN"/>
        </w:rPr>
      </w:pPr>
    </w:p>
    <w:p w14:paraId="6E1807AD" w14:textId="77777777" w:rsidR="00BA081D" w:rsidRDefault="00D119E4">
      <w:pPr>
        <w:spacing w:after="0" w:line="240" w:lineRule="auto"/>
        <w:jc w:val="both"/>
        <w:rPr>
          <w:rFonts w:ascii="Amasis MT Pro" w:hAnsi="Amasis MT Pro" w:cs="Times New Roman"/>
          <w:b/>
          <w:i/>
          <w:iCs/>
          <w:sz w:val="24"/>
          <w:szCs w:val="24"/>
        </w:rPr>
      </w:pPr>
      <w:r>
        <w:rPr>
          <w:rFonts w:ascii="Amasis MT Pro" w:hAnsi="Amasis MT Pro" w:cs="Times New Roman"/>
          <w:b/>
          <w:i/>
          <w:iCs/>
          <w:sz w:val="24"/>
          <w:szCs w:val="24"/>
        </w:rPr>
        <w:t>14.3.</w:t>
      </w:r>
      <w:r>
        <w:rPr>
          <w:rFonts w:ascii="Amasis MT Pro" w:hAnsi="Amasis MT Pro" w:cs="Times New Roman"/>
          <w:b/>
          <w:i/>
          <w:iCs/>
          <w:sz w:val="24"/>
          <w:szCs w:val="24"/>
          <w:lang w:val="zh-CN"/>
        </w:rPr>
        <w:t xml:space="preserve">4 </w:t>
      </w:r>
      <w:r>
        <w:rPr>
          <w:rFonts w:ascii="Amasis MT Pro" w:hAnsi="Amasis MT Pro" w:cs="Times New Roman"/>
          <w:b/>
          <w:bCs/>
          <w:i/>
          <w:iCs/>
          <w:sz w:val="24"/>
          <w:szCs w:val="24"/>
          <w:lang w:val="zh-CN"/>
        </w:rPr>
        <w:t>Guidelines</w:t>
      </w:r>
    </w:p>
    <w:p w14:paraId="2AEB768E" w14:textId="77777777" w:rsidR="00BA081D" w:rsidRDefault="00D119E4">
      <w:pPr>
        <w:numPr>
          <w:ilvl w:val="0"/>
          <w:numId w:val="244"/>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Communication Guidelines</w:t>
      </w:r>
      <w:r>
        <w:rPr>
          <w:rFonts w:ascii="Amasis MT Pro" w:hAnsi="Amasis MT Pro" w:cs="Times New Roman"/>
          <w:sz w:val="24"/>
          <w:szCs w:val="24"/>
          <w:lang w:val="zh-CN"/>
        </w:rPr>
        <w:t>: Establish protocols for internal and external communication. Promote open dialogue among the Executive Committee, members, and stakeholders.</w:t>
      </w:r>
    </w:p>
    <w:p w14:paraId="262FDF0F" w14:textId="77777777" w:rsidR="00BA081D" w:rsidRDefault="00D119E4">
      <w:pPr>
        <w:numPr>
          <w:ilvl w:val="0"/>
          <w:numId w:val="244"/>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Feedback and Improvement</w:t>
      </w:r>
      <w:r>
        <w:rPr>
          <w:rFonts w:ascii="Amasis MT Pro" w:hAnsi="Amasis MT Pro" w:cs="Times New Roman"/>
          <w:sz w:val="24"/>
          <w:szCs w:val="24"/>
          <w:lang w:val="zh-CN"/>
        </w:rPr>
        <w:t>: Encourage feedback from all stakeholders and provide guidelines for its constructive use in improving operations.</w:t>
      </w:r>
    </w:p>
    <w:p w14:paraId="158D0224" w14:textId="77777777" w:rsidR="00BA081D" w:rsidRDefault="00D119E4">
      <w:pPr>
        <w:numPr>
          <w:ilvl w:val="0"/>
          <w:numId w:val="244"/>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Stakeholder Engagement</w:t>
      </w:r>
      <w:r>
        <w:rPr>
          <w:rFonts w:ascii="Amasis MT Pro" w:hAnsi="Amasis MT Pro" w:cs="Times New Roman"/>
          <w:sz w:val="24"/>
          <w:szCs w:val="24"/>
          <w:lang w:val="zh-CN"/>
        </w:rPr>
        <w:t>: Create guidelines for engaging with partners, donors, and other stakeholders. Ensure that all engagements align with RWVCA's values and mission.</w:t>
      </w:r>
    </w:p>
    <w:p w14:paraId="5D97E1B0" w14:textId="77777777" w:rsidR="00BA081D" w:rsidRDefault="00D119E4">
      <w:pPr>
        <w:spacing w:line="240" w:lineRule="auto"/>
        <w:jc w:val="both"/>
        <w:rPr>
          <w:rFonts w:ascii="Amasis MT Pro" w:hAnsi="Amasis MT Pro" w:cs="Times New Roman"/>
          <w:sz w:val="24"/>
          <w:szCs w:val="24"/>
          <w:lang w:val="zh-CN"/>
        </w:rPr>
      </w:pPr>
      <w:r>
        <w:rPr>
          <w:rFonts w:ascii="Amasis MT Pro" w:hAnsi="Amasis MT Pro" w:cs="Times New Roman"/>
          <w:sz w:val="24"/>
          <w:szCs w:val="24"/>
          <w:lang w:val="zh-CN"/>
        </w:rPr>
        <w:t xml:space="preserve">By implementing and adhering to this comprehensive operational framework, RWVCA can achieve its objectives more efficiently and effectively. </w:t>
      </w:r>
    </w:p>
    <w:p w14:paraId="26BA0923" w14:textId="77777777" w:rsidR="00BA081D" w:rsidRDefault="00D119E4">
      <w:pPr>
        <w:spacing w:line="240" w:lineRule="auto"/>
        <w:jc w:val="both"/>
        <w:rPr>
          <w:rFonts w:ascii="Amasis MT Pro" w:hAnsi="Amasis MT Pro" w:cs="Times New Roman"/>
          <w:sz w:val="24"/>
          <w:szCs w:val="24"/>
          <w:lang w:val="zh-CN"/>
        </w:rPr>
      </w:pPr>
      <w:r>
        <w:rPr>
          <w:rFonts w:ascii="Amasis MT Pro" w:hAnsi="Amasis MT Pro" w:cs="Times New Roman"/>
          <w:sz w:val="24"/>
          <w:szCs w:val="24"/>
          <w:lang w:val="zh-CN"/>
        </w:rPr>
        <w:t>It ensures a culture of transparency, accountability, and mutual respect, fostering trust among the Executive Committee, members, partners, and other key stakeholders. This framework serves as a foundation for RWVCA's future growth and impact.</w:t>
      </w:r>
    </w:p>
    <w:p w14:paraId="49FD4248" w14:textId="77777777" w:rsidR="00BA081D" w:rsidRDefault="00D119E4">
      <w:pPr>
        <w:pStyle w:val="Heading1"/>
        <w:spacing w:before="0" w:line="240" w:lineRule="auto"/>
        <w:jc w:val="both"/>
        <w:rPr>
          <w:rFonts w:ascii="Amasis MT Pro" w:hAnsi="Amasis MT Pro" w:cs="Times New Roman"/>
          <w:bCs w:val="0"/>
          <w:color w:val="auto"/>
        </w:rPr>
      </w:pPr>
      <w:bookmarkStart w:id="299" w:name="_Toc187865349"/>
      <w:r>
        <w:rPr>
          <w:rFonts w:ascii="Amasis MT Pro" w:hAnsi="Amasis MT Pro" w:cs="Times New Roman"/>
          <w:color w:val="auto"/>
        </w:rPr>
        <w:t>CHAPTER 14: RWVCA OPERATIONS GUIDANCE</w:t>
      </w:r>
      <w:bookmarkEnd w:id="299"/>
    </w:p>
    <w:p w14:paraId="13E49156" w14:textId="77777777" w:rsidR="00BA081D" w:rsidRDefault="00BA081D">
      <w:pPr>
        <w:rPr>
          <w:b/>
        </w:rPr>
      </w:pPr>
    </w:p>
    <w:p w14:paraId="42A8472A" w14:textId="77777777" w:rsidR="00BA081D" w:rsidRDefault="00D119E4">
      <w:pPr>
        <w:rPr>
          <w:rFonts w:ascii="Amasis MT Pro" w:hAnsi="Amasis MT Pro"/>
          <w:b/>
          <w:color w:val="C0504D" w:themeColor="accent2"/>
          <w:sz w:val="24"/>
          <w:szCs w:val="24"/>
        </w:rPr>
      </w:pPr>
      <w:r>
        <w:rPr>
          <w:rFonts w:ascii="Amasis MT Pro" w:hAnsi="Amasis MT Pro"/>
          <w:b/>
          <w:color w:val="C0504D" w:themeColor="accent2"/>
          <w:sz w:val="24"/>
          <w:szCs w:val="24"/>
        </w:rPr>
        <w:t>14.0 Introduction</w:t>
      </w:r>
    </w:p>
    <w:p w14:paraId="4CBEF591" w14:textId="3B9C5B2F" w:rsidR="00BA081D" w:rsidRDefault="00D119E4">
      <w:pPr>
        <w:pStyle w:val="NormalWeb"/>
        <w:rPr>
          <w:rFonts w:ascii="Amasis MT Pro" w:hAnsi="Amasis MT Pro"/>
        </w:rPr>
      </w:pPr>
      <w:r>
        <w:rPr>
          <w:rFonts w:ascii="Amasis MT Pro" w:hAnsi="Amasis MT Pro"/>
        </w:rPr>
        <w:t>The RWVCA strives for operational excellence through a well-structured and disciplined approach. This chapter provides concise yet comprehensive guidance on critical aspects of RWVCA’s operations, ensuring that they remain efficient, transparent, and aligned with the organization’s mission and values.</w:t>
      </w:r>
      <w:ins w:id="300" w:author="HR-M.Olga" w:date="2026-02-11T16:14:00Z">
        <w:r w:rsidR="00A34B1B">
          <w:rPr>
            <w:rFonts w:ascii="Amasis MT Pro" w:hAnsi="Amasis MT Pro"/>
          </w:rPr>
          <w:t xml:space="preserve"> </w:t>
        </w:r>
        <w:r w:rsidR="00A34B1B" w:rsidRPr="00A34B1B">
          <w:rPr>
            <w:rFonts w:ascii="Amasis MT Pro" w:hAnsi="Amasis MT Pro"/>
          </w:rPr>
          <w:t xml:space="preserve">This guidance is designed to support the effective </w:t>
        </w:r>
        <w:r w:rsidR="00A34B1B" w:rsidRPr="00A34B1B">
          <w:rPr>
            <w:rFonts w:ascii="Amasis MT Pro" w:hAnsi="Amasis MT Pro"/>
          </w:rPr>
          <w:lastRenderedPageBreak/>
          <w:t>implementation of RWVCA's internal control system, reinforcing accountability at every step.</w:t>
        </w:r>
      </w:ins>
    </w:p>
    <w:p w14:paraId="54DF9750" w14:textId="77777777" w:rsidR="00BA081D" w:rsidRDefault="00D119E4">
      <w:pPr>
        <w:spacing w:after="0" w:line="240" w:lineRule="auto"/>
        <w:jc w:val="both"/>
        <w:rPr>
          <w:rFonts w:ascii="Amasis MT Pro" w:hAnsi="Amasis MT Pro" w:cs="Times New Roman"/>
          <w:color w:val="C0504D" w:themeColor="accent2"/>
          <w:sz w:val="24"/>
          <w:szCs w:val="24"/>
        </w:rPr>
      </w:pPr>
      <w:r>
        <w:rPr>
          <w:rFonts w:ascii="Amasis MT Pro" w:hAnsi="Amasis MT Pro" w:cs="Times New Roman"/>
          <w:b/>
          <w:bCs/>
          <w:color w:val="C0504D" w:themeColor="accent2"/>
          <w:sz w:val="24"/>
          <w:szCs w:val="24"/>
        </w:rPr>
        <w:t>14.</w:t>
      </w:r>
      <w:r>
        <w:rPr>
          <w:rFonts w:ascii="Amasis MT Pro" w:hAnsi="Amasis MT Pro" w:cs="Times New Roman"/>
          <w:b/>
          <w:bCs/>
          <w:color w:val="C0504D" w:themeColor="accent2"/>
          <w:sz w:val="24"/>
          <w:szCs w:val="24"/>
          <w:lang w:val="zh-CN"/>
        </w:rPr>
        <w:t>1 Membership Management</w:t>
      </w:r>
    </w:p>
    <w:p w14:paraId="20BCB786" w14:textId="77777777" w:rsidR="00BA081D" w:rsidRDefault="00D119E4">
      <w:pPr>
        <w:numPr>
          <w:ilvl w:val="0"/>
          <w:numId w:val="245"/>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Application</w:t>
      </w:r>
      <w:r>
        <w:rPr>
          <w:rFonts w:ascii="Amasis MT Pro" w:hAnsi="Amasis MT Pro" w:cs="Times New Roman"/>
          <w:sz w:val="24"/>
          <w:szCs w:val="24"/>
          <w:lang w:val="zh-CN"/>
        </w:rPr>
        <w:t>: Clearly outline the process for potential members to apply, ensuring all criteria are met.</w:t>
      </w:r>
    </w:p>
    <w:p w14:paraId="02D952E5" w14:textId="07409016" w:rsidR="00BA081D" w:rsidRDefault="00D119E4" w:rsidP="00A34B1B">
      <w:pPr>
        <w:numPr>
          <w:ilvl w:val="0"/>
          <w:numId w:val="245"/>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Follow-up</w:t>
      </w:r>
      <w:r>
        <w:rPr>
          <w:rFonts w:ascii="Amasis MT Pro" w:hAnsi="Amasis MT Pro" w:cs="Times New Roman"/>
          <w:sz w:val="24"/>
          <w:szCs w:val="24"/>
          <w:lang w:val="zh-CN"/>
        </w:rPr>
        <w:t>: Engage with members regularly through notifications, reminders, and updates. Ensure timely communication regarding membership status and benefits.</w:t>
      </w:r>
      <w:ins w:id="301" w:author="HR-M.Olga" w:date="2026-02-11T16:15:00Z">
        <w:r w:rsidR="00A34B1B">
          <w:rPr>
            <w:rFonts w:ascii="Amasis MT Pro" w:hAnsi="Amasis MT Pro" w:cs="Times New Roman"/>
            <w:sz w:val="24"/>
            <w:szCs w:val="24"/>
            <w:lang w:val="en-GB"/>
          </w:rPr>
          <w:t xml:space="preserve"> </w:t>
        </w:r>
        <w:r w:rsidR="00A34B1B" w:rsidRPr="00A34B1B">
          <w:rPr>
            <w:rFonts w:ascii="Amasis MT Pro" w:hAnsi="Amasis MT Pro" w:cs="Times New Roman"/>
            <w:sz w:val="24"/>
            <w:szCs w:val="24"/>
            <w:lang w:val="en-GB"/>
          </w:rPr>
          <w:t>Maintain secure and backed-up records of all membership interactions and data.</w:t>
        </w:r>
      </w:ins>
    </w:p>
    <w:p w14:paraId="664DCC0B" w14:textId="77777777" w:rsidR="00BA081D" w:rsidRDefault="00BA081D">
      <w:pPr>
        <w:spacing w:after="0" w:line="240" w:lineRule="auto"/>
        <w:ind w:left="720"/>
        <w:jc w:val="both"/>
        <w:rPr>
          <w:rFonts w:ascii="Amasis MT Pro" w:hAnsi="Amasis MT Pro" w:cs="Times New Roman"/>
          <w:sz w:val="24"/>
          <w:szCs w:val="24"/>
          <w:lang w:val="zh-CN"/>
        </w:rPr>
      </w:pPr>
    </w:p>
    <w:p w14:paraId="5199AC52" w14:textId="77777777" w:rsidR="00BA081D" w:rsidRDefault="00D119E4">
      <w:pPr>
        <w:spacing w:after="0" w:line="240" w:lineRule="auto"/>
        <w:jc w:val="both"/>
        <w:rPr>
          <w:rFonts w:ascii="Amasis MT Pro" w:hAnsi="Amasis MT Pro" w:cs="Times New Roman"/>
          <w:color w:val="C0504D" w:themeColor="accent2"/>
          <w:sz w:val="24"/>
          <w:szCs w:val="24"/>
        </w:rPr>
      </w:pPr>
      <w:r>
        <w:rPr>
          <w:rFonts w:ascii="Amasis MT Pro" w:hAnsi="Amasis MT Pro" w:cs="Times New Roman"/>
          <w:b/>
          <w:bCs/>
          <w:color w:val="C0504D" w:themeColor="accent2"/>
          <w:sz w:val="24"/>
          <w:szCs w:val="24"/>
        </w:rPr>
        <w:t>14.2</w:t>
      </w:r>
      <w:r>
        <w:rPr>
          <w:rFonts w:ascii="Amasis MT Pro" w:hAnsi="Amasis MT Pro" w:cs="Times New Roman"/>
          <w:b/>
          <w:bCs/>
          <w:color w:val="C0504D" w:themeColor="accent2"/>
          <w:sz w:val="24"/>
          <w:szCs w:val="24"/>
          <w:lang w:val="zh-CN"/>
        </w:rPr>
        <w:t xml:space="preserve"> Office Administration</w:t>
      </w:r>
    </w:p>
    <w:p w14:paraId="0F74ACF8" w14:textId="77777777" w:rsidR="00BA081D" w:rsidRDefault="00D119E4">
      <w:pPr>
        <w:numPr>
          <w:ilvl w:val="0"/>
          <w:numId w:val="246"/>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Organization</w:t>
      </w:r>
      <w:r>
        <w:rPr>
          <w:rFonts w:ascii="Amasis MT Pro" w:hAnsi="Amasis MT Pro" w:cs="Times New Roman"/>
          <w:sz w:val="24"/>
          <w:szCs w:val="24"/>
          <w:lang w:val="zh-CN"/>
        </w:rPr>
        <w:t>: Maintain a structured daily routine for administrative tasks, ensuring effective coordination among departments.</w:t>
      </w:r>
    </w:p>
    <w:p w14:paraId="0A1C5E25" w14:textId="6F38201C" w:rsidR="00BA081D" w:rsidRDefault="00D119E4" w:rsidP="00A34B1B">
      <w:pPr>
        <w:numPr>
          <w:ilvl w:val="0"/>
          <w:numId w:val="246"/>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Documentation</w:t>
      </w:r>
      <w:r>
        <w:rPr>
          <w:rFonts w:ascii="Amasis MT Pro" w:hAnsi="Amasis MT Pro" w:cs="Times New Roman"/>
          <w:sz w:val="24"/>
          <w:szCs w:val="24"/>
          <w:lang w:val="zh-CN"/>
        </w:rPr>
        <w:t>: Prioritize keeping accurate records of all office activities, meetings, and correspondence. Utilize digital systems for better storage and retrieval.</w:t>
      </w:r>
      <w:ins w:id="302" w:author="HR-M.Olga" w:date="2026-02-11T16:15:00Z">
        <w:r w:rsidR="00A34B1B">
          <w:rPr>
            <w:rFonts w:ascii="Amasis MT Pro" w:hAnsi="Amasis MT Pro" w:cs="Times New Roman"/>
            <w:sz w:val="24"/>
            <w:szCs w:val="24"/>
            <w:lang w:val="en-GB"/>
          </w:rPr>
          <w:t xml:space="preserve"> </w:t>
        </w:r>
        <w:r w:rsidR="00A34B1B" w:rsidRPr="00A34B1B">
          <w:rPr>
            <w:rFonts w:ascii="Amasis MT Pro" w:hAnsi="Amasis MT Pro" w:cs="Times New Roman"/>
            <w:sz w:val="24"/>
            <w:szCs w:val="24"/>
            <w:lang w:val="en-GB"/>
          </w:rPr>
          <w:t>Ensure all critical digital documents are regularly backed up to protect against data loss and ensure business continuity.</w:t>
        </w:r>
      </w:ins>
    </w:p>
    <w:p w14:paraId="7D545FD2" w14:textId="77777777" w:rsidR="00BA081D" w:rsidRDefault="00BA081D">
      <w:pPr>
        <w:spacing w:after="0" w:line="240" w:lineRule="auto"/>
        <w:ind w:left="720"/>
        <w:jc w:val="both"/>
        <w:rPr>
          <w:rFonts w:ascii="Amasis MT Pro" w:hAnsi="Amasis MT Pro" w:cs="Times New Roman"/>
          <w:sz w:val="24"/>
          <w:szCs w:val="24"/>
          <w:lang w:val="zh-CN"/>
        </w:rPr>
      </w:pPr>
    </w:p>
    <w:p w14:paraId="28ECE5D7" w14:textId="77777777" w:rsidR="00BA081D" w:rsidRDefault="00D119E4">
      <w:pPr>
        <w:spacing w:after="0" w:line="240" w:lineRule="auto"/>
        <w:jc w:val="both"/>
        <w:rPr>
          <w:rFonts w:ascii="Amasis MT Pro" w:hAnsi="Amasis MT Pro" w:cs="Times New Roman"/>
          <w:color w:val="C0504D" w:themeColor="accent2"/>
          <w:sz w:val="24"/>
          <w:szCs w:val="24"/>
        </w:rPr>
      </w:pPr>
      <w:r>
        <w:rPr>
          <w:rFonts w:ascii="Amasis MT Pro" w:hAnsi="Amasis MT Pro" w:cs="Times New Roman"/>
          <w:b/>
          <w:bCs/>
          <w:color w:val="C0504D" w:themeColor="accent2"/>
          <w:sz w:val="24"/>
          <w:szCs w:val="24"/>
        </w:rPr>
        <w:t>14.</w:t>
      </w:r>
      <w:r>
        <w:rPr>
          <w:rFonts w:ascii="Amasis MT Pro" w:hAnsi="Amasis MT Pro" w:cs="Times New Roman"/>
          <w:b/>
          <w:bCs/>
          <w:color w:val="C0504D" w:themeColor="accent2"/>
          <w:sz w:val="24"/>
          <w:szCs w:val="24"/>
          <w:lang w:val="zh-CN"/>
        </w:rPr>
        <w:t>3 Human Resources</w:t>
      </w:r>
    </w:p>
    <w:p w14:paraId="233A27F9" w14:textId="49337E23" w:rsidR="00BA081D" w:rsidRPr="00AA2911" w:rsidRDefault="00D119E4" w:rsidP="00AA2911">
      <w:pPr>
        <w:numPr>
          <w:ilvl w:val="0"/>
          <w:numId w:val="247"/>
        </w:numPr>
        <w:spacing w:after="0" w:line="240" w:lineRule="auto"/>
        <w:jc w:val="both"/>
        <w:rPr>
          <w:ins w:id="303" w:author="HR-M.Olga" w:date="2026-02-11T16:20:00Z"/>
          <w:rFonts w:ascii="Amasis MT Pro" w:hAnsi="Amasis MT Pro" w:cs="Times New Roman"/>
          <w:sz w:val="24"/>
          <w:szCs w:val="24"/>
          <w:lang w:val="zh-CN"/>
          <w:rPrChange w:id="304" w:author="HR-M.Olga" w:date="2026-02-11T16:20:00Z">
            <w:rPr>
              <w:ins w:id="305" w:author="HR-M.Olga" w:date="2026-02-11T16:20:00Z"/>
              <w:rFonts w:ascii="Amasis MT Pro" w:eastAsia="SimSun" w:hAnsi="Amasis MT Pro" w:cs="Times New Roman"/>
              <w:sz w:val="24"/>
              <w:szCs w:val="24"/>
              <w:lang w:val="zh-CN" w:eastAsia="zh-CN"/>
            </w:rPr>
          </w:rPrChange>
        </w:rPr>
      </w:pPr>
      <w:r>
        <w:rPr>
          <w:rFonts w:ascii="Amasis MT Pro" w:hAnsi="Amasis MT Pro" w:cs="Times New Roman"/>
          <w:b/>
          <w:bCs/>
          <w:sz w:val="24"/>
          <w:szCs w:val="24"/>
          <w:lang w:val="zh-CN"/>
        </w:rPr>
        <w:t>Recruitment</w:t>
      </w:r>
      <w:r>
        <w:rPr>
          <w:rFonts w:ascii="Amasis MT Pro" w:hAnsi="Amasis MT Pro" w:cs="Times New Roman"/>
          <w:sz w:val="24"/>
          <w:szCs w:val="24"/>
          <w:lang w:val="zh-CN"/>
        </w:rPr>
        <w:t xml:space="preserve">: </w:t>
      </w:r>
      <w:ins w:id="306" w:author="HR-M.Olga" w:date="2026-02-11T16:20:00Z">
        <w:r w:rsidR="00AA2911" w:rsidRPr="00AA2911">
          <w:rPr>
            <w:rFonts w:ascii="Amasis MT Pro" w:hAnsi="Amasis MT Pro" w:cs="Times New Roman"/>
            <w:sz w:val="24"/>
            <w:szCs w:val="24"/>
            <w:lang w:val="zh-CN"/>
          </w:rPr>
          <w:t>Implement various approved recruitment methods, including competitive advertising, direct selection, and recommendation-based approaches, as outlined in the detailed HR policy. Ensure all recruitment processes are conducted transparently, adhere to established guidelines, and include thorough candidate assessment and smooth onboarding for new hires.</w:t>
        </w:r>
      </w:ins>
      <w:del w:id="307" w:author="HR-M.Olga" w:date="2026-02-11T16:20:00Z">
        <w:r w:rsidDel="00AA2911">
          <w:rPr>
            <w:rFonts w:ascii="Amasis MT Pro" w:hAnsi="Amasis MT Pro" w:cs="Times New Roman"/>
            <w:sz w:val="24"/>
            <w:szCs w:val="24"/>
            <w:lang w:val="zh-CN"/>
          </w:rPr>
          <w:delText>Advertise job roles clearly, conduct thorough interviews, and ensure smooth onboarding for new hires.</w:delText>
        </w:r>
      </w:del>
    </w:p>
    <w:p w14:paraId="6283401A" w14:textId="77777777" w:rsidR="00AA2911" w:rsidRDefault="00AA2911">
      <w:pPr>
        <w:tabs>
          <w:tab w:val="left" w:pos="720"/>
        </w:tabs>
        <w:spacing w:after="0" w:line="240" w:lineRule="auto"/>
        <w:ind w:left="720"/>
        <w:jc w:val="both"/>
        <w:rPr>
          <w:rFonts w:ascii="Amasis MT Pro" w:hAnsi="Amasis MT Pro" w:cs="Times New Roman"/>
          <w:sz w:val="24"/>
          <w:szCs w:val="24"/>
          <w:lang w:val="zh-CN"/>
        </w:rPr>
        <w:pPrChange w:id="308" w:author="HR-M.Olga" w:date="2026-02-11T16:21:00Z">
          <w:pPr>
            <w:numPr>
              <w:numId w:val="247"/>
            </w:numPr>
            <w:tabs>
              <w:tab w:val="left" w:pos="720"/>
            </w:tabs>
            <w:spacing w:after="0" w:line="240" w:lineRule="auto"/>
            <w:ind w:left="720" w:hanging="360"/>
            <w:jc w:val="both"/>
          </w:pPr>
        </w:pPrChange>
      </w:pPr>
    </w:p>
    <w:p w14:paraId="091C3E26" w14:textId="77777777" w:rsidR="00BA081D" w:rsidRDefault="00D119E4">
      <w:pPr>
        <w:numPr>
          <w:ilvl w:val="0"/>
          <w:numId w:val="247"/>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lastRenderedPageBreak/>
        <w:t>Development</w:t>
      </w:r>
      <w:r>
        <w:rPr>
          <w:rFonts w:ascii="Amasis MT Pro" w:hAnsi="Amasis MT Pro" w:cs="Times New Roman"/>
          <w:sz w:val="24"/>
          <w:szCs w:val="24"/>
          <w:lang w:val="zh-CN"/>
        </w:rPr>
        <w:t>: Invest in regular training and feedback sessions for employees to ensure professional growth and adherence to RWVCA's values.</w:t>
      </w:r>
    </w:p>
    <w:p w14:paraId="1B88DE3F" w14:textId="77777777" w:rsidR="00BA081D" w:rsidRDefault="00BA081D">
      <w:pPr>
        <w:spacing w:after="0" w:line="240" w:lineRule="auto"/>
        <w:ind w:left="720"/>
        <w:jc w:val="both"/>
        <w:rPr>
          <w:rFonts w:ascii="Amasis MT Pro" w:hAnsi="Amasis MT Pro" w:cs="Times New Roman"/>
          <w:sz w:val="24"/>
          <w:szCs w:val="24"/>
          <w:lang w:val="zh-CN"/>
        </w:rPr>
      </w:pPr>
    </w:p>
    <w:p w14:paraId="6CC2D154" w14:textId="77777777" w:rsidR="00BA081D" w:rsidRDefault="00D119E4">
      <w:pPr>
        <w:spacing w:after="0" w:line="240" w:lineRule="auto"/>
        <w:jc w:val="both"/>
        <w:rPr>
          <w:rFonts w:ascii="Amasis MT Pro" w:hAnsi="Amasis MT Pro" w:cs="Times New Roman"/>
          <w:color w:val="C0504D" w:themeColor="accent2"/>
          <w:sz w:val="24"/>
          <w:szCs w:val="24"/>
        </w:rPr>
      </w:pPr>
      <w:r>
        <w:rPr>
          <w:rFonts w:ascii="Amasis MT Pro" w:hAnsi="Amasis MT Pro" w:cs="Times New Roman"/>
          <w:b/>
          <w:bCs/>
          <w:color w:val="C0504D" w:themeColor="accent2"/>
          <w:sz w:val="24"/>
          <w:szCs w:val="24"/>
        </w:rPr>
        <w:t>14.</w:t>
      </w:r>
      <w:r>
        <w:rPr>
          <w:rFonts w:ascii="Amasis MT Pro" w:hAnsi="Amasis MT Pro" w:cs="Times New Roman"/>
          <w:b/>
          <w:bCs/>
          <w:color w:val="C0504D" w:themeColor="accent2"/>
          <w:sz w:val="24"/>
          <w:szCs w:val="24"/>
          <w:lang w:val="zh-CN"/>
        </w:rPr>
        <w:t>4 Procurement Management</w:t>
      </w:r>
    </w:p>
    <w:p w14:paraId="08E5776F" w14:textId="53531C1E" w:rsidR="00BA081D" w:rsidRDefault="00D119E4" w:rsidP="00AA2911">
      <w:pPr>
        <w:numPr>
          <w:ilvl w:val="0"/>
          <w:numId w:val="248"/>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Vendor Selection</w:t>
      </w:r>
      <w:r>
        <w:rPr>
          <w:rFonts w:ascii="Amasis MT Pro" w:hAnsi="Amasis MT Pro" w:cs="Times New Roman"/>
          <w:sz w:val="24"/>
          <w:szCs w:val="24"/>
          <w:lang w:val="zh-CN"/>
        </w:rPr>
        <w:t>: Choose vendors based on quality, cost-effectiveness, and reliability</w:t>
      </w:r>
      <w:ins w:id="309" w:author="HR-M.Olga" w:date="2026-02-11T16:21:00Z">
        <w:r w:rsidR="00AA2911">
          <w:rPr>
            <w:rFonts w:ascii="Amasis MT Pro" w:eastAsia="SimSun" w:hAnsi="Amasis MT Pro" w:cs="Times New Roman" w:hint="eastAsia"/>
            <w:sz w:val="24"/>
            <w:szCs w:val="24"/>
            <w:lang w:val="zh-CN" w:eastAsia="zh-CN"/>
          </w:rPr>
          <w:t>,</w:t>
        </w:r>
        <w:r w:rsidR="00AA2911">
          <w:rPr>
            <w:rFonts w:ascii="Amasis MT Pro" w:eastAsia="SimSun" w:hAnsi="Amasis MT Pro" w:cs="Times New Roman"/>
            <w:sz w:val="24"/>
            <w:szCs w:val="24"/>
            <w:lang w:val="en-GB" w:eastAsia="zh-CN"/>
          </w:rPr>
          <w:t xml:space="preserve"> </w:t>
        </w:r>
        <w:r w:rsidR="00AA2911" w:rsidRPr="00AA2911">
          <w:rPr>
            <w:rFonts w:ascii="Amasis MT Pro" w:eastAsia="SimSun" w:hAnsi="Amasis MT Pro" w:cs="Times New Roman"/>
            <w:sz w:val="24"/>
            <w:szCs w:val="24"/>
            <w:lang w:val="en-GB" w:eastAsia="zh-CN"/>
          </w:rPr>
          <w:t>following established internal control procedures for competitive bidding and contract award</w:t>
        </w:r>
      </w:ins>
      <w:del w:id="310" w:author="HR-M.Olga" w:date="2026-02-11T16:21:00Z">
        <w:r w:rsidDel="00AA2911">
          <w:rPr>
            <w:rFonts w:ascii="Amasis MT Pro" w:hAnsi="Amasis MT Pro" w:cs="Times New Roman"/>
            <w:sz w:val="24"/>
            <w:szCs w:val="24"/>
            <w:lang w:val="zh-CN"/>
          </w:rPr>
          <w:delText>.</w:delText>
        </w:r>
      </w:del>
      <w:r>
        <w:rPr>
          <w:rFonts w:ascii="Amasis MT Pro" w:hAnsi="Amasis MT Pro" w:cs="Times New Roman"/>
          <w:sz w:val="24"/>
          <w:szCs w:val="24"/>
          <w:lang w:val="zh-CN"/>
        </w:rPr>
        <w:t xml:space="preserve"> Establish clear contracts detailing terms of service.</w:t>
      </w:r>
    </w:p>
    <w:p w14:paraId="662390CC" w14:textId="2BDD481C" w:rsidR="00BA081D" w:rsidRDefault="00D119E4" w:rsidP="0022209A">
      <w:pPr>
        <w:numPr>
          <w:ilvl w:val="0"/>
          <w:numId w:val="248"/>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Monitoring</w:t>
      </w:r>
      <w:r>
        <w:rPr>
          <w:rFonts w:ascii="Amasis MT Pro" w:hAnsi="Amasis MT Pro" w:cs="Times New Roman"/>
          <w:sz w:val="24"/>
          <w:szCs w:val="24"/>
          <w:lang w:val="zh-CN"/>
        </w:rPr>
        <w:t>: Regularly review vendor performance and renegotiate contracts as necessary to ensure value for money</w:t>
      </w:r>
      <w:ins w:id="311" w:author="HR-M.Olga" w:date="2026-02-11T16:22:00Z">
        <w:r w:rsidR="0022209A">
          <w:rPr>
            <w:rFonts w:ascii="Amasis MT Pro" w:eastAsia="SimSun" w:hAnsi="Amasis MT Pro" w:cs="Times New Roman" w:hint="eastAsia"/>
            <w:sz w:val="24"/>
            <w:szCs w:val="24"/>
            <w:lang w:val="zh-CN" w:eastAsia="zh-CN"/>
          </w:rPr>
          <w:t>,</w:t>
        </w:r>
        <w:r w:rsidR="0022209A">
          <w:rPr>
            <w:rFonts w:ascii="Amasis MT Pro" w:eastAsia="SimSun" w:hAnsi="Amasis MT Pro" w:cs="Times New Roman"/>
            <w:sz w:val="24"/>
            <w:szCs w:val="24"/>
            <w:lang w:val="en-GB" w:eastAsia="zh-CN"/>
          </w:rPr>
          <w:t xml:space="preserve"> </w:t>
        </w:r>
        <w:r w:rsidR="0022209A" w:rsidRPr="0022209A">
          <w:rPr>
            <w:rFonts w:ascii="Amasis MT Pro" w:eastAsia="SimSun" w:hAnsi="Amasis MT Pro" w:cs="Times New Roman"/>
            <w:sz w:val="24"/>
            <w:szCs w:val="24"/>
            <w:lang w:val="en-GB" w:eastAsia="zh-CN"/>
          </w:rPr>
          <w:t>with documented performance evaluations forming the basis of these decisions.</w:t>
        </w:r>
      </w:ins>
      <w:del w:id="312" w:author="HR-M.Olga" w:date="2026-02-11T16:22:00Z">
        <w:r w:rsidDel="0022209A">
          <w:rPr>
            <w:rFonts w:ascii="Amasis MT Pro" w:hAnsi="Amasis MT Pro" w:cs="Times New Roman"/>
            <w:sz w:val="24"/>
            <w:szCs w:val="24"/>
            <w:lang w:val="zh-CN"/>
          </w:rPr>
          <w:delText>.</w:delText>
        </w:r>
      </w:del>
    </w:p>
    <w:p w14:paraId="7D76DA24" w14:textId="77777777" w:rsidR="00BA081D" w:rsidRDefault="00BA081D">
      <w:pPr>
        <w:spacing w:after="0" w:line="240" w:lineRule="auto"/>
        <w:ind w:left="720"/>
        <w:jc w:val="both"/>
        <w:rPr>
          <w:rFonts w:ascii="Amasis MT Pro" w:hAnsi="Amasis MT Pro" w:cs="Times New Roman"/>
          <w:sz w:val="24"/>
          <w:szCs w:val="24"/>
          <w:lang w:val="zh-CN"/>
        </w:rPr>
      </w:pPr>
    </w:p>
    <w:p w14:paraId="539B96D4" w14:textId="77777777" w:rsidR="00BA081D" w:rsidRDefault="00D119E4">
      <w:pPr>
        <w:spacing w:after="0" w:line="240" w:lineRule="auto"/>
        <w:jc w:val="both"/>
        <w:rPr>
          <w:rFonts w:ascii="Amasis MT Pro" w:hAnsi="Amasis MT Pro" w:cs="Times New Roman"/>
          <w:color w:val="C0504D" w:themeColor="accent2"/>
          <w:sz w:val="24"/>
          <w:szCs w:val="24"/>
        </w:rPr>
      </w:pPr>
      <w:r>
        <w:rPr>
          <w:rFonts w:ascii="Amasis MT Pro" w:hAnsi="Amasis MT Pro" w:cs="Times New Roman"/>
          <w:b/>
          <w:bCs/>
          <w:color w:val="C0504D" w:themeColor="accent2"/>
          <w:sz w:val="24"/>
          <w:szCs w:val="24"/>
        </w:rPr>
        <w:t>14.</w:t>
      </w:r>
      <w:r>
        <w:rPr>
          <w:rFonts w:ascii="Amasis MT Pro" w:hAnsi="Amasis MT Pro" w:cs="Times New Roman"/>
          <w:b/>
          <w:bCs/>
          <w:color w:val="C0504D" w:themeColor="accent2"/>
          <w:sz w:val="24"/>
          <w:szCs w:val="24"/>
          <w:lang w:val="zh-CN"/>
        </w:rPr>
        <w:t>5 Logistics Management</w:t>
      </w:r>
    </w:p>
    <w:p w14:paraId="12F637AF" w14:textId="77777777" w:rsidR="00BA081D" w:rsidRDefault="00D119E4">
      <w:pPr>
        <w:numPr>
          <w:ilvl w:val="0"/>
          <w:numId w:val="249"/>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Transportation</w:t>
      </w:r>
      <w:r>
        <w:rPr>
          <w:rFonts w:ascii="Amasis MT Pro" w:hAnsi="Amasis MT Pro" w:cs="Times New Roman"/>
          <w:sz w:val="24"/>
          <w:szCs w:val="24"/>
          <w:lang w:val="zh-CN"/>
        </w:rPr>
        <w:t>: Optimize routes and modes of transportation for timely and safe delivery.</w:t>
      </w:r>
    </w:p>
    <w:p w14:paraId="0AC2E0EF" w14:textId="7E758659" w:rsidR="00BA081D" w:rsidRDefault="00D119E4" w:rsidP="00CB575E">
      <w:pPr>
        <w:numPr>
          <w:ilvl w:val="0"/>
          <w:numId w:val="249"/>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Inventory</w:t>
      </w:r>
      <w:r>
        <w:rPr>
          <w:rFonts w:ascii="Amasis MT Pro" w:hAnsi="Amasis MT Pro" w:cs="Times New Roman"/>
          <w:sz w:val="24"/>
          <w:szCs w:val="24"/>
          <w:lang w:val="zh-CN"/>
        </w:rPr>
        <w:t>: Regularly monitor stock levels in warehouses, ensuring efficient space utilization and product rotation.</w:t>
      </w:r>
      <w:ins w:id="313" w:author="HR-M.Olga" w:date="2026-02-11T16:23:00Z">
        <w:r w:rsidR="00CB575E">
          <w:rPr>
            <w:rFonts w:ascii="Amasis MT Pro" w:hAnsi="Amasis MT Pro" w:cs="Times New Roman"/>
            <w:sz w:val="24"/>
            <w:szCs w:val="24"/>
            <w:lang w:val="en-GB"/>
          </w:rPr>
          <w:t xml:space="preserve"> </w:t>
        </w:r>
        <w:r w:rsidR="00CB575E" w:rsidRPr="00CB575E">
          <w:rPr>
            <w:rFonts w:ascii="Amasis MT Pro" w:hAnsi="Amasis MT Pro" w:cs="Times New Roman"/>
            <w:sz w:val="24"/>
            <w:szCs w:val="24"/>
            <w:lang w:val="en-GB"/>
          </w:rPr>
          <w:t>Implement regular physical inventory counts and reconciliation with system records to maintain inventory accuracy.</w:t>
        </w:r>
      </w:ins>
    </w:p>
    <w:p w14:paraId="713BF8AE" w14:textId="77777777" w:rsidR="00BA081D" w:rsidRDefault="00D119E4">
      <w:pPr>
        <w:spacing w:after="0" w:line="240" w:lineRule="auto"/>
        <w:jc w:val="both"/>
        <w:rPr>
          <w:rFonts w:ascii="Amasis MT Pro" w:hAnsi="Amasis MT Pro" w:cs="Times New Roman"/>
          <w:color w:val="C0504D" w:themeColor="accent2"/>
          <w:sz w:val="24"/>
          <w:szCs w:val="24"/>
          <w:lang w:val="zh-CN"/>
        </w:rPr>
      </w:pPr>
      <w:r>
        <w:rPr>
          <w:rFonts w:ascii="Amasis MT Pro" w:hAnsi="Amasis MT Pro" w:cs="Times New Roman"/>
          <w:b/>
          <w:bCs/>
          <w:color w:val="C0504D" w:themeColor="accent2"/>
          <w:sz w:val="24"/>
          <w:szCs w:val="24"/>
        </w:rPr>
        <w:t>14.</w:t>
      </w:r>
      <w:r>
        <w:rPr>
          <w:rFonts w:ascii="Amasis MT Pro" w:hAnsi="Amasis MT Pro" w:cs="Times New Roman"/>
          <w:b/>
          <w:bCs/>
          <w:color w:val="C0504D" w:themeColor="accent2"/>
          <w:sz w:val="24"/>
          <w:szCs w:val="24"/>
          <w:lang w:val="zh-CN"/>
        </w:rPr>
        <w:t>6 Communication</w:t>
      </w:r>
      <w:r>
        <w:rPr>
          <w:rFonts w:ascii="Amasis MT Pro" w:hAnsi="Amasis MT Pro" w:cs="Times New Roman"/>
          <w:color w:val="C0504D" w:themeColor="accent2"/>
          <w:sz w:val="24"/>
          <w:szCs w:val="24"/>
          <w:lang w:val="zh-CN"/>
        </w:rPr>
        <w:t>:</w:t>
      </w:r>
    </w:p>
    <w:p w14:paraId="24C00C78" w14:textId="77777777" w:rsidR="00BA081D" w:rsidRDefault="00D119E4">
      <w:pPr>
        <w:numPr>
          <w:ilvl w:val="0"/>
          <w:numId w:val="250"/>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Internal</w:t>
      </w:r>
      <w:r>
        <w:rPr>
          <w:rFonts w:ascii="Amasis MT Pro" w:hAnsi="Amasis MT Pro" w:cs="Times New Roman"/>
          <w:sz w:val="24"/>
          <w:szCs w:val="24"/>
          <w:lang w:val="zh-CN"/>
        </w:rPr>
        <w:t>: Promote open communication within the organization. Regularly update members and staff on changes, achievements, and news.</w:t>
      </w:r>
    </w:p>
    <w:p w14:paraId="76AB28BD" w14:textId="77777777" w:rsidR="00BA081D" w:rsidRDefault="00D119E4">
      <w:pPr>
        <w:numPr>
          <w:ilvl w:val="0"/>
          <w:numId w:val="250"/>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External</w:t>
      </w:r>
      <w:r>
        <w:rPr>
          <w:rFonts w:ascii="Amasis MT Pro" w:hAnsi="Amasis MT Pro" w:cs="Times New Roman"/>
          <w:sz w:val="24"/>
          <w:szCs w:val="24"/>
          <w:lang w:val="zh-CN"/>
        </w:rPr>
        <w:t>: Maintain professionalism and clarity in all external communications, ensuring RWVCA's image is positively represented.</w:t>
      </w:r>
    </w:p>
    <w:p w14:paraId="1F46D000" w14:textId="77777777" w:rsidR="00BA081D" w:rsidRDefault="00D119E4">
      <w:pPr>
        <w:spacing w:after="0" w:line="240" w:lineRule="auto"/>
        <w:jc w:val="both"/>
        <w:rPr>
          <w:rFonts w:ascii="Amasis MT Pro" w:hAnsi="Amasis MT Pro" w:cs="Times New Roman"/>
          <w:color w:val="C0504D" w:themeColor="accent2"/>
          <w:sz w:val="24"/>
          <w:szCs w:val="24"/>
        </w:rPr>
      </w:pPr>
      <w:r>
        <w:rPr>
          <w:rFonts w:ascii="Amasis MT Pro" w:hAnsi="Amasis MT Pro" w:cs="Times New Roman"/>
          <w:b/>
          <w:bCs/>
          <w:color w:val="C0504D" w:themeColor="accent2"/>
          <w:sz w:val="24"/>
          <w:szCs w:val="24"/>
        </w:rPr>
        <w:t>14.</w:t>
      </w:r>
      <w:r>
        <w:rPr>
          <w:rFonts w:ascii="Amasis MT Pro" w:hAnsi="Amasis MT Pro" w:cs="Times New Roman"/>
          <w:b/>
          <w:bCs/>
          <w:color w:val="C0504D" w:themeColor="accent2"/>
          <w:sz w:val="24"/>
          <w:szCs w:val="24"/>
          <w:lang w:val="zh-CN"/>
        </w:rPr>
        <w:t>7 Compliance and Ethics</w:t>
      </w:r>
    </w:p>
    <w:p w14:paraId="7AA654DB" w14:textId="77777777" w:rsidR="00BA081D" w:rsidRDefault="00D119E4">
      <w:pPr>
        <w:numPr>
          <w:ilvl w:val="0"/>
          <w:numId w:val="251"/>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Regulations</w:t>
      </w:r>
      <w:r>
        <w:rPr>
          <w:rFonts w:ascii="Amasis MT Pro" w:hAnsi="Amasis MT Pro" w:cs="Times New Roman"/>
          <w:sz w:val="24"/>
          <w:szCs w:val="24"/>
          <w:lang w:val="zh-CN"/>
        </w:rPr>
        <w:t>: Stay updated on relevant laws and regulations, ensuring RWVCA's operations remain compliant.</w:t>
      </w:r>
    </w:p>
    <w:p w14:paraId="5A1252FD" w14:textId="41E0E086" w:rsidR="00BA081D" w:rsidRDefault="00D119E4" w:rsidP="00CA621B">
      <w:pPr>
        <w:numPr>
          <w:ilvl w:val="0"/>
          <w:numId w:val="251"/>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lastRenderedPageBreak/>
        <w:t>Ethical Standards</w:t>
      </w:r>
      <w:r>
        <w:rPr>
          <w:rFonts w:ascii="Amasis MT Pro" w:hAnsi="Amasis MT Pro" w:cs="Times New Roman"/>
          <w:sz w:val="24"/>
          <w:szCs w:val="24"/>
          <w:lang w:val="zh-CN"/>
        </w:rPr>
        <w:t>: Uphold the highest standards of integrity in all dealings, preventing any conflicts of interest or unethical behavior.</w:t>
      </w:r>
      <w:ins w:id="314" w:author="HR-M.Olga" w:date="2026-02-11T16:24:00Z">
        <w:r w:rsidR="00CA621B">
          <w:rPr>
            <w:rFonts w:ascii="Amasis MT Pro" w:hAnsi="Amasis MT Pro" w:cs="Times New Roman"/>
            <w:sz w:val="24"/>
            <w:szCs w:val="24"/>
            <w:lang w:val="en-GB"/>
          </w:rPr>
          <w:t xml:space="preserve"> </w:t>
        </w:r>
        <w:r w:rsidR="00CA621B" w:rsidRPr="00CA621B">
          <w:rPr>
            <w:rFonts w:ascii="Amasis MT Pro" w:hAnsi="Amasis MT Pro" w:cs="Times New Roman"/>
            <w:sz w:val="24"/>
            <w:szCs w:val="24"/>
            <w:lang w:val="en-GB"/>
          </w:rPr>
          <w:t>All staff are responsible for reporting any suspected breaches of ethics or compliance.</w:t>
        </w:r>
      </w:ins>
    </w:p>
    <w:p w14:paraId="0C069073" w14:textId="77777777" w:rsidR="00BA081D" w:rsidRDefault="00BA081D">
      <w:pPr>
        <w:spacing w:after="0" w:line="240" w:lineRule="auto"/>
        <w:ind w:left="720"/>
        <w:jc w:val="both"/>
        <w:rPr>
          <w:rFonts w:ascii="Amasis MT Pro" w:hAnsi="Amasis MT Pro" w:cs="Times New Roman"/>
          <w:sz w:val="24"/>
          <w:szCs w:val="24"/>
          <w:lang w:val="zh-CN"/>
        </w:rPr>
      </w:pPr>
    </w:p>
    <w:p w14:paraId="72E04BC3" w14:textId="77777777" w:rsidR="00BA081D" w:rsidRDefault="00D119E4">
      <w:pPr>
        <w:spacing w:after="0" w:line="240" w:lineRule="auto"/>
        <w:jc w:val="both"/>
        <w:rPr>
          <w:rFonts w:ascii="Amasis MT Pro" w:hAnsi="Amasis MT Pro" w:cs="Times New Roman"/>
          <w:color w:val="C0504D" w:themeColor="accent2"/>
          <w:sz w:val="24"/>
          <w:szCs w:val="24"/>
        </w:rPr>
      </w:pPr>
      <w:r>
        <w:rPr>
          <w:rFonts w:ascii="Amasis MT Pro" w:hAnsi="Amasis MT Pro" w:cs="Times New Roman"/>
          <w:b/>
          <w:bCs/>
          <w:color w:val="C0504D" w:themeColor="accent2"/>
          <w:sz w:val="24"/>
          <w:szCs w:val="24"/>
        </w:rPr>
        <w:t>14.</w:t>
      </w:r>
      <w:r>
        <w:rPr>
          <w:rFonts w:ascii="Amasis MT Pro" w:hAnsi="Amasis MT Pro" w:cs="Times New Roman"/>
          <w:b/>
          <w:bCs/>
          <w:color w:val="C0504D" w:themeColor="accent2"/>
          <w:sz w:val="24"/>
          <w:szCs w:val="24"/>
          <w:lang w:val="zh-CN"/>
        </w:rPr>
        <w:t>8 Stakeholder Engagement</w:t>
      </w:r>
    </w:p>
    <w:p w14:paraId="21C77CB1" w14:textId="77777777" w:rsidR="00BA081D" w:rsidRDefault="00D119E4">
      <w:pPr>
        <w:numPr>
          <w:ilvl w:val="0"/>
          <w:numId w:val="252"/>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Partnerships</w:t>
      </w:r>
      <w:r>
        <w:rPr>
          <w:rFonts w:ascii="Amasis MT Pro" w:hAnsi="Amasis MT Pro" w:cs="Times New Roman"/>
          <w:sz w:val="24"/>
          <w:szCs w:val="24"/>
          <w:lang w:val="zh-CN"/>
        </w:rPr>
        <w:t>: Engage with partners transparently, ensuring mutual benefits and alignment with RWVCA's mission.</w:t>
      </w:r>
    </w:p>
    <w:p w14:paraId="7D0747B9" w14:textId="77777777" w:rsidR="00BA081D" w:rsidRDefault="00D119E4">
      <w:pPr>
        <w:numPr>
          <w:ilvl w:val="0"/>
          <w:numId w:val="252"/>
        </w:numPr>
        <w:spacing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Feedback</w:t>
      </w:r>
      <w:r>
        <w:rPr>
          <w:rFonts w:ascii="Amasis MT Pro" w:hAnsi="Amasis MT Pro" w:cs="Times New Roman"/>
          <w:sz w:val="24"/>
          <w:szCs w:val="24"/>
          <w:lang w:val="zh-CN"/>
        </w:rPr>
        <w:t>: Actively seek feedback from members, partners, and other stakeholders, using it constructively to improve operations.</w:t>
      </w:r>
    </w:p>
    <w:p w14:paraId="1B57719B" w14:textId="77777777" w:rsidR="00BA081D" w:rsidRDefault="00D119E4">
      <w:pPr>
        <w:spacing w:after="0" w:line="240" w:lineRule="auto"/>
        <w:jc w:val="both"/>
        <w:rPr>
          <w:rFonts w:ascii="Amasis MT Pro" w:hAnsi="Amasis MT Pro" w:cs="Times New Roman"/>
          <w:color w:val="C0504D" w:themeColor="accent2"/>
          <w:sz w:val="24"/>
          <w:szCs w:val="24"/>
        </w:rPr>
      </w:pPr>
      <w:r>
        <w:rPr>
          <w:rFonts w:ascii="Amasis MT Pro" w:hAnsi="Amasis MT Pro" w:cs="Times New Roman"/>
          <w:b/>
          <w:bCs/>
          <w:color w:val="C0504D" w:themeColor="accent2"/>
          <w:sz w:val="24"/>
          <w:szCs w:val="24"/>
        </w:rPr>
        <w:t>14.</w:t>
      </w:r>
      <w:r>
        <w:rPr>
          <w:rFonts w:ascii="Amasis MT Pro" w:hAnsi="Amasis MT Pro" w:cs="Times New Roman"/>
          <w:b/>
          <w:bCs/>
          <w:color w:val="C0504D" w:themeColor="accent2"/>
          <w:sz w:val="24"/>
          <w:szCs w:val="24"/>
          <w:lang w:val="zh-CN"/>
        </w:rPr>
        <w:t>9</w:t>
      </w:r>
      <w:r>
        <w:rPr>
          <w:rFonts w:ascii="Amasis MT Pro" w:hAnsi="Amasis MT Pro" w:cs="Times New Roman"/>
          <w:b/>
          <w:bCs/>
          <w:color w:val="C0504D" w:themeColor="accent2"/>
          <w:sz w:val="24"/>
          <w:szCs w:val="24"/>
        </w:rPr>
        <w:t xml:space="preserve"> </w:t>
      </w:r>
      <w:r>
        <w:rPr>
          <w:rFonts w:ascii="Amasis MT Pro" w:hAnsi="Amasis MT Pro" w:cs="Times New Roman"/>
          <w:b/>
          <w:bCs/>
          <w:color w:val="C0504D" w:themeColor="accent2"/>
          <w:sz w:val="24"/>
          <w:szCs w:val="24"/>
          <w:lang w:val="zh-CN"/>
        </w:rPr>
        <w:t>Continuous Improvement</w:t>
      </w:r>
    </w:p>
    <w:p w14:paraId="04AE0248" w14:textId="77777777" w:rsidR="00BA081D" w:rsidRDefault="00D119E4">
      <w:pPr>
        <w:numPr>
          <w:ilvl w:val="0"/>
          <w:numId w:val="253"/>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Evaluation</w:t>
      </w:r>
      <w:r>
        <w:rPr>
          <w:rFonts w:ascii="Amasis MT Pro" w:hAnsi="Amasis MT Pro" w:cs="Times New Roman"/>
          <w:sz w:val="24"/>
          <w:szCs w:val="24"/>
          <w:lang w:val="zh-CN"/>
        </w:rPr>
        <w:t>: Regularly assess all operational areas, identifying areas of improvement.</w:t>
      </w:r>
    </w:p>
    <w:p w14:paraId="229A35C3" w14:textId="77777777" w:rsidR="00BA081D" w:rsidRDefault="00D119E4">
      <w:pPr>
        <w:numPr>
          <w:ilvl w:val="0"/>
          <w:numId w:val="253"/>
        </w:numPr>
        <w:spacing w:after="0" w:line="240" w:lineRule="auto"/>
        <w:jc w:val="both"/>
        <w:rPr>
          <w:rFonts w:ascii="Amasis MT Pro" w:hAnsi="Amasis MT Pro" w:cs="Times New Roman"/>
          <w:sz w:val="24"/>
          <w:szCs w:val="24"/>
          <w:lang w:val="zh-CN"/>
        </w:rPr>
      </w:pPr>
      <w:r>
        <w:rPr>
          <w:rFonts w:ascii="Amasis MT Pro" w:hAnsi="Amasis MT Pro" w:cs="Times New Roman"/>
          <w:b/>
          <w:bCs/>
          <w:sz w:val="24"/>
          <w:szCs w:val="24"/>
          <w:lang w:val="zh-CN"/>
        </w:rPr>
        <w:t>Innovation</w:t>
      </w:r>
      <w:r>
        <w:rPr>
          <w:rFonts w:ascii="Amasis MT Pro" w:hAnsi="Amasis MT Pro" w:cs="Times New Roman"/>
          <w:sz w:val="24"/>
          <w:szCs w:val="24"/>
          <w:lang w:val="zh-CN"/>
        </w:rPr>
        <w:t>: Stay updated on industry best practices and new technologies that can enhance RWVCA's operations.</w:t>
      </w:r>
    </w:p>
    <w:p w14:paraId="110D36C2" w14:textId="77777777" w:rsidR="00BA081D" w:rsidRDefault="00BA081D">
      <w:pPr>
        <w:spacing w:after="0" w:line="240" w:lineRule="auto"/>
        <w:ind w:left="720"/>
        <w:jc w:val="both"/>
        <w:rPr>
          <w:rFonts w:ascii="Amasis MT Pro" w:hAnsi="Amasis MT Pro" w:cs="Times New Roman"/>
          <w:sz w:val="24"/>
          <w:szCs w:val="24"/>
          <w:lang w:val="zh-CN"/>
        </w:rPr>
      </w:pPr>
    </w:p>
    <w:p w14:paraId="42FA7DCD" w14:textId="77777777" w:rsidR="00BA081D" w:rsidRDefault="00D119E4">
      <w:pPr>
        <w:spacing w:after="0" w:line="240" w:lineRule="auto"/>
        <w:jc w:val="both"/>
        <w:rPr>
          <w:rFonts w:ascii="Amasis MT Pro" w:hAnsi="Amasis MT Pro" w:cs="Times New Roman"/>
          <w:sz w:val="24"/>
          <w:szCs w:val="24"/>
          <w:lang w:val="zh-CN"/>
        </w:rPr>
      </w:pPr>
      <w:r>
        <w:rPr>
          <w:rFonts w:ascii="Amasis MT Pro" w:hAnsi="Amasis MT Pro" w:cs="Times New Roman"/>
          <w:sz w:val="24"/>
          <w:szCs w:val="24"/>
          <w:lang w:val="zh-CN"/>
        </w:rPr>
        <w:t>By adhering to this concise guidance, RWVCA can ensure its operations are streamlined, effective, and in line with its mission and values. This guidance serves as a quick reference for all involved in RWVCA's operations, promoting consistency, transparency, and efficiency.</w:t>
      </w:r>
    </w:p>
    <w:p w14:paraId="1EB90CB3" w14:textId="77777777" w:rsidR="00BA081D" w:rsidRDefault="00D119E4">
      <w:pPr>
        <w:spacing w:line="240" w:lineRule="auto"/>
        <w:jc w:val="both"/>
        <w:rPr>
          <w:rFonts w:ascii="Times New Roman" w:eastAsia="SimSun" w:hAnsi="Times New Roman" w:cs="Times New Roman"/>
          <w:sz w:val="24"/>
          <w:szCs w:val="24"/>
          <w:lang w:val="zh-CN" w:eastAsia="zh-CN"/>
        </w:rPr>
      </w:pPr>
      <w:r>
        <w:rPr>
          <w:rFonts w:ascii="Times New Roman" w:hAnsi="Times New Roman" w:cs="Times New Roman"/>
          <w:vanish/>
          <w:sz w:val="24"/>
          <w:szCs w:val="24"/>
          <w:lang w:val="zh-CN"/>
        </w:rPr>
        <w:t>Top of FormBottom of Form</w:t>
      </w:r>
    </w:p>
    <w:p w14:paraId="3C28DFBB" w14:textId="77777777" w:rsidR="00BA081D" w:rsidRDefault="00D119E4">
      <w:pPr>
        <w:pStyle w:val="Heading1"/>
        <w:spacing w:before="0" w:line="240" w:lineRule="auto"/>
        <w:jc w:val="both"/>
        <w:rPr>
          <w:rFonts w:ascii="Amasis MT Pro" w:hAnsi="Amasis MT Pro" w:cs="Times New Roman"/>
          <w:color w:val="auto"/>
        </w:rPr>
      </w:pPr>
      <w:bookmarkStart w:id="315" w:name="_Toc187865350"/>
      <w:r>
        <w:rPr>
          <w:rFonts w:ascii="Amasis MT Pro" w:hAnsi="Amasis MT Pro" w:cs="Times New Roman"/>
          <w:color w:val="auto"/>
        </w:rPr>
        <w:t>CHAPTER 15: CONCLUSION</w:t>
      </w:r>
      <w:bookmarkEnd w:id="315"/>
    </w:p>
    <w:p w14:paraId="071BE553" w14:textId="77777777" w:rsidR="00BA081D" w:rsidRDefault="00D119E4">
      <w:pPr>
        <w:spacing w:after="0" w:line="240" w:lineRule="auto"/>
        <w:jc w:val="both"/>
        <w:rPr>
          <w:rFonts w:ascii="Amasis MT Pro" w:hAnsi="Amasis MT Pro" w:cs="Times New Roman"/>
          <w:sz w:val="23"/>
          <w:szCs w:val="23"/>
          <w:lang w:val="zh-CN"/>
        </w:rPr>
      </w:pPr>
      <w:r>
        <w:rPr>
          <w:rFonts w:ascii="Amasis MT Pro" w:hAnsi="Amasis MT Pro" w:cs="Times New Roman"/>
          <w:sz w:val="28"/>
          <w:szCs w:val="28"/>
        </w:rPr>
        <w:br/>
      </w:r>
      <w:r>
        <w:rPr>
          <w:rFonts w:ascii="Amasis MT Pro" w:hAnsi="Amasis MT Pro" w:cs="Times New Roman"/>
          <w:sz w:val="23"/>
          <w:szCs w:val="23"/>
          <w:lang w:val="zh-CN"/>
        </w:rPr>
        <w:t>Th</w:t>
      </w:r>
      <w:r>
        <w:rPr>
          <w:rFonts w:ascii="Amasis MT Pro" w:hAnsi="Amasis MT Pro" w:cs="Times New Roman"/>
          <w:sz w:val="23"/>
          <w:szCs w:val="23"/>
          <w:lang w:val="zh-CN" w:eastAsia="zh-CN"/>
        </w:rPr>
        <w:t>i</w:t>
      </w:r>
      <w:r>
        <w:rPr>
          <w:rFonts w:ascii="Amasis MT Pro" w:hAnsi="Amasis MT Pro" w:cs="Times New Roman"/>
          <w:sz w:val="23"/>
          <w:szCs w:val="23"/>
          <w:lang w:eastAsia="zh-CN"/>
        </w:rPr>
        <w:t>s</w:t>
      </w:r>
      <w:r>
        <w:rPr>
          <w:rFonts w:ascii="Amasis MT Pro" w:hAnsi="Amasis MT Pro" w:cs="Times New Roman"/>
          <w:sz w:val="23"/>
          <w:szCs w:val="23"/>
          <w:lang w:val="zh-CN"/>
        </w:rPr>
        <w:t xml:space="preserve"> procedural manual for RWVCA serves as a foundational blueprint, guiding the various facets of the organization's operations. Through its comprehensive outlines and procedures, it ensures that the association operates efficiently, transparently, and in alignment with its core objectives.</w:t>
      </w:r>
    </w:p>
    <w:p w14:paraId="54395334" w14:textId="77777777" w:rsidR="00BA081D" w:rsidRDefault="00BA081D">
      <w:pPr>
        <w:spacing w:after="0" w:line="240" w:lineRule="auto"/>
        <w:jc w:val="both"/>
        <w:rPr>
          <w:rFonts w:ascii="Amasis MT Pro" w:hAnsi="Amasis MT Pro" w:cs="Times New Roman"/>
          <w:sz w:val="23"/>
          <w:szCs w:val="23"/>
          <w:lang w:val="zh-CN"/>
        </w:rPr>
      </w:pPr>
    </w:p>
    <w:p w14:paraId="3639D89E" w14:textId="77777777" w:rsidR="00BA081D" w:rsidRDefault="00D119E4">
      <w:pPr>
        <w:spacing w:after="0" w:line="240" w:lineRule="auto"/>
        <w:jc w:val="both"/>
        <w:rPr>
          <w:rFonts w:ascii="Amasis MT Pro" w:hAnsi="Amasis MT Pro" w:cs="Times New Roman"/>
          <w:color w:val="C0504D" w:themeColor="accent2"/>
          <w:sz w:val="23"/>
          <w:szCs w:val="23"/>
          <w:lang w:val="zh-CN"/>
        </w:rPr>
      </w:pPr>
      <w:r>
        <w:rPr>
          <w:rFonts w:ascii="Amasis MT Pro" w:hAnsi="Amasis MT Pro" w:cs="Times New Roman"/>
          <w:b/>
          <w:bCs/>
          <w:color w:val="C0504D" w:themeColor="accent2"/>
          <w:sz w:val="23"/>
          <w:szCs w:val="23"/>
        </w:rPr>
        <w:t>15.</w:t>
      </w:r>
      <w:r>
        <w:rPr>
          <w:rFonts w:ascii="Amasis MT Pro" w:hAnsi="Amasis MT Pro" w:cs="Times New Roman"/>
          <w:b/>
          <w:bCs/>
          <w:color w:val="C0504D" w:themeColor="accent2"/>
          <w:sz w:val="23"/>
          <w:szCs w:val="23"/>
          <w:lang w:val="zh-CN"/>
        </w:rPr>
        <w:t>1 Organizational Structure</w:t>
      </w:r>
    </w:p>
    <w:p w14:paraId="6438005C" w14:textId="77777777" w:rsidR="00BA081D" w:rsidRDefault="00D119E4">
      <w:pPr>
        <w:spacing w:after="0" w:line="240" w:lineRule="auto"/>
        <w:jc w:val="both"/>
        <w:rPr>
          <w:rFonts w:ascii="Amasis MT Pro" w:hAnsi="Amasis MT Pro" w:cs="Times New Roman"/>
          <w:sz w:val="23"/>
          <w:szCs w:val="23"/>
          <w:lang w:val="zh-CN"/>
        </w:rPr>
      </w:pPr>
      <w:r>
        <w:rPr>
          <w:rFonts w:ascii="Amasis MT Pro" w:hAnsi="Amasis MT Pro" w:cs="Times New Roman"/>
          <w:sz w:val="23"/>
          <w:szCs w:val="23"/>
          <w:lang w:val="zh-CN"/>
        </w:rPr>
        <w:lastRenderedPageBreak/>
        <w:t>The manual sheds light on the hierarchical structure of RWVCA, elucidating the roles and responsibilities of its primary organs, such as the General Assembly, Executive Committee, Advisors, Auditors, and the Secretariat. This clarity ensures effective governance and decision-making.</w:t>
      </w:r>
    </w:p>
    <w:p w14:paraId="5372B6E4" w14:textId="77777777" w:rsidR="00BA081D" w:rsidRDefault="00BA081D">
      <w:pPr>
        <w:spacing w:after="0" w:line="240" w:lineRule="auto"/>
        <w:jc w:val="both"/>
        <w:rPr>
          <w:rFonts w:ascii="Amasis MT Pro" w:hAnsi="Amasis MT Pro" w:cs="Times New Roman"/>
          <w:sz w:val="23"/>
          <w:szCs w:val="23"/>
          <w:lang w:val="zh-CN"/>
        </w:rPr>
      </w:pPr>
    </w:p>
    <w:p w14:paraId="72DF3120" w14:textId="77777777" w:rsidR="00BA081D" w:rsidRDefault="00D119E4">
      <w:pPr>
        <w:spacing w:after="0" w:line="240" w:lineRule="auto"/>
        <w:jc w:val="both"/>
        <w:rPr>
          <w:rFonts w:ascii="Amasis MT Pro" w:hAnsi="Amasis MT Pro" w:cs="Times New Roman"/>
          <w:color w:val="C0504D" w:themeColor="accent2"/>
          <w:sz w:val="23"/>
          <w:szCs w:val="23"/>
          <w:lang w:val="zh-CN"/>
        </w:rPr>
      </w:pPr>
      <w:r>
        <w:rPr>
          <w:rFonts w:ascii="Amasis MT Pro" w:hAnsi="Amasis MT Pro" w:cs="Times New Roman"/>
          <w:b/>
          <w:bCs/>
          <w:color w:val="C0504D" w:themeColor="accent2"/>
          <w:sz w:val="23"/>
          <w:szCs w:val="23"/>
        </w:rPr>
        <w:t>15.</w:t>
      </w:r>
      <w:r>
        <w:rPr>
          <w:rFonts w:ascii="Amasis MT Pro" w:hAnsi="Amasis MT Pro" w:cs="Times New Roman"/>
          <w:b/>
          <w:bCs/>
          <w:color w:val="C0504D" w:themeColor="accent2"/>
          <w:sz w:val="23"/>
          <w:szCs w:val="23"/>
          <w:lang w:val="zh-CN"/>
        </w:rPr>
        <w:t>2 Membership Management</w:t>
      </w:r>
    </w:p>
    <w:p w14:paraId="776C92D4" w14:textId="77777777" w:rsidR="00BA081D" w:rsidRDefault="00D119E4">
      <w:pPr>
        <w:spacing w:after="0" w:line="240" w:lineRule="auto"/>
        <w:jc w:val="both"/>
        <w:rPr>
          <w:rFonts w:ascii="Amasis MT Pro" w:hAnsi="Amasis MT Pro" w:cs="Times New Roman"/>
          <w:sz w:val="23"/>
          <w:szCs w:val="23"/>
          <w:lang w:val="zh-CN"/>
        </w:rPr>
      </w:pPr>
      <w:r>
        <w:rPr>
          <w:rFonts w:ascii="Amasis MT Pro" w:hAnsi="Amasis MT Pro" w:cs="Times New Roman"/>
          <w:sz w:val="23"/>
          <w:szCs w:val="23"/>
          <w:lang w:val="zh-CN"/>
        </w:rPr>
        <w:t>RWVCA places a strong emphasis on its membership. The procedures detailing membership types, criteria, applications, and follow-ups ensure that the association maintains a vibrant, active, and compliant membership base.</w:t>
      </w:r>
    </w:p>
    <w:p w14:paraId="1B49D91C" w14:textId="77777777" w:rsidR="00BA081D" w:rsidRDefault="00BA081D">
      <w:pPr>
        <w:spacing w:after="0" w:line="240" w:lineRule="auto"/>
        <w:jc w:val="both"/>
        <w:rPr>
          <w:rFonts w:ascii="Amasis MT Pro" w:hAnsi="Amasis MT Pro" w:cs="Times New Roman"/>
          <w:sz w:val="23"/>
          <w:szCs w:val="23"/>
          <w:lang w:val="zh-CN"/>
        </w:rPr>
      </w:pPr>
    </w:p>
    <w:p w14:paraId="7B1AD804" w14:textId="77777777" w:rsidR="00BA081D" w:rsidRDefault="00D119E4">
      <w:pPr>
        <w:spacing w:after="0" w:line="240" w:lineRule="auto"/>
        <w:jc w:val="both"/>
        <w:rPr>
          <w:rFonts w:ascii="Amasis MT Pro" w:hAnsi="Amasis MT Pro" w:cs="Times New Roman"/>
          <w:color w:val="C0504D" w:themeColor="accent2"/>
          <w:sz w:val="23"/>
          <w:szCs w:val="23"/>
          <w:lang w:val="zh-CN"/>
        </w:rPr>
      </w:pPr>
      <w:r>
        <w:rPr>
          <w:rFonts w:ascii="Amasis MT Pro" w:hAnsi="Amasis MT Pro" w:cs="Times New Roman"/>
          <w:b/>
          <w:bCs/>
          <w:color w:val="C0504D" w:themeColor="accent2"/>
          <w:sz w:val="23"/>
          <w:szCs w:val="23"/>
        </w:rPr>
        <w:t>15.</w:t>
      </w:r>
      <w:r>
        <w:rPr>
          <w:rFonts w:ascii="Amasis MT Pro" w:hAnsi="Amasis MT Pro" w:cs="Times New Roman"/>
          <w:b/>
          <w:bCs/>
          <w:color w:val="C0504D" w:themeColor="accent2"/>
          <w:sz w:val="23"/>
          <w:szCs w:val="23"/>
          <w:lang w:val="zh-CN"/>
        </w:rPr>
        <w:t>3 Office Administration</w:t>
      </w:r>
    </w:p>
    <w:p w14:paraId="4FDE1148" w14:textId="77777777" w:rsidR="00BA081D" w:rsidRDefault="00D119E4">
      <w:pPr>
        <w:spacing w:after="0" w:line="240" w:lineRule="auto"/>
        <w:jc w:val="both"/>
        <w:rPr>
          <w:rFonts w:ascii="Amasis MT Pro" w:hAnsi="Amasis MT Pro" w:cs="Times New Roman"/>
          <w:sz w:val="23"/>
          <w:szCs w:val="23"/>
          <w:lang w:val="zh-CN"/>
        </w:rPr>
      </w:pPr>
      <w:r>
        <w:rPr>
          <w:rFonts w:ascii="Amasis MT Pro" w:hAnsi="Amasis MT Pro" w:cs="Times New Roman"/>
          <w:sz w:val="23"/>
          <w:szCs w:val="23"/>
          <w:lang w:val="zh-CN"/>
        </w:rPr>
        <w:t xml:space="preserve">Efficient administrative procedures are crucial for RWVCA's day-to-day operations. The manual provides clear guidelines on tasks, communication, file management, and other essential administrative responsibilities, ensuring a well-organized and smoothly functioning </w:t>
      </w:r>
      <w:r>
        <w:rPr>
          <w:rFonts w:ascii="Amasis MT Pro" w:hAnsi="Amasis MT Pro" w:cs="Times New Roman"/>
          <w:i/>
          <w:iCs/>
          <w:sz w:val="23"/>
          <w:szCs w:val="23"/>
          <w:lang w:val="zh-CN"/>
        </w:rPr>
        <w:t>office</w:t>
      </w:r>
      <w:r>
        <w:rPr>
          <w:rFonts w:ascii="Amasis MT Pro" w:hAnsi="Amasis MT Pro" w:cs="Times New Roman"/>
          <w:sz w:val="23"/>
          <w:szCs w:val="23"/>
          <w:lang w:val="zh-CN"/>
        </w:rPr>
        <w:t>.</w:t>
      </w:r>
    </w:p>
    <w:p w14:paraId="1549CC81" w14:textId="77777777" w:rsidR="00BA081D" w:rsidRDefault="00BA081D">
      <w:pPr>
        <w:spacing w:after="0" w:line="240" w:lineRule="auto"/>
        <w:jc w:val="both"/>
        <w:rPr>
          <w:rFonts w:ascii="Amasis MT Pro" w:hAnsi="Amasis MT Pro" w:cs="Times New Roman"/>
          <w:sz w:val="23"/>
          <w:szCs w:val="23"/>
          <w:lang w:val="zh-CN"/>
        </w:rPr>
      </w:pPr>
    </w:p>
    <w:p w14:paraId="4B372011" w14:textId="77777777" w:rsidR="00BA081D" w:rsidRDefault="00D119E4">
      <w:pPr>
        <w:spacing w:after="0" w:line="240" w:lineRule="auto"/>
        <w:rPr>
          <w:rFonts w:ascii="Amasis MT Pro" w:hAnsi="Amasis MT Pro" w:cs="Times New Roman"/>
          <w:b/>
          <w:bCs/>
          <w:sz w:val="23"/>
          <w:szCs w:val="23"/>
        </w:rPr>
      </w:pPr>
      <w:r>
        <w:rPr>
          <w:rFonts w:ascii="Amasis MT Pro" w:hAnsi="Amasis MT Pro" w:cs="Times New Roman"/>
          <w:b/>
          <w:bCs/>
          <w:sz w:val="23"/>
          <w:szCs w:val="23"/>
        </w:rPr>
        <w:br w:type="page"/>
      </w:r>
    </w:p>
    <w:p w14:paraId="1CD616A7" w14:textId="77777777" w:rsidR="00BA081D" w:rsidRDefault="00D119E4">
      <w:pPr>
        <w:spacing w:after="0" w:line="240" w:lineRule="auto"/>
        <w:jc w:val="both"/>
        <w:rPr>
          <w:rFonts w:ascii="Amasis MT Pro" w:hAnsi="Amasis MT Pro" w:cs="Times New Roman"/>
          <w:color w:val="C0504D" w:themeColor="accent2"/>
          <w:sz w:val="23"/>
          <w:szCs w:val="23"/>
          <w:lang w:val="zh-CN"/>
        </w:rPr>
      </w:pPr>
      <w:r>
        <w:rPr>
          <w:rFonts w:ascii="Amasis MT Pro" w:hAnsi="Amasis MT Pro" w:cs="Times New Roman"/>
          <w:b/>
          <w:bCs/>
          <w:color w:val="C0504D" w:themeColor="accent2"/>
          <w:sz w:val="23"/>
          <w:szCs w:val="23"/>
        </w:rPr>
        <w:lastRenderedPageBreak/>
        <w:t>15.</w:t>
      </w:r>
      <w:r>
        <w:rPr>
          <w:rFonts w:ascii="Amasis MT Pro" w:hAnsi="Amasis MT Pro" w:cs="Times New Roman"/>
          <w:b/>
          <w:bCs/>
          <w:color w:val="C0504D" w:themeColor="accent2"/>
          <w:sz w:val="23"/>
          <w:szCs w:val="23"/>
          <w:lang w:val="zh-CN"/>
        </w:rPr>
        <w:t>4</w:t>
      </w:r>
      <w:r>
        <w:rPr>
          <w:rFonts w:ascii="Amasis MT Pro" w:hAnsi="Amasis MT Pro" w:cs="Times New Roman"/>
          <w:b/>
          <w:bCs/>
          <w:color w:val="C0504D" w:themeColor="accent2"/>
          <w:sz w:val="23"/>
          <w:szCs w:val="23"/>
        </w:rPr>
        <w:t xml:space="preserve"> </w:t>
      </w:r>
      <w:r>
        <w:rPr>
          <w:rFonts w:ascii="Amasis MT Pro" w:hAnsi="Amasis MT Pro" w:cs="Times New Roman"/>
          <w:b/>
          <w:bCs/>
          <w:color w:val="C0504D" w:themeColor="accent2"/>
          <w:sz w:val="23"/>
          <w:szCs w:val="23"/>
          <w:lang w:val="zh-CN"/>
        </w:rPr>
        <w:t>Human Resource Management</w:t>
      </w:r>
    </w:p>
    <w:p w14:paraId="5C2FBC6A" w14:textId="77777777" w:rsidR="00BA081D" w:rsidRDefault="00D119E4">
      <w:pPr>
        <w:spacing w:after="0" w:line="240" w:lineRule="auto"/>
        <w:jc w:val="both"/>
        <w:rPr>
          <w:rFonts w:ascii="Amasis MT Pro" w:hAnsi="Amasis MT Pro" w:cs="Times New Roman"/>
          <w:sz w:val="23"/>
          <w:szCs w:val="23"/>
          <w:lang w:val="zh-CN"/>
        </w:rPr>
      </w:pPr>
      <w:r>
        <w:rPr>
          <w:rFonts w:ascii="Amasis MT Pro" w:hAnsi="Amasis MT Pro" w:cs="Times New Roman"/>
          <w:sz w:val="23"/>
          <w:szCs w:val="23"/>
          <w:lang w:val="zh-CN"/>
        </w:rPr>
        <w:t>Recognizing the importance of its workforce, RWVCA has established robust HR procedures. From recruitment to performance evaluations, these procedures ensure that the association attracts, retains, and nurtures the best talent.</w:t>
      </w:r>
    </w:p>
    <w:p w14:paraId="2E5C0DBE" w14:textId="77777777" w:rsidR="00BA081D" w:rsidRDefault="00BA081D">
      <w:pPr>
        <w:spacing w:after="0" w:line="240" w:lineRule="auto"/>
        <w:jc w:val="both"/>
        <w:rPr>
          <w:rFonts w:ascii="Amasis MT Pro" w:hAnsi="Amasis MT Pro" w:cs="Times New Roman"/>
          <w:sz w:val="23"/>
          <w:szCs w:val="23"/>
          <w:lang w:val="zh-CN"/>
        </w:rPr>
      </w:pPr>
    </w:p>
    <w:p w14:paraId="1C8806B2" w14:textId="77777777" w:rsidR="00BA081D" w:rsidRDefault="00D119E4">
      <w:pPr>
        <w:spacing w:after="0" w:line="240" w:lineRule="auto"/>
        <w:jc w:val="both"/>
        <w:rPr>
          <w:rFonts w:ascii="Amasis MT Pro" w:hAnsi="Amasis MT Pro" w:cs="Times New Roman"/>
          <w:color w:val="C0504D" w:themeColor="accent2"/>
          <w:sz w:val="23"/>
          <w:szCs w:val="23"/>
          <w:lang w:val="zh-CN"/>
        </w:rPr>
      </w:pPr>
      <w:r>
        <w:rPr>
          <w:rFonts w:ascii="Amasis MT Pro" w:hAnsi="Amasis MT Pro" w:cs="Times New Roman"/>
          <w:b/>
          <w:bCs/>
          <w:color w:val="C0504D" w:themeColor="accent2"/>
          <w:sz w:val="23"/>
          <w:szCs w:val="23"/>
        </w:rPr>
        <w:t>15.</w:t>
      </w:r>
      <w:r>
        <w:rPr>
          <w:rFonts w:ascii="Amasis MT Pro" w:hAnsi="Amasis MT Pro" w:cs="Times New Roman"/>
          <w:b/>
          <w:bCs/>
          <w:color w:val="C0504D" w:themeColor="accent2"/>
          <w:sz w:val="23"/>
          <w:szCs w:val="23"/>
          <w:lang w:val="zh-CN"/>
        </w:rPr>
        <w:t>5 Procurement &amp; Logistics Management</w:t>
      </w:r>
    </w:p>
    <w:p w14:paraId="297597E2" w14:textId="77777777" w:rsidR="00BA081D" w:rsidRDefault="00D119E4">
      <w:pPr>
        <w:spacing w:after="0" w:line="240" w:lineRule="auto"/>
        <w:jc w:val="both"/>
        <w:rPr>
          <w:rFonts w:ascii="Amasis MT Pro" w:hAnsi="Amasis MT Pro" w:cs="Times New Roman"/>
          <w:sz w:val="23"/>
          <w:szCs w:val="23"/>
          <w:lang w:val="zh-CN"/>
        </w:rPr>
      </w:pPr>
      <w:r>
        <w:rPr>
          <w:rFonts w:ascii="Amasis MT Pro" w:hAnsi="Amasis MT Pro" w:cs="Times New Roman"/>
          <w:sz w:val="23"/>
          <w:szCs w:val="23"/>
          <w:lang w:val="zh-CN"/>
        </w:rPr>
        <w:t>Efficient procurement and logistics processes are vital for RWVCA's operations. The manual offers detailed guidelines on vendor selection, contract negotiations, transportation, warehousing, and inventory management, ensuring that RWVCA's resources are utilized optimally.</w:t>
      </w:r>
    </w:p>
    <w:p w14:paraId="1F507BF1" w14:textId="77777777" w:rsidR="00BA081D" w:rsidRDefault="00BA081D">
      <w:pPr>
        <w:spacing w:after="0" w:line="240" w:lineRule="auto"/>
        <w:jc w:val="both"/>
        <w:rPr>
          <w:rFonts w:ascii="Amasis MT Pro" w:hAnsi="Amasis MT Pro" w:cs="Times New Roman"/>
          <w:sz w:val="23"/>
          <w:szCs w:val="23"/>
          <w:lang w:val="zh-CN"/>
        </w:rPr>
      </w:pPr>
    </w:p>
    <w:p w14:paraId="6DAF80EC" w14:textId="77777777" w:rsidR="00BA081D" w:rsidRDefault="00D119E4">
      <w:pPr>
        <w:spacing w:after="0" w:line="240" w:lineRule="auto"/>
        <w:jc w:val="both"/>
        <w:rPr>
          <w:rFonts w:ascii="Amasis MT Pro" w:hAnsi="Amasis MT Pro" w:cs="Times New Roman"/>
          <w:sz w:val="23"/>
          <w:szCs w:val="23"/>
          <w:lang w:val="zh-CN"/>
        </w:rPr>
      </w:pPr>
      <w:r>
        <w:rPr>
          <w:rFonts w:ascii="Amasis MT Pro" w:hAnsi="Amasis MT Pro" w:cs="Times New Roman"/>
          <w:sz w:val="23"/>
          <w:szCs w:val="23"/>
          <w:lang w:val="zh-CN"/>
        </w:rPr>
        <w:t xml:space="preserve">In conclusion, the procedural manual of RWVCA is a testament to the association's commitment to excellence, professionalism, and integrity. It serves as a guiding document, ensuring that all members, employees, and stakeholders align with RWVCA's vision and mission. </w:t>
      </w:r>
    </w:p>
    <w:p w14:paraId="00F1DCAB" w14:textId="77777777" w:rsidR="00BA081D" w:rsidRDefault="00BA081D">
      <w:pPr>
        <w:spacing w:after="0" w:line="240" w:lineRule="auto"/>
        <w:jc w:val="both"/>
        <w:rPr>
          <w:rFonts w:ascii="Amasis MT Pro" w:hAnsi="Amasis MT Pro" w:cs="Times New Roman"/>
          <w:sz w:val="23"/>
          <w:szCs w:val="23"/>
          <w:lang w:val="zh-CN"/>
        </w:rPr>
      </w:pPr>
    </w:p>
    <w:p w14:paraId="59AB3435" w14:textId="77777777" w:rsidR="00BA081D" w:rsidRDefault="00D119E4">
      <w:pPr>
        <w:spacing w:after="0" w:line="240" w:lineRule="auto"/>
        <w:jc w:val="both"/>
        <w:rPr>
          <w:rFonts w:ascii="Amasis MT Pro" w:hAnsi="Amasis MT Pro" w:cs="Times New Roman"/>
          <w:sz w:val="23"/>
          <w:szCs w:val="23"/>
          <w:lang w:val="zh-CN"/>
        </w:rPr>
      </w:pPr>
      <w:r>
        <w:rPr>
          <w:rFonts w:ascii="Amasis MT Pro" w:hAnsi="Amasis MT Pro" w:cs="Times New Roman"/>
          <w:sz w:val="23"/>
          <w:szCs w:val="23"/>
          <w:lang w:val="zh-CN"/>
        </w:rPr>
        <w:t>By adhering to these procedures, RWVCA aims to achieve its objectives, foster growth, and make a meaningful impact in its domain. It's essential for all associated with RWVCA to familiarize themselves with this manual, ensuring consistency, transparency, and effectiveness in all organizational endeavors.</w:t>
      </w:r>
    </w:p>
    <w:p w14:paraId="17FEB5EA" w14:textId="77777777" w:rsidR="00BA081D" w:rsidRDefault="00BA081D">
      <w:pPr>
        <w:spacing w:after="0" w:line="240" w:lineRule="auto"/>
        <w:jc w:val="both"/>
        <w:rPr>
          <w:rFonts w:ascii="Amasis MT Pro" w:hAnsi="Amasis MT Pro" w:cs="Times New Roman"/>
          <w:sz w:val="23"/>
          <w:szCs w:val="23"/>
          <w:lang w:val="zh-CN"/>
        </w:rPr>
      </w:pPr>
    </w:p>
    <w:p w14:paraId="21959D17" w14:textId="77777777" w:rsidR="00BA081D" w:rsidRDefault="00D119E4">
      <w:pPr>
        <w:spacing w:after="0" w:line="240" w:lineRule="auto"/>
        <w:jc w:val="both"/>
        <w:rPr>
          <w:rFonts w:ascii="Amasis MT Pro" w:hAnsi="Amasis MT Pro" w:cs="Times New Roman"/>
          <w:sz w:val="23"/>
          <w:szCs w:val="23"/>
          <w:lang w:val="zh-CN"/>
        </w:rPr>
      </w:pPr>
      <w:r>
        <w:rPr>
          <w:rFonts w:ascii="Amasis MT Pro" w:hAnsi="Amasis MT Pro" w:cs="Times New Roman"/>
          <w:sz w:val="23"/>
          <w:szCs w:val="23"/>
          <w:lang w:val="zh-CN"/>
        </w:rPr>
        <w:t>This conclusion encapsulates the essence and significance of the procedural manual, emphasizing its role in shaping RWVCA's operations and future trajectory.</w:t>
      </w:r>
    </w:p>
    <w:p w14:paraId="03B82EFC" w14:textId="77777777" w:rsidR="00BA081D" w:rsidRDefault="00D119E4">
      <w:pPr>
        <w:spacing w:after="0" w:line="240" w:lineRule="auto"/>
        <w:jc w:val="both"/>
        <w:rPr>
          <w:rFonts w:ascii="Times New Roman" w:eastAsia="SimSun" w:hAnsi="Times New Roman" w:cs="Times New Roman"/>
          <w:sz w:val="24"/>
          <w:szCs w:val="24"/>
          <w:lang w:val="zh-CN" w:eastAsia="zh-CN"/>
        </w:rPr>
      </w:pPr>
      <w:r>
        <w:rPr>
          <w:noProof/>
        </w:rPr>
        <mc:AlternateContent>
          <mc:Choice Requires="wps">
            <w:drawing>
              <wp:inline distT="0" distB="0" distL="0" distR="0" wp14:anchorId="434D3183" wp14:editId="03715A44">
                <wp:extent cx="5943600" cy="635"/>
                <wp:effectExtent l="0" t="0" r="12700" b="24765"/>
                <wp:docPr id="1043374598" name="Horizontal Line 22"/>
                <wp:cNvGraphicFramePr/>
                <a:graphic xmlns:a="http://schemas.openxmlformats.org/drawingml/2006/main">
                  <a:graphicData uri="http://schemas.microsoft.com/office/word/2010/wordprocessingShape">
                    <wps:wsp>
                      <wps:cNvSpPr/>
                      <wps:spPr bwMode="auto">
                        <a:xfrm>
                          <a:off x="0" y="0"/>
                          <a:ext cx="5943600" cy="635"/>
                        </a:xfrm>
                        <a:prstGeom prst="rect">
                          <a:avLst/>
                        </a:prstGeom>
                        <a:noFill/>
                        <a:ln w="9525">
                          <a:solidFill>
                            <a:srgbClr val="000000"/>
                          </a:solidFill>
                          <a:miter lim="800000"/>
                        </a:ln>
                      </wps:spPr>
                      <wps:txbx>
                        <w:txbxContent>
                          <w:p w14:paraId="495F0210" w14:textId="77777777" w:rsidR="00BA1FDD" w:rsidRDefault="00BA1FDD">
                            <w:pPr>
                              <w:jc w:val="center"/>
                            </w:pPr>
                          </w:p>
                        </w:txbxContent>
                      </wps:txbx>
                      <wps:bodyPr rot="0" vert="horz" wrap="square" lIns="91440" tIns="45720" rIns="91440" bIns="45720" anchor="t" anchorCtr="0" upright="1">
                        <a:noAutofit/>
                      </wps:bodyPr>
                    </wps:wsp>
                  </a:graphicData>
                </a:graphic>
              </wp:inline>
            </w:drawing>
          </mc:Choice>
          <mc:Fallback>
            <w:pict>
              <v:rect w14:anchorId="434D3183" id="Horizontal Line 22"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" filled="f">
                <v:textbox>
                  <w:txbxContent>
                    <w:p w14:paraId="495F0210" w14:textId="77777777" w:rsidR="00BA1FDD" w:rsidRDefault="00BA1FDD">
                      <w:pPr>
                        <w:jc w:val="center"/>
                      </w:pPr>
                    </w:p>
                  </w:txbxContent>
                </v:textbox>
                <w10:anchorlock/>
              </v:rect>
            </w:pict>
          </mc:Fallback>
        </mc:AlternateContent>
      </w:r>
      <w:r>
        <w:rPr>
          <w:rFonts w:ascii="Times New Roman" w:hAnsi="Times New Roman" w:cs="Times New Roman"/>
          <w:vanish/>
          <w:sz w:val="24"/>
          <w:szCs w:val="24"/>
          <w:lang w:val="zh-CN"/>
        </w:rPr>
        <w:t>Top of Form</w:t>
      </w:r>
    </w:p>
    <w:p w14:paraId="4BEF32CB" w14:textId="77777777" w:rsidR="00BA081D" w:rsidRDefault="00BA081D">
      <w:pPr>
        <w:spacing w:after="0" w:line="240" w:lineRule="auto"/>
        <w:jc w:val="both"/>
        <w:rPr>
          <w:rFonts w:ascii="Times New Roman" w:eastAsia="SimSun" w:hAnsi="Times New Roman" w:cs="Times New Roman"/>
          <w:sz w:val="24"/>
          <w:szCs w:val="24"/>
          <w:lang w:val="zh-CN" w:eastAsia="zh-CN"/>
        </w:rPr>
      </w:pPr>
    </w:p>
    <w:p w14:paraId="327C66E5" w14:textId="77777777" w:rsidR="00BA081D" w:rsidRDefault="00BA081D">
      <w:pPr>
        <w:pStyle w:val="Heading1"/>
        <w:spacing w:before="0" w:after="240"/>
        <w:rPr>
          <w:rFonts w:ascii="Times New Roman" w:hAnsi="Times New Roman" w:cs="Times New Roman"/>
          <w:sz w:val="32"/>
          <w:szCs w:val="32"/>
        </w:rPr>
      </w:pPr>
      <w:bookmarkStart w:id="316" w:name="_Toc145435595"/>
    </w:p>
    <w:p w14:paraId="69842E2A" w14:textId="77777777" w:rsidR="00BA081D" w:rsidRDefault="00BA081D"/>
    <w:p w14:paraId="0EEBEC55" w14:textId="77777777" w:rsidR="00BA081D" w:rsidRDefault="00BA081D">
      <w:pPr>
        <w:pStyle w:val="Heading1"/>
        <w:spacing w:before="0" w:after="240"/>
        <w:rPr>
          <w:rFonts w:ascii="Times New Roman" w:hAnsi="Times New Roman" w:cs="Times New Roman"/>
          <w:sz w:val="32"/>
          <w:szCs w:val="32"/>
        </w:rPr>
      </w:pPr>
    </w:p>
    <w:p w14:paraId="0BD64203" w14:textId="77777777" w:rsidR="00BA081D" w:rsidRDefault="00BA081D">
      <w:pPr>
        <w:pStyle w:val="Heading1"/>
        <w:spacing w:before="0" w:after="240"/>
        <w:rPr>
          <w:rFonts w:ascii="Times New Roman" w:hAnsi="Times New Roman" w:cs="Times New Roman"/>
          <w:sz w:val="32"/>
          <w:szCs w:val="32"/>
        </w:rPr>
      </w:pPr>
    </w:p>
    <w:p w14:paraId="35AF2B5B" w14:textId="77777777" w:rsidR="00BA081D" w:rsidRDefault="00BA081D">
      <w:pPr>
        <w:pStyle w:val="Heading1"/>
        <w:spacing w:before="0" w:after="240"/>
        <w:rPr>
          <w:rFonts w:ascii="Times New Roman" w:hAnsi="Times New Roman" w:cs="Times New Roman"/>
          <w:sz w:val="32"/>
          <w:szCs w:val="32"/>
        </w:rPr>
      </w:pPr>
    </w:p>
    <w:p w14:paraId="1C1F19BA" w14:textId="77777777" w:rsidR="00BA081D" w:rsidRDefault="00BA081D">
      <w:pPr>
        <w:pStyle w:val="Heading1"/>
        <w:spacing w:before="0" w:after="240"/>
        <w:rPr>
          <w:rFonts w:ascii="Times New Roman" w:hAnsi="Times New Roman" w:cs="Times New Roman"/>
          <w:sz w:val="32"/>
          <w:szCs w:val="32"/>
        </w:rPr>
      </w:pPr>
    </w:p>
    <w:p w14:paraId="702ABBF9" w14:textId="77777777" w:rsidR="00BA081D" w:rsidRDefault="00BA081D">
      <w:pPr>
        <w:pStyle w:val="Heading1"/>
        <w:spacing w:before="0" w:after="240"/>
        <w:rPr>
          <w:rFonts w:ascii="Times New Roman" w:hAnsi="Times New Roman" w:cs="Times New Roman"/>
          <w:sz w:val="32"/>
          <w:szCs w:val="32"/>
        </w:rPr>
      </w:pPr>
    </w:p>
    <w:p w14:paraId="327A43A2" w14:textId="77777777" w:rsidR="00BA081D" w:rsidRDefault="00BA081D">
      <w:pPr>
        <w:pStyle w:val="Heading1"/>
        <w:spacing w:before="0" w:after="240"/>
        <w:rPr>
          <w:rFonts w:ascii="Times New Roman" w:hAnsi="Times New Roman" w:cs="Times New Roman"/>
          <w:sz w:val="32"/>
          <w:szCs w:val="32"/>
        </w:rPr>
      </w:pPr>
    </w:p>
    <w:bookmarkEnd w:id="316"/>
    <w:p w14:paraId="17816137" w14:textId="77777777" w:rsidR="00BA081D" w:rsidRDefault="00D119E4">
      <w:pPr>
        <w:spacing w:after="0" w:line="240" w:lineRule="auto"/>
        <w:rPr>
          <w:rFonts w:ascii="Times New Roman" w:hAnsi="Times New Roman" w:cs="Times New Roman"/>
          <w:vanish/>
          <w:sz w:val="24"/>
          <w:szCs w:val="24"/>
          <w:lang w:val="zh-CN"/>
        </w:rPr>
      </w:pPr>
      <w:r>
        <w:rPr>
          <w:rFonts w:ascii="Times New Roman" w:hAnsi="Times New Roman" w:cs="Times New Roman"/>
          <w:vanish/>
          <w:sz w:val="24"/>
          <w:szCs w:val="24"/>
          <w:lang w:val="zh-CN"/>
        </w:rPr>
        <w:t>Bottom of Form</w:t>
      </w:r>
    </w:p>
    <w:sectPr w:rsidR="00BA081D">
      <w:headerReference w:type="default" r:id="rId21"/>
      <w:footerReference w:type="even" r:id="rId22"/>
      <w:footerReference w:type="default" r:id="rId23"/>
      <w:footerReference w:type="first" r:id="rId24"/>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HP" w:date="2026-02-10T10:47:00Z" w:initials="H">
    <w:p w14:paraId="592CAEC2" w14:textId="77777777" w:rsidR="00BA1FDD" w:rsidRDefault="00BA1FDD">
      <w:pPr>
        <w:pStyle w:val="CommentText"/>
      </w:pPr>
      <w:r>
        <w:rPr>
          <w:rStyle w:val="CommentReference"/>
        </w:rPr>
        <w:annotationRef/>
      </w:r>
      <w:r>
        <w:t xml:space="preserve">To make the document more professional and understandable, </w:t>
      </w:r>
      <w:proofErr w:type="gramStart"/>
      <w:r>
        <w:t>Can</w:t>
      </w:r>
      <w:proofErr w:type="gramEnd"/>
      <w:r>
        <w:t xml:space="preserve"> we categorize the target audience in three categories: </w:t>
      </w:r>
    </w:p>
    <w:p w14:paraId="22392DDB" w14:textId="3A06D2BB" w:rsidR="00BA1FDD" w:rsidRPr="00840AD3" w:rsidRDefault="00BA1FDD" w:rsidP="00D119E4">
      <w:pPr>
        <w:pStyle w:val="CommentText"/>
        <w:numPr>
          <w:ilvl w:val="0"/>
          <w:numId w:val="254"/>
        </w:numPr>
      </w:pPr>
      <w:r w:rsidRPr="00D119E4">
        <w:rPr>
          <w:b/>
          <w:bCs/>
        </w:rPr>
        <w:t>Internal RWVCA Leadership &amp; Staff:</w:t>
      </w:r>
      <w:r>
        <w:rPr>
          <w:b/>
          <w:bCs/>
        </w:rPr>
        <w:t xml:space="preserve"> </w:t>
      </w:r>
      <w:r w:rsidRPr="00D119E4">
        <w:rPr>
          <w:bCs/>
        </w:rPr>
        <w:t>which comprise EXCO, Board</w:t>
      </w:r>
      <w:r>
        <w:rPr>
          <w:bCs/>
        </w:rPr>
        <w:t xml:space="preserve"> members</w:t>
      </w:r>
      <w:r w:rsidRPr="00D119E4">
        <w:rPr>
          <w:bCs/>
        </w:rPr>
        <w:t xml:space="preserve"> and </w:t>
      </w:r>
      <w:r w:rsidR="0047262D">
        <w:rPr>
          <w:bCs/>
        </w:rPr>
        <w:t>t</w:t>
      </w:r>
      <w:r w:rsidRPr="00D119E4">
        <w:rPr>
          <w:bCs/>
        </w:rPr>
        <w:t>he Permanent staff</w:t>
      </w:r>
    </w:p>
    <w:p w14:paraId="06A0FB2F" w14:textId="77777777" w:rsidR="00BA1FDD" w:rsidRPr="00D119E4" w:rsidRDefault="00BA1FDD" w:rsidP="00D119E4">
      <w:pPr>
        <w:pStyle w:val="CommentText"/>
        <w:numPr>
          <w:ilvl w:val="0"/>
          <w:numId w:val="254"/>
        </w:numPr>
      </w:pPr>
      <w:r>
        <w:rPr>
          <w:b/>
          <w:bCs/>
        </w:rPr>
        <w:t>RWVCA members:</w:t>
      </w:r>
      <w:r>
        <w:t xml:space="preserve"> private companies and cooperative members</w:t>
      </w:r>
    </w:p>
    <w:p w14:paraId="68D0FEA2" w14:textId="77777777" w:rsidR="00BA1FDD" w:rsidRDefault="00BA1FDD" w:rsidP="00D119E4">
      <w:pPr>
        <w:pStyle w:val="CommentText"/>
        <w:numPr>
          <w:ilvl w:val="0"/>
          <w:numId w:val="254"/>
        </w:numPr>
      </w:pPr>
      <w:r w:rsidRPr="00840AD3">
        <w:rPr>
          <w:b/>
        </w:rPr>
        <w:t>External Partners &amp; Stakeholders:</w:t>
      </w:r>
      <w:r>
        <w:t xml:space="preserve"> The Development partners, Public institutions, Donors, Volunteers, Service providers and Consultant</w:t>
      </w:r>
    </w:p>
  </w:comment>
  <w:comment w:id="63" w:author="HP" w:date="2026-02-11T11:15:00Z" w:initials="H">
    <w:p w14:paraId="52BFD168" w14:textId="7C25BA38" w:rsidR="00BA1FDD" w:rsidRPr="00CF72DA" w:rsidRDefault="00BA1FDD">
      <w:pPr>
        <w:pStyle w:val="CommentText"/>
        <w:rPr>
          <w:lang w:val="en-GB"/>
        </w:rPr>
      </w:pPr>
      <w:r>
        <w:rPr>
          <w:rStyle w:val="CommentReference"/>
        </w:rPr>
        <w:annotationRef/>
      </w:r>
      <w:r>
        <w:rPr>
          <w:rFonts w:ascii="Amasis MT Pro" w:hAnsi="Amasis MT Pro" w:cs="Times New Roman"/>
          <w:b/>
          <w:bCs/>
          <w:i/>
          <w:iCs/>
          <w:sz w:val="24"/>
          <w:szCs w:val="24"/>
        </w:rPr>
        <w:t>10.2.</w:t>
      </w:r>
      <w:r>
        <w:rPr>
          <w:rFonts w:ascii="Amasis MT Pro" w:hAnsi="Amasis MT Pro" w:cs="Times New Roman"/>
          <w:b/>
          <w:bCs/>
          <w:i/>
          <w:iCs/>
          <w:sz w:val="24"/>
          <w:szCs w:val="24"/>
          <w:lang w:val="zh-CN"/>
        </w:rPr>
        <w:t xml:space="preserve">1. </w:t>
      </w:r>
      <w:r>
        <w:rPr>
          <w:rFonts w:ascii="Amasis MT Pro" w:hAnsi="Amasis MT Pro" w:cs="Times New Roman"/>
          <w:b/>
          <w:bCs/>
          <w:i/>
          <w:iCs/>
          <w:sz w:val="24"/>
          <w:szCs w:val="24"/>
          <w:lang w:val="en-GB"/>
        </w:rPr>
        <w:t>Competitive method</w:t>
      </w:r>
    </w:p>
  </w:comment>
  <w:comment w:id="64" w:author="HP" w:date="2026-02-10T11:46:00Z" w:initials="H">
    <w:p w14:paraId="11514655" w14:textId="7F3245D2" w:rsidR="00BA1FDD" w:rsidRDefault="00BA1FDD">
      <w:pPr>
        <w:pStyle w:val="CommentText"/>
      </w:pPr>
      <w:r>
        <w:rPr>
          <w:rStyle w:val="CommentReference"/>
        </w:rPr>
        <w:annotationRef/>
      </w:r>
    </w:p>
  </w:comment>
  <w:comment w:id="68" w:author="HP" w:date="2026-02-10T13:05:00Z" w:initials="H">
    <w:p w14:paraId="2BA2D671" w14:textId="763AD57A" w:rsidR="00BA1FDD" w:rsidRPr="00C32057" w:rsidRDefault="00BA1FDD">
      <w:pPr>
        <w:pStyle w:val="CommentText"/>
        <w:rPr>
          <w:rFonts w:ascii="Times New Roman" w:hAnsi="Times New Roman" w:cs="Times New Roman"/>
          <w:b/>
          <w:bCs/>
          <w:iCs/>
          <w:sz w:val="24"/>
          <w:szCs w:val="24"/>
          <w:lang w:val="en-GB"/>
        </w:rPr>
      </w:pPr>
      <w:r>
        <w:rPr>
          <w:rStyle w:val="CommentReference"/>
        </w:rPr>
        <w:annotationRef/>
      </w:r>
      <w:r w:rsidRPr="00C32057">
        <w:rPr>
          <w:rFonts w:ascii="Times New Roman" w:hAnsi="Times New Roman" w:cs="Times New Roman"/>
          <w:b/>
          <w:bCs/>
          <w:iCs/>
          <w:sz w:val="24"/>
          <w:szCs w:val="24"/>
        </w:rPr>
        <w:t>10.2.</w:t>
      </w:r>
      <w:r w:rsidRPr="00C32057">
        <w:rPr>
          <w:rFonts w:ascii="Times New Roman" w:hAnsi="Times New Roman" w:cs="Times New Roman"/>
          <w:b/>
          <w:bCs/>
          <w:iCs/>
          <w:sz w:val="24"/>
          <w:szCs w:val="24"/>
          <w:lang w:val="en-GB"/>
        </w:rPr>
        <w:t>2</w:t>
      </w:r>
      <w:r w:rsidRPr="00C32057">
        <w:rPr>
          <w:rFonts w:ascii="Times New Roman" w:hAnsi="Times New Roman" w:cs="Times New Roman"/>
          <w:b/>
          <w:bCs/>
          <w:iCs/>
          <w:sz w:val="24"/>
          <w:szCs w:val="24"/>
          <w:lang w:val="zh-CN"/>
        </w:rPr>
        <w:t xml:space="preserve">. </w:t>
      </w:r>
      <w:proofErr w:type="spellStart"/>
      <w:r w:rsidRPr="00C32057">
        <w:rPr>
          <w:rFonts w:ascii="Times New Roman" w:hAnsi="Times New Roman" w:cs="Times New Roman"/>
          <w:b/>
          <w:bCs/>
          <w:iCs/>
          <w:sz w:val="24"/>
          <w:szCs w:val="24"/>
          <w:lang w:val="en-GB"/>
        </w:rPr>
        <w:t>Non competitive</w:t>
      </w:r>
      <w:proofErr w:type="spellEnd"/>
      <w:r w:rsidRPr="00C32057">
        <w:rPr>
          <w:rFonts w:ascii="Times New Roman" w:hAnsi="Times New Roman" w:cs="Times New Roman"/>
          <w:b/>
          <w:bCs/>
          <w:iCs/>
          <w:sz w:val="24"/>
          <w:szCs w:val="24"/>
          <w:lang w:val="en-GB"/>
        </w:rPr>
        <w:t xml:space="preserve"> method</w:t>
      </w:r>
    </w:p>
    <w:p w14:paraId="4A1C930B" w14:textId="0B4EABB9" w:rsidR="00BA1FDD" w:rsidRDefault="00BA1FDD">
      <w:pPr>
        <w:pStyle w:val="CommentText"/>
        <w:rPr>
          <w:b/>
          <w:lang w:val="en-GB"/>
        </w:rPr>
      </w:pPr>
    </w:p>
    <w:p w14:paraId="5843AF82" w14:textId="3C8DE606" w:rsidR="00BA1FDD" w:rsidRDefault="00BA1FDD">
      <w:pPr>
        <w:pStyle w:val="CommentText"/>
        <w:rPr>
          <w:b/>
          <w:lang w:val="en-GB"/>
        </w:rPr>
      </w:pPr>
      <w:r w:rsidRPr="00B91F70">
        <w:rPr>
          <w:lang w:val="en-GB"/>
        </w:rPr>
        <w:t>All Non-Competitive Recruitment must be justified by a Memo approved by the Executive Director. This memo must state why the role is exempt from public advertisement and how the candidate meets the ED’s established criteria for recommendation and background. These criteria guide the Recruitment Committee to maintain high standards of accountability. However, the Transitions from Internship or Part-Time status to Full-Time contracts are strictly merit-based. A formal Performance Evaluation is mandatory to authorize these transitions.</w:t>
      </w:r>
      <w:r>
        <w:rPr>
          <w:b/>
          <w:lang w:val="en-GB"/>
        </w:rPr>
        <w:t xml:space="preserve"> </w:t>
      </w:r>
    </w:p>
    <w:p w14:paraId="2ABE54B0" w14:textId="7AB84654" w:rsidR="00BA1FDD" w:rsidRDefault="00BA1FDD">
      <w:pPr>
        <w:pStyle w:val="CommentText"/>
        <w:rPr>
          <w:b/>
          <w:lang w:val="en-GB"/>
        </w:rPr>
      </w:pPr>
    </w:p>
    <w:p w14:paraId="0A6F0B77" w14:textId="70BD896B" w:rsidR="00BA1FDD" w:rsidRDefault="00BA1FDD">
      <w:pPr>
        <w:pStyle w:val="CommentText"/>
        <w:rPr>
          <w:lang w:val="en-GB"/>
        </w:rPr>
      </w:pPr>
      <w:r w:rsidRPr="00B91F70">
        <w:rPr>
          <w:lang w:val="en-GB"/>
        </w:rPr>
        <w:t>Both the Justification Memo (for new hires) and the Performance Evaluation Report (for transitions) must be reviewed and formally signed by the Executive Director before any contract is issued. These documents must be permanently filed in the employee’s personnel record to ensure full compliance with RWVCA internal standards.</w:t>
      </w:r>
    </w:p>
    <w:p w14:paraId="64DBE9A0" w14:textId="59BD1E65" w:rsidR="00BA1FDD" w:rsidRDefault="00BA1FDD">
      <w:pPr>
        <w:pStyle w:val="CommentText"/>
        <w:rPr>
          <w:lang w:val="en-GB"/>
        </w:rPr>
      </w:pPr>
    </w:p>
    <w:p w14:paraId="742DE57F" w14:textId="0C0A622F" w:rsidR="00BA1FDD" w:rsidRDefault="00BA1FDD" w:rsidP="00B91F70">
      <w:pPr>
        <w:pStyle w:val="CommentText"/>
        <w:rPr>
          <w:lang w:val="en-GB"/>
        </w:rPr>
      </w:pPr>
      <w:r w:rsidRPr="00B91F70">
        <w:rPr>
          <w:b/>
          <w:lang w:val="en-GB"/>
        </w:rPr>
        <w:t>Selection Criteria:</w:t>
      </w:r>
      <w:r w:rsidRPr="00B91F70">
        <w:rPr>
          <w:lang w:val="en-GB"/>
        </w:rPr>
        <w:t xml:space="preserve"> The ED shall define the specific requirements for these roles, primarily focusing on formal recommendations and a verified professional background.</w:t>
      </w:r>
    </w:p>
    <w:p w14:paraId="05656032" w14:textId="77777777" w:rsidR="00BA1FDD" w:rsidRPr="00B91F70" w:rsidRDefault="00BA1FDD" w:rsidP="00B91F70">
      <w:pPr>
        <w:pStyle w:val="CommentText"/>
        <w:rPr>
          <w:lang w:val="en-GB"/>
        </w:rPr>
      </w:pPr>
    </w:p>
    <w:p w14:paraId="1FCA27F5" w14:textId="6F0C84ED" w:rsidR="00BA1FDD" w:rsidRDefault="00BA1FDD" w:rsidP="00B91F70">
      <w:pPr>
        <w:pStyle w:val="CommentText"/>
        <w:rPr>
          <w:lang w:val="en-GB"/>
        </w:rPr>
      </w:pPr>
      <w:r w:rsidRPr="00B91F70">
        <w:rPr>
          <w:b/>
          <w:lang w:val="en-GB"/>
        </w:rPr>
        <w:t>Committee Oversight:</w:t>
      </w:r>
      <w:r w:rsidRPr="00B91F70">
        <w:rPr>
          <w:lang w:val="en-GB"/>
        </w:rPr>
        <w:t xml:space="preserve"> The established criteria will serve as the mandatory framework for the Recruitment Committee to ensure institutional consistency, transparency, and accountability.</w:t>
      </w:r>
    </w:p>
    <w:p w14:paraId="4E545EE6" w14:textId="77777777" w:rsidR="00BA1FDD" w:rsidRPr="00B91F70" w:rsidRDefault="00BA1FDD" w:rsidP="00B91F70">
      <w:pPr>
        <w:pStyle w:val="CommentText"/>
        <w:rPr>
          <w:lang w:val="en-GB"/>
        </w:rPr>
      </w:pPr>
    </w:p>
    <w:p w14:paraId="4744011A" w14:textId="296BAE5C" w:rsidR="00BA1FDD" w:rsidRPr="00094466" w:rsidRDefault="00BA1FDD" w:rsidP="00B91F70">
      <w:pPr>
        <w:pStyle w:val="CommentText"/>
        <w:rPr>
          <w:lang w:val="en-GB"/>
        </w:rPr>
      </w:pPr>
      <w:r w:rsidRPr="00B91F70">
        <w:rPr>
          <w:b/>
          <w:lang w:val="en-GB"/>
        </w:rPr>
        <w:t>Internal Transitions:</w:t>
      </w:r>
      <w:r w:rsidRPr="00B91F70">
        <w:rPr>
          <w:lang w:val="en-GB"/>
        </w:rPr>
        <w:t xml:space="preserve"> For the transition of Interns or the conversion of Part-Time to Full-Time contracts, a documented Performance Evaluation is the primary requirement and must be included in the candidate’s file to justify the contract change.</w:t>
      </w:r>
    </w:p>
    <w:p w14:paraId="0A98F6CA" w14:textId="20D60C1E" w:rsidR="00BA1FDD" w:rsidRDefault="00BA1FDD">
      <w:pPr>
        <w:pStyle w:val="CommentText"/>
        <w:rPr>
          <w:b/>
          <w:lang w:val="en-GB"/>
        </w:rPr>
      </w:pPr>
    </w:p>
    <w:p w14:paraId="4E9BAC1F" w14:textId="3C3B5A89" w:rsidR="00BA1FDD" w:rsidRPr="00CF72DA" w:rsidRDefault="00BA1FDD">
      <w:pPr>
        <w:pStyle w:val="CommentText"/>
        <w:rPr>
          <w:b/>
          <w:lang w:val="en-GB"/>
        </w:rPr>
      </w:pPr>
    </w:p>
    <w:p w14:paraId="1A6541F6" w14:textId="40E328BA" w:rsidR="00BA1FDD" w:rsidRPr="00F74B7C" w:rsidRDefault="00BA1FDD" w:rsidP="008A0E01">
      <w:pPr>
        <w:pStyle w:val="CommentText"/>
      </w:pPr>
    </w:p>
    <w:p w14:paraId="1022D55B" w14:textId="77777777" w:rsidR="00BA1FDD" w:rsidRDefault="00BA1FDD">
      <w:pPr>
        <w:pStyle w:val="CommentText"/>
      </w:pPr>
    </w:p>
  </w:comment>
  <w:comment w:id="71" w:author="HP" w:date="2026-02-11T11:49:00Z" w:initials="H">
    <w:p w14:paraId="6EB4010F" w14:textId="339E6139" w:rsidR="00BA1FDD" w:rsidRDefault="00BA1FDD" w:rsidP="00094466">
      <w:pPr>
        <w:pStyle w:val="CommentText"/>
        <w:rPr>
          <w:b/>
        </w:rPr>
      </w:pPr>
      <w:r>
        <w:rPr>
          <w:rStyle w:val="CommentReference"/>
        </w:rPr>
        <w:annotationRef/>
      </w:r>
      <w:r w:rsidRPr="00094466">
        <w:rPr>
          <w:b/>
          <w:highlight w:val="yellow"/>
        </w:rPr>
        <w:t>CONTINUITY OF RECRUITMENT PROCESS!!</w:t>
      </w:r>
    </w:p>
    <w:p w14:paraId="5E04993A" w14:textId="77777777" w:rsidR="00BA1FDD" w:rsidRDefault="00BA1FDD" w:rsidP="00094466">
      <w:pPr>
        <w:pStyle w:val="CommentText"/>
        <w:rPr>
          <w:b/>
        </w:rPr>
      </w:pPr>
    </w:p>
    <w:p w14:paraId="60070953" w14:textId="756A4338" w:rsidR="00BA1FDD" w:rsidRDefault="00BA1FDD" w:rsidP="00094466">
      <w:pPr>
        <w:pStyle w:val="CommentText"/>
      </w:pPr>
      <w:r>
        <w:rPr>
          <w:b/>
        </w:rPr>
        <w:t>10.2.2</w:t>
      </w:r>
      <w:r w:rsidRPr="00E9748C">
        <w:rPr>
          <w:b/>
        </w:rPr>
        <w:t>.1 Recommendation-Based Recruitment</w:t>
      </w:r>
      <w:r>
        <w:t xml:space="preserve">: This recruitment process is </w:t>
      </w:r>
      <w:r w:rsidRPr="006A4ABC">
        <w:t>a specialized hiring stream used for roles requiring high levels of integrity, local trust, and familiarity with specific value-chain environments (e.g., Membership R</w:t>
      </w:r>
      <w:r>
        <w:t>elations</w:t>
      </w:r>
      <w:r w:rsidRPr="006A4ABC">
        <w:t xml:space="preserve"> Officers</w:t>
      </w:r>
      <w:r>
        <w:t xml:space="preserve"> and others approved by ED</w:t>
      </w:r>
      <w:r w:rsidRPr="006A4ABC">
        <w:t>). This method allows RWVCA to bypass the standard full competitive process in favor of candidates vetted by authorized stakeholders who can vouch for the candidate’s reliability and community standing.</w:t>
      </w:r>
    </w:p>
    <w:p w14:paraId="08FD9643" w14:textId="77777777" w:rsidR="00BA1FDD" w:rsidRDefault="00BA1FDD" w:rsidP="00094466">
      <w:pPr>
        <w:pStyle w:val="CommentText"/>
      </w:pPr>
    </w:p>
    <w:p w14:paraId="037A4B68" w14:textId="32589FCD" w:rsidR="00BA1FDD" w:rsidRDefault="00BA1FDD" w:rsidP="00094466">
      <w:pPr>
        <w:pStyle w:val="CommentText"/>
      </w:pPr>
      <w:r>
        <w:rPr>
          <w:b/>
        </w:rPr>
        <w:t>10.2.2</w:t>
      </w:r>
      <w:r w:rsidRPr="00F74B7C">
        <w:rPr>
          <w:b/>
        </w:rPr>
        <w:t>.2 Direct Selection (Trusted Collaborators):</w:t>
      </w:r>
      <w:r>
        <w:rPr>
          <w:b/>
        </w:rPr>
        <w:t xml:space="preserve"> </w:t>
      </w:r>
      <w:r w:rsidRPr="00F74B7C">
        <w:t xml:space="preserve">is a non-competitive hiring method for roles requiring trust and proven history with RWVCA, </w:t>
      </w:r>
      <w:r>
        <w:t>this role must be approved by ED</w:t>
      </w:r>
      <w:r w:rsidRPr="00F74B7C">
        <w:t>. Eligibility criteria include previous service history, documented performance, the integrity-critical nature of the role, or immediate operational need. The approval process involves a request from the Department Head to HR, and final authorization from the Executive Director. Every file must contain a "Proof of Trust" memo, previous work records, and an updated personnel file. This method should be limited to 15% of annual recruitment.</w:t>
      </w:r>
    </w:p>
    <w:p w14:paraId="05AB77B4" w14:textId="77777777" w:rsidR="00BA1FDD" w:rsidRDefault="00BA1FDD" w:rsidP="00094466">
      <w:pPr>
        <w:pStyle w:val="CommentText"/>
      </w:pPr>
    </w:p>
    <w:p w14:paraId="1E1BDA3B" w14:textId="68D5C813" w:rsidR="00BA1FDD" w:rsidRDefault="00BA1FDD" w:rsidP="00094466">
      <w:pPr>
        <w:pStyle w:val="CommentText"/>
      </w:pPr>
      <w:r>
        <w:rPr>
          <w:b/>
          <w:bCs/>
        </w:rPr>
        <w:t>10.2.2</w:t>
      </w:r>
      <w:r w:rsidRPr="008A0E01">
        <w:rPr>
          <w:b/>
          <w:bCs/>
        </w:rPr>
        <w:t>.3 Internship and Casual Worker Transition:</w:t>
      </w:r>
      <w:r w:rsidRPr="008A0E01">
        <w:rPr>
          <w:b/>
        </w:rPr>
        <w:t> </w:t>
      </w:r>
      <w:r w:rsidRPr="008A0E01">
        <w:t>The Internship and Casual Worker Transition pathway provides a structured mechanism for RWVCA to convert high-performing temporary staff into more stable roles (Part-time, Full-time, or Permanent). This method prioritizes institutional continuity by retaining individuals who have already demonstrated alignment with RWVCA’s mission and operational standards. Not all interns or casual workers are eligible for automatic transition. To be considered, the candidate must meet the following benchmarks:</w:t>
      </w:r>
    </w:p>
    <w:p w14:paraId="2D8FD8DC" w14:textId="77777777" w:rsidR="00BA1FDD" w:rsidRDefault="00BA1FDD" w:rsidP="00094466">
      <w:pPr>
        <w:pStyle w:val="CommentText"/>
      </w:pPr>
    </w:p>
    <w:p w14:paraId="027F3815" w14:textId="3DE46C76" w:rsidR="00BA1FDD" w:rsidRDefault="00BA1FDD" w:rsidP="00094466">
      <w:pPr>
        <w:pStyle w:val="CommentText"/>
      </w:pPr>
      <w:r w:rsidRPr="008A0E01">
        <w:rPr>
          <w:b/>
        </w:rPr>
        <w:t>Minimum Duration:</w:t>
      </w:r>
      <w:r>
        <w:t xml:space="preserve"> </w:t>
      </w:r>
      <w:r w:rsidRPr="008F0B38">
        <w:t>Completion of at least </w:t>
      </w:r>
      <w:r w:rsidRPr="008F0B38">
        <w:rPr>
          <w:b/>
          <w:bCs/>
        </w:rPr>
        <w:t>six (6) to twelve (12) months</w:t>
      </w:r>
      <w:r w:rsidRPr="008F0B38">
        <w:t> of continuous service as an intern or casual worker.</w:t>
      </w:r>
    </w:p>
    <w:p w14:paraId="4BCF10A6" w14:textId="0D52F62D" w:rsidR="00BA1FDD" w:rsidRDefault="00BA1FDD" w:rsidP="00094466">
      <w:pPr>
        <w:pStyle w:val="CommentText"/>
      </w:pPr>
    </w:p>
    <w:p w14:paraId="166A1C43" w14:textId="77777777" w:rsidR="00BA1FDD" w:rsidRPr="008A0E01" w:rsidRDefault="00BA1FDD" w:rsidP="00B91F70">
      <w:pPr>
        <w:pStyle w:val="CommentText"/>
      </w:pPr>
      <w:r w:rsidRPr="008A0E01">
        <w:rPr>
          <w:b/>
        </w:rPr>
        <w:t>Documented Performance:</w:t>
      </w:r>
      <w:r w:rsidRPr="008A0E01">
        <w:t xml:space="preserve"> A formal performance evaluation score of "Exceeds Expectations" or equivalent, signed by the immediate supervisor.</w:t>
      </w:r>
    </w:p>
    <w:p w14:paraId="7FCB03AA" w14:textId="77777777" w:rsidR="00BA1FDD" w:rsidRPr="008A0E01" w:rsidRDefault="00BA1FDD" w:rsidP="00B91F70">
      <w:pPr>
        <w:pStyle w:val="CommentText"/>
      </w:pPr>
      <w:r w:rsidRPr="008A0E01">
        <w:rPr>
          <w:b/>
        </w:rPr>
        <w:t>Demonstrated Need:</w:t>
      </w:r>
      <w:r w:rsidRPr="008A0E01">
        <w:t xml:space="preserve"> A confirmed vacancy or a long-term operational requirement for the position within the current department or zone.</w:t>
      </w:r>
    </w:p>
    <w:p w14:paraId="2A5889CE" w14:textId="77777777" w:rsidR="00BA1FDD" w:rsidRDefault="00BA1FDD" w:rsidP="00B91F70">
      <w:pPr>
        <w:pStyle w:val="CommentText"/>
      </w:pPr>
      <w:r w:rsidRPr="008A0E01">
        <w:rPr>
          <w:b/>
        </w:rPr>
        <w:t>Integrity Record:</w:t>
      </w:r>
      <w:r w:rsidRPr="008A0E01">
        <w:t xml:space="preserve"> No record of disciplinary action or breaches of trust during their temporary tenure.</w:t>
      </w:r>
    </w:p>
    <w:p w14:paraId="21AB7B6E" w14:textId="77777777" w:rsidR="00BA1FDD" w:rsidRDefault="00BA1FDD" w:rsidP="00B91F70">
      <w:pPr>
        <w:pStyle w:val="CommentText"/>
      </w:pPr>
    </w:p>
    <w:p w14:paraId="42BADB36" w14:textId="0362CEF3" w:rsidR="00BA1FDD" w:rsidRPr="008A0E01" w:rsidRDefault="00BA1FDD" w:rsidP="00B91F70">
      <w:pPr>
        <w:pStyle w:val="CommentText"/>
      </w:pPr>
      <w:r>
        <w:t xml:space="preserve">Note that the </w:t>
      </w:r>
      <w:r w:rsidRPr="00872A31">
        <w:t>Transitioning an intern into an employee or Part-time role must be upon completion of their internship program</w:t>
      </w:r>
      <w:r>
        <w:t xml:space="preserve"> not below of six (6) months</w:t>
      </w:r>
      <w:r w:rsidRPr="00872A31">
        <w:t>. while Transitioning of casual work or Part-time role into fixed-term or permanent contracts must be based on the performance and consistent workload needs.</w:t>
      </w:r>
      <w:r>
        <w:t xml:space="preserve"> </w:t>
      </w:r>
    </w:p>
    <w:p w14:paraId="39379A8B" w14:textId="253095D9" w:rsidR="00BA1FDD" w:rsidRDefault="00BA1FDD">
      <w:pPr>
        <w:pStyle w:val="CommentText"/>
      </w:pPr>
    </w:p>
  </w:comment>
  <w:comment w:id="81" w:author="HP" w:date="2026-02-11T12:10:00Z" w:initials="H">
    <w:p w14:paraId="113CF692" w14:textId="490E7823" w:rsidR="00BA1FDD" w:rsidRDefault="00BA1FDD">
      <w:pPr>
        <w:pStyle w:val="CommentText"/>
      </w:pPr>
      <w:r>
        <w:rPr>
          <w:rStyle w:val="CommentReference"/>
        </w:rPr>
        <w:annotationRef/>
      </w:r>
      <w:r w:rsidRPr="00363559">
        <w:t>Effective management of employee leave and attendance is crucial for both employee well-being and organizational operational continuity. This policy outlines the procedures and responsibilities for managing leave and monitoring attendance to ensure fairness, compliance, and efficiency.</w:t>
      </w:r>
    </w:p>
  </w:comment>
  <w:comment w:id="83" w:author="HP" w:date="2026-02-11T12:10:00Z" w:initials="H">
    <w:p w14:paraId="42C7F902" w14:textId="11D16DE8" w:rsidR="00BA1FDD" w:rsidRPr="00363559" w:rsidRDefault="00BA1FDD">
      <w:pPr>
        <w:pStyle w:val="CommentText"/>
        <w:rPr>
          <w:b/>
        </w:rPr>
      </w:pPr>
      <w:r>
        <w:rPr>
          <w:rStyle w:val="CommentReference"/>
        </w:rPr>
        <w:annotationRef/>
      </w:r>
      <w:r w:rsidRPr="00363559">
        <w:rPr>
          <w:b/>
        </w:rPr>
        <w:t>Leave Entitlement and Planning:</w:t>
      </w:r>
    </w:p>
    <w:p w14:paraId="2A72115C" w14:textId="3786B5D0" w:rsidR="00BA1FDD" w:rsidRDefault="00BA1FDD">
      <w:pPr>
        <w:pStyle w:val="CommentText"/>
      </w:pPr>
    </w:p>
    <w:p w14:paraId="4D0468DA" w14:textId="737A149A" w:rsidR="00BA1FDD" w:rsidRDefault="00BA1FDD" w:rsidP="00CB52D1">
      <w:pPr>
        <w:pStyle w:val="CommentText"/>
        <w:numPr>
          <w:ilvl w:val="0"/>
          <w:numId w:val="255"/>
        </w:numPr>
      </w:pPr>
      <w:r>
        <w:t>Employees are entitled to 18 working days of annual leave after completing twelve months of continuous service. All leave entitlements will be clearly communicated and adhered to as per individual employment contracts and national labor laws.</w:t>
      </w:r>
    </w:p>
    <w:p w14:paraId="2D7544BE" w14:textId="77777777" w:rsidR="00BA1FDD" w:rsidRDefault="00BA1FDD" w:rsidP="00492119">
      <w:pPr>
        <w:pStyle w:val="CommentText"/>
      </w:pPr>
    </w:p>
    <w:p w14:paraId="612415A9" w14:textId="1340C6DC" w:rsidR="00BA1FDD" w:rsidRDefault="00BA1FDD" w:rsidP="00492119">
      <w:pPr>
        <w:pStyle w:val="CommentText"/>
        <w:numPr>
          <w:ilvl w:val="0"/>
          <w:numId w:val="255"/>
        </w:numPr>
      </w:pPr>
      <w:r w:rsidRPr="00492119">
        <w:t>RWVCA employees progressively accrue annual leave throughout their employment, becoming eligible to utilize their leave entitlement after completing a probationary period as defined in their employment contract.</w:t>
      </w:r>
    </w:p>
    <w:p w14:paraId="04BF8790" w14:textId="77777777" w:rsidR="00BA1FDD" w:rsidRDefault="00BA1FDD" w:rsidP="00184037">
      <w:pPr>
        <w:pStyle w:val="CommentText"/>
      </w:pPr>
    </w:p>
    <w:p w14:paraId="368359AD" w14:textId="77777777" w:rsidR="00BA1FDD" w:rsidRDefault="00BA1FDD" w:rsidP="006B5F20">
      <w:pPr>
        <w:pStyle w:val="CommentText"/>
        <w:numPr>
          <w:ilvl w:val="0"/>
          <w:numId w:val="255"/>
        </w:numPr>
      </w:pPr>
      <w:r w:rsidRPr="00492119">
        <w:t>To ensure operational continuity and facilitate balanced leave utilization, the HR Manager will prepare an annual leave plan. This plan will be developed through consultation with individual staff members regarding their preferred leave dates, taking into account their accrued leave balances.</w:t>
      </w:r>
    </w:p>
    <w:p w14:paraId="16A0ECB1" w14:textId="77777777" w:rsidR="00BA1FDD" w:rsidRDefault="00BA1FDD" w:rsidP="006B5F20">
      <w:pPr>
        <w:pStyle w:val="ListParagraph"/>
      </w:pPr>
    </w:p>
    <w:p w14:paraId="133A4122" w14:textId="55DF5955" w:rsidR="00BA1FDD" w:rsidRDefault="00BA1FDD" w:rsidP="006B5F20">
      <w:pPr>
        <w:pStyle w:val="CommentText"/>
        <w:numPr>
          <w:ilvl w:val="0"/>
          <w:numId w:val="255"/>
        </w:numPr>
      </w:pPr>
      <w:r w:rsidRPr="006B5F20">
        <w:t>The proposed leave schedule will be reviewed and agreed upon with Department Heads (</w:t>
      </w:r>
      <w:proofErr w:type="spellStart"/>
      <w:r w:rsidRPr="006B5F20">
        <w:t>HoDs</w:t>
      </w:r>
      <w:proofErr w:type="spellEnd"/>
      <w:r w:rsidRPr="006B5F20">
        <w:t>) to minimize disruption to departmental operations. Crucially, the organization will implement measures to prevent a disproportionate number of staff from taking leave simultaneously, particularly during critical operational periods and year-end (e.g., December), to ensure continuous service delivery.</w:t>
      </w:r>
    </w:p>
    <w:p w14:paraId="7472FB26" w14:textId="387261E9" w:rsidR="00BA1FDD" w:rsidRDefault="00BA1FDD" w:rsidP="006B5F20">
      <w:pPr>
        <w:pStyle w:val="CommentText"/>
      </w:pPr>
    </w:p>
    <w:p w14:paraId="034EEDEB" w14:textId="65500068" w:rsidR="00BA1FDD" w:rsidRDefault="00BA1FDD" w:rsidP="00CB52D1">
      <w:pPr>
        <w:pStyle w:val="CommentText"/>
        <w:numPr>
          <w:ilvl w:val="0"/>
          <w:numId w:val="255"/>
        </w:numPr>
      </w:pPr>
      <w:r>
        <w:t>The Executive Director must validate and approval the consolidated leave plan.</w:t>
      </w:r>
    </w:p>
    <w:p w14:paraId="6D7D9B61" w14:textId="77777777" w:rsidR="00BA1FDD" w:rsidRDefault="00BA1FDD" w:rsidP="00B63344">
      <w:pPr>
        <w:pStyle w:val="ListParagraph"/>
      </w:pPr>
    </w:p>
    <w:p w14:paraId="492C880C" w14:textId="61225534" w:rsidR="00BA1FDD" w:rsidRDefault="00BA1FDD" w:rsidP="00E24EE8">
      <w:pPr>
        <w:pStyle w:val="CommentText"/>
        <w:numPr>
          <w:ilvl w:val="0"/>
          <w:numId w:val="255"/>
        </w:numPr>
      </w:pPr>
      <w:r>
        <w:t xml:space="preserve">In adherence to labor law, untaken leave days at the end of the calendar year that do not exceed a total equivalent to two years' worth of accrual (36 days) may be carried over to the subsequent year. Any such carried-over leave must be </w:t>
      </w:r>
      <w:r w:rsidRPr="00B63344">
        <w:rPr>
          <w:b/>
        </w:rPr>
        <w:t>consumed not later than the first six months (January to June) of the following calendar year.</w:t>
      </w:r>
    </w:p>
    <w:p w14:paraId="6AA31271" w14:textId="77777777" w:rsidR="00BA1FDD" w:rsidRDefault="00BA1FDD" w:rsidP="00184037">
      <w:pPr>
        <w:pStyle w:val="ListParagraph"/>
      </w:pPr>
    </w:p>
    <w:p w14:paraId="45F9AC8D" w14:textId="5FAD1306" w:rsidR="00BA1FDD" w:rsidRDefault="00BA1FDD" w:rsidP="00CB52D1">
      <w:pPr>
        <w:pStyle w:val="CommentText"/>
        <w:numPr>
          <w:ilvl w:val="0"/>
          <w:numId w:val="255"/>
        </w:numPr>
      </w:pPr>
      <w:r>
        <w:t>This proactive planning aims to distribute leave periods throughout the year, balancing employee needs with RWVCA's operational requirements.</w:t>
      </w:r>
    </w:p>
    <w:p w14:paraId="0F5FBAFF" w14:textId="77777777" w:rsidR="00BA1FDD" w:rsidRDefault="00BA1FDD" w:rsidP="00910E11">
      <w:pPr>
        <w:pStyle w:val="ListParagraph"/>
      </w:pPr>
    </w:p>
    <w:p w14:paraId="295057CD" w14:textId="77777777" w:rsidR="00BA1FDD" w:rsidRDefault="00BA1FDD" w:rsidP="00910E11">
      <w:pPr>
        <w:pStyle w:val="CommentText"/>
        <w:numPr>
          <w:ilvl w:val="0"/>
          <w:numId w:val="255"/>
        </w:numPr>
      </w:pPr>
      <w:r>
        <w:t>All recorded leave must be supported by correctly filled, signed, and approved leave request forms.</w:t>
      </w:r>
    </w:p>
    <w:p w14:paraId="0DBFBA6E" w14:textId="0A4514F7" w:rsidR="00BA1FDD" w:rsidRDefault="00BA1FDD" w:rsidP="00910E11">
      <w:pPr>
        <w:pStyle w:val="CommentText"/>
        <w:numPr>
          <w:ilvl w:val="0"/>
          <w:numId w:val="255"/>
        </w:numPr>
      </w:pPr>
      <w:r>
        <w:t>The HR department is responsible for ensuring proper documentation and meticulous filing of all leave-related correspondence and paperwork. This meticulous record-keeping is essential for audit trails, internal control, and compliance with labor regulations.</w:t>
      </w:r>
    </w:p>
  </w:comment>
  <w:comment w:id="87" w:author="HP" w:date="2026-02-11T12:10:00Z" w:initials="H">
    <w:p w14:paraId="2AA9E365" w14:textId="77777777" w:rsidR="00BA1FDD" w:rsidRDefault="00BA1FDD" w:rsidP="009F5B33">
      <w:pPr>
        <w:pStyle w:val="CommentText"/>
      </w:pPr>
      <w:r>
        <w:rPr>
          <w:rStyle w:val="CommentReference"/>
        </w:rPr>
        <w:annotationRef/>
      </w:r>
      <w:r w:rsidRPr="00363559">
        <w:t>Effective management of employee leave and attendance is crucial for both employee well-being and organizational operational continuity. This policy outlines the procedures and responsibilities for managing leave and monitoring attendance to ensure fairness, compliance, and efficiency.</w:t>
      </w:r>
    </w:p>
  </w:comment>
  <w:comment w:id="117" w:author="HP" w:date="2026-02-11T12:41:00Z" w:initials="H">
    <w:p w14:paraId="04AFC2E3" w14:textId="67C06B4D" w:rsidR="00BA1FDD" w:rsidRDefault="00BA1FDD">
      <w:pPr>
        <w:pStyle w:val="CommentText"/>
      </w:pPr>
      <w:r>
        <w:rPr>
          <w:rStyle w:val="CommentReference"/>
        </w:rPr>
        <w:annotationRef/>
      </w:r>
      <w:r w:rsidRPr="00B32D24">
        <w:t>RWVCA is committed to providing a safe and healthy working environment for all employees, interns, casual workers, and visitors. In compliance with the Rwanda Law Regulating Labor, the Association prioritizes the prevention of workplace injuries and illnesses through proactive risk management and continuous safety education</w:t>
      </w:r>
    </w:p>
    <w:p w14:paraId="5BE1616B" w14:textId="40E3F3A4" w:rsidR="00BA1FDD" w:rsidRDefault="00BA1FDD">
      <w:pPr>
        <w:pStyle w:val="CommentText"/>
      </w:pPr>
    </w:p>
    <w:p w14:paraId="3C8E742B" w14:textId="77777777" w:rsidR="00BA1FDD" w:rsidRPr="00B32D24" w:rsidRDefault="00BA1FDD" w:rsidP="00B32D24">
      <w:pPr>
        <w:pStyle w:val="CommentText"/>
        <w:rPr>
          <w:b/>
        </w:rPr>
      </w:pPr>
      <w:r w:rsidRPr="00B32D24">
        <w:rPr>
          <w:b/>
        </w:rPr>
        <w:t>1. Employer Responsibilities</w:t>
      </w:r>
    </w:p>
    <w:p w14:paraId="400B76A7" w14:textId="77777777" w:rsidR="00BA1FDD" w:rsidRDefault="00BA1FDD" w:rsidP="00B32D24">
      <w:pPr>
        <w:pStyle w:val="CommentText"/>
      </w:pPr>
      <w:r>
        <w:t xml:space="preserve">RWVCA shall ensure institutional safety by: </w:t>
      </w:r>
    </w:p>
    <w:p w14:paraId="12D3C720" w14:textId="77777777" w:rsidR="00BA1FDD" w:rsidRDefault="00BA1FDD" w:rsidP="00B32D24">
      <w:pPr>
        <w:pStyle w:val="CommentText"/>
        <w:numPr>
          <w:ilvl w:val="0"/>
          <w:numId w:val="258"/>
        </w:numPr>
      </w:pPr>
      <w:r w:rsidRPr="00B32D24">
        <w:rPr>
          <w:b/>
        </w:rPr>
        <w:t>Safe Infrastructure:</w:t>
      </w:r>
      <w:r>
        <w:t xml:space="preserve"> Maintaining office and field premises that are free from recognized hazards.</w:t>
      </w:r>
    </w:p>
    <w:p w14:paraId="618AE406" w14:textId="77777777" w:rsidR="00BA1FDD" w:rsidRDefault="00BA1FDD" w:rsidP="00B32D24">
      <w:pPr>
        <w:pStyle w:val="CommentText"/>
        <w:numPr>
          <w:ilvl w:val="0"/>
          <w:numId w:val="258"/>
        </w:numPr>
      </w:pPr>
      <w:r w:rsidRPr="00B32D24">
        <w:rPr>
          <w:b/>
        </w:rPr>
        <w:t>Protective Equipment:</w:t>
      </w:r>
      <w:r>
        <w:t xml:space="preserve"> Providing necessary Personal Protective Equipment (PPE) at no cost to staff working in high-risk field operations.</w:t>
      </w:r>
    </w:p>
    <w:p w14:paraId="285AAC5F" w14:textId="77777777" w:rsidR="00BA1FDD" w:rsidRDefault="00BA1FDD" w:rsidP="00B32D24">
      <w:pPr>
        <w:pStyle w:val="CommentText"/>
        <w:numPr>
          <w:ilvl w:val="0"/>
          <w:numId w:val="258"/>
        </w:numPr>
      </w:pPr>
      <w:r w:rsidRPr="00B32D24">
        <w:rPr>
          <w:b/>
        </w:rPr>
        <w:t>Welfare Facilities:</w:t>
      </w:r>
      <w:r>
        <w:t xml:space="preserve"> Ensuring access to clean drinking water, adequate sanitation, and first-aid kits at all permanent and temporary sites.</w:t>
      </w:r>
    </w:p>
    <w:p w14:paraId="04069FBE" w14:textId="7663D899" w:rsidR="00BA1FDD" w:rsidRDefault="00BA1FDD" w:rsidP="00B32D24">
      <w:pPr>
        <w:pStyle w:val="CommentText"/>
        <w:numPr>
          <w:ilvl w:val="0"/>
          <w:numId w:val="258"/>
        </w:numPr>
      </w:pPr>
      <w:r w:rsidRPr="00B32D24">
        <w:rPr>
          <w:b/>
        </w:rPr>
        <w:t>Risk Assessment:</w:t>
      </w:r>
      <w:r>
        <w:t xml:space="preserve"> Conducting annual safety audits and specific risk assessments before launching new field initiatives</w:t>
      </w:r>
    </w:p>
    <w:p w14:paraId="6F7961D0" w14:textId="31E57189" w:rsidR="00BA1FDD" w:rsidRPr="00DE4B22" w:rsidRDefault="00BA1FDD" w:rsidP="00DE4B22">
      <w:pPr>
        <w:pStyle w:val="CommentText"/>
        <w:rPr>
          <w:b/>
        </w:rPr>
      </w:pPr>
    </w:p>
    <w:p w14:paraId="1F3C0F79" w14:textId="77777777" w:rsidR="00BA1FDD" w:rsidRPr="00DE4B22" w:rsidRDefault="00BA1FDD" w:rsidP="00DE4B22">
      <w:pPr>
        <w:pStyle w:val="CommentText"/>
        <w:rPr>
          <w:b/>
        </w:rPr>
      </w:pPr>
      <w:r w:rsidRPr="00DE4B22">
        <w:rPr>
          <w:b/>
        </w:rPr>
        <w:t>2. Employee Responsibilities</w:t>
      </w:r>
    </w:p>
    <w:p w14:paraId="5E2A5BB0" w14:textId="6F43583C" w:rsidR="00BA1FDD" w:rsidRDefault="00BA1FDD" w:rsidP="00DE4B22">
      <w:pPr>
        <w:pStyle w:val="CommentText"/>
      </w:pPr>
      <w:r>
        <w:t xml:space="preserve">Safety is a shared responsibility. All staff members are required to: </w:t>
      </w:r>
    </w:p>
    <w:p w14:paraId="059CF39B" w14:textId="77777777" w:rsidR="00BA1FDD" w:rsidRDefault="00BA1FDD" w:rsidP="00DE4B22">
      <w:pPr>
        <w:pStyle w:val="CommentText"/>
      </w:pPr>
    </w:p>
    <w:p w14:paraId="1A0C5AC3" w14:textId="77777777" w:rsidR="00BA1FDD" w:rsidRDefault="00BA1FDD" w:rsidP="00DE4B22">
      <w:pPr>
        <w:pStyle w:val="CommentText"/>
        <w:numPr>
          <w:ilvl w:val="0"/>
          <w:numId w:val="259"/>
        </w:numPr>
      </w:pPr>
      <w:r w:rsidRPr="00DE4B22">
        <w:rPr>
          <w:b/>
        </w:rPr>
        <w:t>Compliance:</w:t>
      </w:r>
      <w:r>
        <w:t xml:space="preserve"> Adhere to all safety protocols and use provided equipment as instructed.</w:t>
      </w:r>
    </w:p>
    <w:p w14:paraId="6702ACED" w14:textId="77777777" w:rsidR="00BA1FDD" w:rsidRDefault="00BA1FDD" w:rsidP="00DE4B22">
      <w:pPr>
        <w:pStyle w:val="CommentText"/>
        <w:numPr>
          <w:ilvl w:val="0"/>
          <w:numId w:val="259"/>
        </w:numPr>
      </w:pPr>
      <w:r w:rsidRPr="00DE4B22">
        <w:rPr>
          <w:b/>
        </w:rPr>
        <w:t>Hazard Reporting:</w:t>
      </w:r>
      <w:r>
        <w:t xml:space="preserve"> Immediately report any unsafe conditions, "near misses," or equipment failures to their supervisor or HR.</w:t>
      </w:r>
    </w:p>
    <w:p w14:paraId="4A41592E" w14:textId="3A6AD5C7" w:rsidR="00BA1FDD" w:rsidRDefault="00BA1FDD" w:rsidP="00DE4B22">
      <w:pPr>
        <w:pStyle w:val="CommentText"/>
        <w:numPr>
          <w:ilvl w:val="0"/>
          <w:numId w:val="260"/>
        </w:numPr>
      </w:pPr>
      <w:r w:rsidRPr="00DE4B22">
        <w:rPr>
          <w:b/>
        </w:rPr>
        <w:t>Training:</w:t>
      </w:r>
      <w:r>
        <w:t xml:space="preserve"> Participate in mandatory safety drills and OHS training sessions.</w:t>
      </w:r>
    </w:p>
    <w:p w14:paraId="2F9800FF" w14:textId="20BB83C0" w:rsidR="00BA1FDD" w:rsidRDefault="00BA1FDD" w:rsidP="00394454">
      <w:pPr>
        <w:pStyle w:val="CommentText"/>
      </w:pPr>
    </w:p>
    <w:p w14:paraId="526DCB08" w14:textId="77777777" w:rsidR="00BA1FDD" w:rsidRPr="00394454" w:rsidRDefault="00BA1FDD" w:rsidP="00394454">
      <w:pPr>
        <w:pStyle w:val="CommentText"/>
        <w:rPr>
          <w:b/>
        </w:rPr>
      </w:pPr>
      <w:r w:rsidRPr="00394454">
        <w:rPr>
          <w:b/>
        </w:rPr>
        <w:t>3. Incident Reporting and Management</w:t>
      </w:r>
    </w:p>
    <w:p w14:paraId="5912D26A" w14:textId="77777777" w:rsidR="00BA1FDD" w:rsidRDefault="00BA1FDD" w:rsidP="00394454">
      <w:pPr>
        <w:pStyle w:val="CommentText"/>
      </w:pPr>
      <w:r>
        <w:t>In the event of a workplace accident or illness:</w:t>
      </w:r>
    </w:p>
    <w:p w14:paraId="421F048C" w14:textId="77777777" w:rsidR="00BA1FDD" w:rsidRDefault="00BA1FDD" w:rsidP="00394454">
      <w:pPr>
        <w:pStyle w:val="CommentText"/>
        <w:numPr>
          <w:ilvl w:val="0"/>
          <w:numId w:val="260"/>
        </w:numPr>
      </w:pPr>
      <w:r w:rsidRPr="00394454">
        <w:rPr>
          <w:b/>
        </w:rPr>
        <w:t>Immediate Action:</w:t>
      </w:r>
      <w:r>
        <w:t xml:space="preserve"> The affected individual or witness must notify HR within 24 hours.</w:t>
      </w:r>
    </w:p>
    <w:p w14:paraId="3AFE591C" w14:textId="77777777" w:rsidR="00BA1FDD" w:rsidRDefault="00BA1FDD" w:rsidP="00394454">
      <w:pPr>
        <w:pStyle w:val="CommentText"/>
        <w:numPr>
          <w:ilvl w:val="0"/>
          <w:numId w:val="260"/>
        </w:numPr>
      </w:pPr>
      <w:r w:rsidRPr="00394454">
        <w:rPr>
          <w:b/>
        </w:rPr>
        <w:t>Documentation:</w:t>
      </w:r>
      <w:r>
        <w:t xml:space="preserve"> An Incident Report Form must be completed, detailing the nature of the event and any immediate corrective actions taken.</w:t>
      </w:r>
    </w:p>
    <w:p w14:paraId="54BA14B8" w14:textId="4AAD5060" w:rsidR="00BA1FDD" w:rsidRDefault="00BA1FDD" w:rsidP="00394454">
      <w:pPr>
        <w:pStyle w:val="CommentText"/>
        <w:numPr>
          <w:ilvl w:val="0"/>
          <w:numId w:val="260"/>
        </w:numPr>
      </w:pPr>
      <w:r w:rsidRPr="00394454">
        <w:rPr>
          <w:b/>
        </w:rPr>
        <w:t>Social Security Compliance:</w:t>
      </w:r>
      <w:r>
        <w:t xml:space="preserve"> RWVCA shall ensure all eligible staff are registered with the Rwanda Social Security Board (RSSB) to facilitate compensation in the event of occupational injuries.</w:t>
      </w:r>
    </w:p>
    <w:p w14:paraId="69A8A953" w14:textId="7C9D72FF" w:rsidR="00BA1FDD" w:rsidRDefault="00BA1FDD" w:rsidP="00B32D24">
      <w:pPr>
        <w:pStyle w:val="CommentText"/>
      </w:pPr>
    </w:p>
  </w:comment>
  <w:comment w:id="141" w:author="HP" w:date="2026-02-11T12:58:00Z" w:initials="H">
    <w:p w14:paraId="143E9877" w14:textId="46B213C9" w:rsidR="00BA1FDD" w:rsidRDefault="00BA1FDD">
      <w:pPr>
        <w:pStyle w:val="CommentText"/>
      </w:pPr>
      <w:r>
        <w:rPr>
          <w:rStyle w:val="CommentReference"/>
        </w:rPr>
        <w:annotationRef/>
      </w:r>
      <w:r w:rsidRPr="00B014A3">
        <w:t>In accordance with Article 42 of the Rwanda Labor Law, disciplinary sanctions at RWVCA are determined based on the severity of the misconduct and follow a progressive hierarchy to ensure fairness</w:t>
      </w:r>
    </w:p>
    <w:p w14:paraId="38ADEDCC" w14:textId="4059672C" w:rsidR="00BA1FDD" w:rsidRDefault="00BA1FDD">
      <w:pPr>
        <w:pStyle w:val="CommentText"/>
      </w:pPr>
    </w:p>
    <w:p w14:paraId="40D7D435" w14:textId="7E73916F" w:rsidR="00BA1FDD" w:rsidRPr="00B014A3" w:rsidRDefault="00BA1FDD" w:rsidP="00B014A3">
      <w:pPr>
        <w:pStyle w:val="CommentText"/>
      </w:pPr>
      <w:r w:rsidRPr="00B014A3">
        <w:t>Under Rwandan Law, the following four sanctions are recognized and must be applied based on the weight of the fault:</w:t>
      </w:r>
    </w:p>
    <w:p w14:paraId="480FA013" w14:textId="67681CA5" w:rsidR="00BA1FDD" w:rsidRDefault="00BA1FDD">
      <w:pPr>
        <w:pStyle w:val="CommentText"/>
      </w:pPr>
    </w:p>
    <w:p w14:paraId="692BD076" w14:textId="06AD6120" w:rsidR="00BA1FDD" w:rsidRDefault="00BA1FDD" w:rsidP="004D5ABD">
      <w:pPr>
        <w:pStyle w:val="CommentText"/>
        <w:numPr>
          <w:ilvl w:val="0"/>
          <w:numId w:val="261"/>
        </w:numPr>
      </w:pPr>
      <w:r w:rsidRPr="004D5ABD">
        <w:rPr>
          <w:b/>
        </w:rPr>
        <w:t>Oral Warning:</w:t>
      </w:r>
      <w:r>
        <w:t xml:space="preserve"> For minor first-time offenses.</w:t>
      </w:r>
    </w:p>
    <w:p w14:paraId="50E9376D" w14:textId="311FB50E" w:rsidR="00BA1FDD" w:rsidRDefault="00BA1FDD" w:rsidP="004D5ABD">
      <w:pPr>
        <w:pStyle w:val="CommentText"/>
        <w:numPr>
          <w:ilvl w:val="0"/>
          <w:numId w:val="261"/>
        </w:numPr>
      </w:pPr>
      <w:r w:rsidRPr="004D5ABD">
        <w:rPr>
          <w:b/>
        </w:rPr>
        <w:t>Written Warning:</w:t>
      </w:r>
      <w:r>
        <w:t xml:space="preserve"> For repeated minor offenses or more serious first-time misconduct.</w:t>
      </w:r>
    </w:p>
    <w:p w14:paraId="1E003468" w14:textId="3B2F981A" w:rsidR="00BA1FDD" w:rsidRDefault="00BA1FDD" w:rsidP="004D5ABD">
      <w:pPr>
        <w:pStyle w:val="CommentText"/>
        <w:numPr>
          <w:ilvl w:val="0"/>
          <w:numId w:val="261"/>
        </w:numPr>
      </w:pPr>
      <w:r w:rsidRPr="004D5ABD">
        <w:rPr>
          <w:b/>
        </w:rPr>
        <w:t>Temporary Suspension:</w:t>
      </w:r>
      <w:r>
        <w:t xml:space="preserve"> Not exceeding eight (8) working days without pay.</w:t>
      </w:r>
    </w:p>
    <w:p w14:paraId="0993509C" w14:textId="3BD0C969" w:rsidR="00BA1FDD" w:rsidRDefault="00BA1FDD" w:rsidP="003415ED">
      <w:pPr>
        <w:pStyle w:val="CommentText"/>
        <w:numPr>
          <w:ilvl w:val="0"/>
          <w:numId w:val="261"/>
        </w:numPr>
      </w:pPr>
      <w:r w:rsidRPr="004D5ABD">
        <w:rPr>
          <w:b/>
        </w:rPr>
        <w:t>Dismissal:</w:t>
      </w:r>
      <w:r>
        <w:t xml:space="preserve"> Termination of the employment contract for grave or repeated misconduct.</w:t>
      </w:r>
    </w:p>
    <w:p w14:paraId="53CB9596" w14:textId="0B1B08D7" w:rsidR="00BA1FDD" w:rsidRDefault="00BA1FDD" w:rsidP="003415ED">
      <w:pPr>
        <w:pStyle w:val="CommentText"/>
        <w:rPr>
          <w:b/>
        </w:rPr>
      </w:pPr>
    </w:p>
    <w:p w14:paraId="6B9C468B" w14:textId="77777777" w:rsidR="00BA1FDD" w:rsidRPr="003415ED" w:rsidRDefault="00BA1FDD" w:rsidP="003415ED">
      <w:pPr>
        <w:pStyle w:val="CommentText"/>
        <w:rPr>
          <w:b/>
        </w:rPr>
      </w:pPr>
      <w:r w:rsidRPr="003415ED">
        <w:t>Furthermore, an employee can be terminated without notice if they commit any of the following</w:t>
      </w:r>
      <w:r w:rsidRPr="003415ED">
        <w:rPr>
          <w:b/>
        </w:rPr>
        <w:t xml:space="preserve"> "Gross Misconduct" acts:</w:t>
      </w:r>
    </w:p>
    <w:p w14:paraId="654B410C" w14:textId="77777777" w:rsidR="00BA1FDD" w:rsidRPr="003415ED" w:rsidRDefault="00BA1FDD" w:rsidP="003415ED">
      <w:pPr>
        <w:pStyle w:val="CommentText"/>
        <w:numPr>
          <w:ilvl w:val="0"/>
          <w:numId w:val="263"/>
        </w:numPr>
      </w:pPr>
      <w:r w:rsidRPr="003415ED">
        <w:t>Theft, fraud, or embezzlement.</w:t>
      </w:r>
    </w:p>
    <w:p w14:paraId="130B619F" w14:textId="77777777" w:rsidR="00BA1FDD" w:rsidRPr="003415ED" w:rsidRDefault="00BA1FDD" w:rsidP="003415ED">
      <w:pPr>
        <w:pStyle w:val="CommentText"/>
        <w:numPr>
          <w:ilvl w:val="0"/>
          <w:numId w:val="263"/>
        </w:numPr>
      </w:pPr>
      <w:r w:rsidRPr="003415ED">
        <w:t>Fighting at the workplace or physical violence.</w:t>
      </w:r>
    </w:p>
    <w:p w14:paraId="36ACD8B2" w14:textId="77777777" w:rsidR="00BA1FDD" w:rsidRPr="003415ED" w:rsidRDefault="00BA1FDD" w:rsidP="003415ED">
      <w:pPr>
        <w:pStyle w:val="CommentText"/>
        <w:numPr>
          <w:ilvl w:val="0"/>
          <w:numId w:val="263"/>
        </w:numPr>
      </w:pPr>
      <w:r w:rsidRPr="003415ED">
        <w:t>Being under the influence of alcohol or drugs while on duty.</w:t>
      </w:r>
    </w:p>
    <w:p w14:paraId="2001E687" w14:textId="77777777" w:rsidR="00BA1FDD" w:rsidRPr="003415ED" w:rsidRDefault="00BA1FDD" w:rsidP="003415ED">
      <w:pPr>
        <w:pStyle w:val="CommentText"/>
        <w:numPr>
          <w:ilvl w:val="0"/>
          <w:numId w:val="263"/>
        </w:numPr>
      </w:pPr>
      <w:r w:rsidRPr="003415ED">
        <w:t>Sexual harassment, discrimination, or gender-based violence.</w:t>
      </w:r>
    </w:p>
    <w:p w14:paraId="03F595EC" w14:textId="77777777" w:rsidR="00BA1FDD" w:rsidRPr="003415ED" w:rsidRDefault="00BA1FDD" w:rsidP="003415ED">
      <w:pPr>
        <w:pStyle w:val="CommentText"/>
        <w:numPr>
          <w:ilvl w:val="0"/>
          <w:numId w:val="263"/>
        </w:numPr>
      </w:pPr>
      <w:r w:rsidRPr="003415ED">
        <w:t>Falsification of documents (crucial for MRO tax collection roles).</w:t>
      </w:r>
    </w:p>
    <w:p w14:paraId="7F854025" w14:textId="77777777" w:rsidR="00BA1FDD" w:rsidRPr="003415ED" w:rsidRDefault="00BA1FDD" w:rsidP="003415ED">
      <w:pPr>
        <w:pStyle w:val="CommentText"/>
        <w:numPr>
          <w:ilvl w:val="0"/>
          <w:numId w:val="263"/>
        </w:numPr>
      </w:pPr>
      <w:r w:rsidRPr="003415ED">
        <w:t>Soliciting or receiving corruption</w:t>
      </w:r>
    </w:p>
    <w:p w14:paraId="272ED77B" w14:textId="35FABB3C" w:rsidR="00BA1FDD" w:rsidRPr="003415ED" w:rsidRDefault="00BA1FDD" w:rsidP="003415ED">
      <w:pPr>
        <w:pStyle w:val="CommentText"/>
        <w:numPr>
          <w:ilvl w:val="0"/>
          <w:numId w:val="263"/>
        </w:numPr>
        <w:rPr>
          <w:b/>
        </w:rPr>
      </w:pPr>
      <w:r w:rsidRPr="003415ED">
        <w:t>Intentional destruction of work equipment or behavior endangering others' safety</w:t>
      </w:r>
    </w:p>
    <w:p w14:paraId="3A94DC96" w14:textId="08B11C78" w:rsidR="00BA1FDD" w:rsidRDefault="00BA1FDD">
      <w:pPr>
        <w:pStyle w:val="CommentText"/>
      </w:pPr>
    </w:p>
    <w:p w14:paraId="0D9DEE68" w14:textId="1A646233" w:rsidR="00BA1FDD" w:rsidRDefault="00BA1FDD">
      <w:pPr>
        <w:pStyle w:val="CommentText"/>
      </w:pPr>
      <w:r>
        <w:t>A</w:t>
      </w:r>
      <w:r w:rsidRPr="00017F66">
        <w:t>t the event of Gross Misconduct, RWVCA must notify the employee in writing within 48 hours of obtaining evidence of the gross misconduct. Failure to respect this 48-hour window can lead to claims of unfair dismissal</w:t>
      </w:r>
    </w:p>
    <w:p w14:paraId="1527EBEA" w14:textId="01850814" w:rsidR="00BA1FDD" w:rsidRDefault="00BA1FDD">
      <w:pPr>
        <w:pStyle w:val="CommentText"/>
      </w:pPr>
    </w:p>
    <w:p w14:paraId="67939E56" w14:textId="239061B2" w:rsidR="00BA1FDD" w:rsidRDefault="00BA1FDD">
      <w:pPr>
        <w:pStyle w:val="CommentText"/>
      </w:pPr>
      <w:r w:rsidRPr="00FB3292">
        <w:t>Every disciplinary step (from reprimand to dismissal) must be documented in writing and placed in the employee's personnel file</w:t>
      </w:r>
    </w:p>
    <w:p w14:paraId="5FBA8BBE" w14:textId="28249353" w:rsidR="00BA1FDD" w:rsidRDefault="00BA1FDD">
      <w:pPr>
        <w:pStyle w:val="CommentText"/>
      </w:pPr>
    </w:p>
    <w:p w14:paraId="1E34AD3F" w14:textId="4BBE6C3F" w:rsidR="00BA1FDD" w:rsidRDefault="00BA1FDD">
      <w:pPr>
        <w:pStyle w:val="CommentText"/>
      </w:pPr>
    </w:p>
    <w:p w14:paraId="634B7903" w14:textId="77777777" w:rsidR="00BA1FDD" w:rsidRDefault="00BA1FDD">
      <w:pPr>
        <w:pStyle w:val="CommentText"/>
      </w:pPr>
    </w:p>
  </w:comment>
  <w:comment w:id="147" w:author="HP" w:date="2026-02-11T13:57:00Z" w:initials="H">
    <w:p w14:paraId="40635984" w14:textId="77777777" w:rsidR="00BA1FDD" w:rsidRPr="008441C7" w:rsidRDefault="00BA1FDD" w:rsidP="008441C7">
      <w:pPr>
        <w:pStyle w:val="CommentText"/>
        <w:rPr>
          <w:b/>
        </w:rPr>
      </w:pPr>
      <w:r>
        <w:rPr>
          <w:rStyle w:val="CommentReference"/>
        </w:rPr>
        <w:annotationRef/>
      </w:r>
      <w:r w:rsidRPr="008441C7">
        <w:rPr>
          <w:b/>
        </w:rPr>
        <w:t>1. Resignation and Notice Periods</w:t>
      </w:r>
    </w:p>
    <w:p w14:paraId="3E6DF2F9" w14:textId="61C345F0" w:rsidR="00BA1FDD" w:rsidRDefault="00BA1FDD" w:rsidP="008441C7">
      <w:pPr>
        <w:pStyle w:val="CommentText"/>
      </w:pPr>
      <w:r>
        <w:t xml:space="preserve">Employees wishing to resign must provide a formal written notice to their supervisor and the HR Department. In accordance with Article 24 of the Labor Law, the following minimum notice periods apply: </w:t>
      </w:r>
    </w:p>
    <w:p w14:paraId="1B5EFBBB" w14:textId="77777777" w:rsidR="00BA1FDD" w:rsidRDefault="00BA1FDD" w:rsidP="008441C7">
      <w:pPr>
        <w:pStyle w:val="CommentText"/>
      </w:pPr>
    </w:p>
    <w:p w14:paraId="1B0F0204" w14:textId="77777777" w:rsidR="00BA1FDD" w:rsidRDefault="00BA1FDD" w:rsidP="008441C7">
      <w:pPr>
        <w:pStyle w:val="CommentText"/>
      </w:pPr>
      <w:r w:rsidRPr="008441C7">
        <w:rPr>
          <w:b/>
        </w:rPr>
        <w:t>15 Days:</w:t>
      </w:r>
      <w:r>
        <w:t xml:space="preserve"> For employees with less than one (1) year of service.</w:t>
      </w:r>
    </w:p>
    <w:p w14:paraId="29CD18D7" w14:textId="77777777" w:rsidR="00BA1FDD" w:rsidRDefault="00BA1FDD" w:rsidP="008441C7">
      <w:pPr>
        <w:pStyle w:val="CommentText"/>
      </w:pPr>
      <w:r w:rsidRPr="008441C7">
        <w:rPr>
          <w:b/>
        </w:rPr>
        <w:t>30 Days:</w:t>
      </w:r>
      <w:r>
        <w:t xml:space="preserve"> For employees with one (1) year or more of service.</w:t>
      </w:r>
    </w:p>
    <w:p w14:paraId="3C3EAB39" w14:textId="77777777" w:rsidR="00BA1FDD" w:rsidRDefault="00BA1FDD" w:rsidP="008441C7">
      <w:pPr>
        <w:pStyle w:val="CommentText"/>
      </w:pPr>
      <w:r w:rsidRPr="008441C7">
        <w:rPr>
          <w:b/>
        </w:rPr>
        <w:t>During Probation:</w:t>
      </w:r>
      <w:r>
        <w:t xml:space="preserve"> No notice is required by either party unless otherwise stated in the contract. </w:t>
      </w:r>
    </w:p>
    <w:p w14:paraId="2809D3B4" w14:textId="77777777" w:rsidR="00BA1FDD" w:rsidRDefault="00BA1FDD" w:rsidP="008441C7">
      <w:pPr>
        <w:pStyle w:val="CommentText"/>
      </w:pPr>
    </w:p>
    <w:p w14:paraId="697AF0B9" w14:textId="6F8F635F" w:rsidR="00BA1FDD" w:rsidRDefault="00BA1FDD" w:rsidP="008441C7">
      <w:pPr>
        <w:pStyle w:val="CommentText"/>
      </w:pPr>
      <w:r>
        <w:t>Note: During the notice period, the employee is entitled to one (1) day off per week to search for new employment</w:t>
      </w:r>
    </w:p>
    <w:p w14:paraId="6AE43117" w14:textId="0E39BDAA" w:rsidR="00BA1FDD" w:rsidRDefault="00BA1FDD" w:rsidP="008441C7">
      <w:pPr>
        <w:pStyle w:val="CommentText"/>
      </w:pPr>
    </w:p>
    <w:p w14:paraId="56CB93E3" w14:textId="14F95B63" w:rsidR="00BA1FDD" w:rsidRDefault="00BA1FDD" w:rsidP="00E24EE8">
      <w:pPr>
        <w:pStyle w:val="CommentText"/>
      </w:pPr>
      <w:r w:rsidRPr="00E24EE8">
        <w:rPr>
          <w:b/>
        </w:rPr>
        <w:t>2. Exit Clearance Process</w:t>
      </w:r>
      <w:r>
        <w:t xml:space="preserve"> </w:t>
      </w:r>
    </w:p>
    <w:p w14:paraId="582DE046" w14:textId="3FD6632D" w:rsidR="00BA1FDD" w:rsidRDefault="00BA1FDD" w:rsidP="00E24EE8">
      <w:pPr>
        <w:pStyle w:val="CommentText"/>
      </w:pPr>
      <w:r>
        <w:t xml:space="preserve">Before the last working day, the employer must ensure that all RWVCA property is returned and the Handover Report detailing pending tasks must be submitted by Employee left. </w:t>
      </w:r>
    </w:p>
    <w:p w14:paraId="1EA78479" w14:textId="25B34BE0" w:rsidR="00BA1FDD" w:rsidRDefault="00BA1FDD" w:rsidP="00E24EE8">
      <w:pPr>
        <w:pStyle w:val="CommentText"/>
      </w:pPr>
    </w:p>
    <w:p w14:paraId="2BA567DA" w14:textId="7F7972F6" w:rsidR="00BA1FDD" w:rsidRDefault="00BA1FDD" w:rsidP="00E24EE8">
      <w:pPr>
        <w:pStyle w:val="CommentText"/>
      </w:pPr>
      <w:r w:rsidRPr="00E24EE8">
        <w:t>RWVCA shall process the "Full and Final Settlement" within seven (7) working days of the last day of</w:t>
      </w:r>
      <w:r>
        <w:t xml:space="preserve"> service. This payment includes </w:t>
      </w:r>
      <w:r w:rsidRPr="00D0621D">
        <w:t>days worked up to the exit date and any accrued but unused annual leave</w:t>
      </w:r>
      <w:r>
        <w:t>.</w:t>
      </w:r>
    </w:p>
    <w:p w14:paraId="1FBB2B34" w14:textId="1D38568E" w:rsidR="00BA1FDD" w:rsidRDefault="00BA1FDD" w:rsidP="00E24EE8">
      <w:pPr>
        <w:pStyle w:val="CommentText"/>
      </w:pPr>
    </w:p>
    <w:p w14:paraId="351B2E3D" w14:textId="77777777" w:rsidR="00BA1FDD" w:rsidRDefault="00BA1FDD" w:rsidP="00D0621D">
      <w:pPr>
        <w:pStyle w:val="CommentText"/>
      </w:pPr>
      <w:r>
        <w:t xml:space="preserve">RWVCA must issue a Certificate of Service within 15 days of the employee’s written request. This document must strictly mention the date of entry and date of leaving and the nature of the job or positions held. </w:t>
      </w:r>
    </w:p>
    <w:p w14:paraId="3843B7B4" w14:textId="77777777" w:rsidR="00BA1FDD" w:rsidRDefault="00BA1FDD" w:rsidP="00D0621D">
      <w:pPr>
        <w:pStyle w:val="CommentText"/>
      </w:pPr>
    </w:p>
    <w:p w14:paraId="155D353E" w14:textId="0A45F138" w:rsidR="00BA1FDD" w:rsidRDefault="00BA1FDD" w:rsidP="00D0621D">
      <w:pPr>
        <w:pStyle w:val="CommentText"/>
      </w:pPr>
      <w:r>
        <w:t>HR shall conduct an Exit Interview for all voluntary resignations to capture data on Reasons for leaving, perception of RWVCA management and field operations, and suggestions for improving the Wood Value Chain's institutional capacity</w:t>
      </w:r>
    </w:p>
    <w:p w14:paraId="00B86855" w14:textId="329FAF72" w:rsidR="00BA1FDD" w:rsidRDefault="00BA1FDD" w:rsidP="00E24EE8">
      <w:pPr>
        <w:pStyle w:val="CommentText"/>
      </w:pPr>
    </w:p>
  </w:comment>
  <w:comment w:id="149" w:author="HP" w:date="2026-02-10T12:56:00Z" w:initials="H">
    <w:p w14:paraId="35C7257E" w14:textId="47745A4C" w:rsidR="00BA1FDD" w:rsidRDefault="00BA1FDD">
      <w:pPr>
        <w:pStyle w:val="CommentText"/>
      </w:pPr>
      <w:r>
        <w:rPr>
          <w:rStyle w:val="CommentReference"/>
        </w:rPr>
        <w:annotationRef/>
      </w:r>
      <w:r>
        <w:t>The table must be updated by considering the inputs provided above, t</w:t>
      </w:r>
      <w:r w:rsidRPr="00E9748C">
        <w:t>o align with RWVCA's operational realities and improve transparency and compliance</w:t>
      </w:r>
      <w:r>
        <w:t>.</w:t>
      </w:r>
    </w:p>
  </w:comment>
  <w:comment w:id="150" w:author="HP" w:date="2026-02-11T14:31:00Z" w:initials="H">
    <w:p w14:paraId="6B9D67CA" w14:textId="10A3959D" w:rsidR="00BA1FDD" w:rsidRDefault="00BA1FDD">
      <w:pPr>
        <w:pStyle w:val="CommentText"/>
      </w:pPr>
      <w:r>
        <w:rPr>
          <w:rStyle w:val="CommentReference"/>
        </w:rPr>
        <w:annotationRef/>
      </w:r>
    </w:p>
  </w:comment>
  <w:comment w:id="151" w:author="HP" w:date="2026-02-10T11:50:00Z" w:initials="H">
    <w:p w14:paraId="1AA8E5A0" w14:textId="539509FD" w:rsidR="00BA1FDD" w:rsidRDefault="00BA1FDD">
      <w:pPr>
        <w:pStyle w:val="CommentText"/>
      </w:pPr>
      <w:r>
        <w:rPr>
          <w:rStyle w:val="CommentReference"/>
        </w:rPr>
        <w:annotationRef/>
      </w:r>
      <w:r>
        <w:t>I think here Executive Director should approve the recruitment plan!</w:t>
      </w:r>
    </w:p>
  </w:comment>
  <w:comment w:id="152" w:author="HP" w:date="2026-02-10T11:51:00Z" w:initials="H">
    <w:p w14:paraId="22A8DB8C" w14:textId="42FB4295" w:rsidR="00BA1FDD" w:rsidRDefault="00BA1FDD">
      <w:pPr>
        <w:pStyle w:val="CommentText"/>
      </w:pPr>
      <w:r>
        <w:rPr>
          <w:rStyle w:val="CommentReference"/>
        </w:rPr>
        <w:annotationRef/>
      </w:r>
    </w:p>
  </w:comment>
  <w:comment w:id="153" w:author="HP" w:date="2026-02-10T11:52:00Z" w:initials="H">
    <w:p w14:paraId="2CDE3535" w14:textId="3B6D944E" w:rsidR="00BA1FDD" w:rsidRDefault="00BA1FDD">
      <w:pPr>
        <w:pStyle w:val="CommentText"/>
      </w:pPr>
      <w:r>
        <w:rPr>
          <w:rStyle w:val="CommentReference"/>
        </w:rPr>
        <w:annotationRef/>
      </w:r>
      <w:r>
        <w:t xml:space="preserve">Practically, that role should be executed by ED ad they supposed already to validate and approve all quarterly planned activities </w:t>
      </w:r>
    </w:p>
  </w:comment>
  <w:comment w:id="185" w:author="HP" w:date="2026-02-11T14:55:00Z" w:initials="H">
    <w:p w14:paraId="7EF0B1A9" w14:textId="0C24BCAD" w:rsidR="00BA1FDD" w:rsidRDefault="00BA1FDD">
      <w:pPr>
        <w:pStyle w:val="CommentText"/>
      </w:pPr>
      <w:r>
        <w:rPr>
          <w:rStyle w:val="CommentReference"/>
        </w:rPr>
        <w:annotationRef/>
      </w:r>
      <w:r w:rsidRPr="00AF1E4B">
        <w:t>Contract Award and Management: The contract is awarded to the supplier who meets the criteria and provides the best overall value, ensuring the selection process is transparent and based on merit. The contract is finalized once all parties agree on the terms and conditions, including clear start and end dates, specified deliverables, payment schedules, and performance metrics. All contracts shall be formally documented and signed by authorized personnel.</w:t>
      </w:r>
    </w:p>
  </w:comment>
  <w:comment w:id="186" w:author="HP" w:date="2026-02-11T14:49:00Z" w:initials="H">
    <w:p w14:paraId="63526F37" w14:textId="730056A5" w:rsidR="00BA1FDD" w:rsidRDefault="00BA1FDD">
      <w:pPr>
        <w:pStyle w:val="CommentText"/>
      </w:pPr>
      <w:r>
        <w:rPr>
          <w:rStyle w:val="CommentReference"/>
        </w:rPr>
        <w:annotationRef/>
      </w:r>
      <w:r>
        <w:t xml:space="preserve">3. </w:t>
      </w:r>
      <w:r w:rsidRPr="00DF355D">
        <w:t>Bid Evaluation and Contract Management: Bids are evaluated, and the contract is awarded based on the criteria set for the specific procurement. Similar to open tendering, all contracts resulting from restricted tendering will include definite durations, clear performance indicators, and mechanisms for regular review and enforcement of terms and conditions.</w:t>
      </w:r>
    </w:p>
  </w:comment>
  <w:comment w:id="203" w:author="HP" w:date="2026-02-11T14:56:00Z" w:initials="H">
    <w:p w14:paraId="5680B1DD" w14:textId="70C7CDBE" w:rsidR="00BA1FDD" w:rsidRDefault="00BA1FDD">
      <w:pPr>
        <w:pStyle w:val="CommentText"/>
      </w:pPr>
      <w:r>
        <w:rPr>
          <w:rStyle w:val="CommentReference"/>
        </w:rPr>
        <w:annotationRef/>
      </w:r>
    </w:p>
  </w:comment>
  <w:comment w:id="205" w:author="HP" w:date="2026-02-11T14:59:00Z" w:initials="H">
    <w:p w14:paraId="3CB5B373" w14:textId="77777777" w:rsidR="00BA1FDD" w:rsidRDefault="00BA1FDD">
      <w:pPr>
        <w:pStyle w:val="CommentText"/>
      </w:pPr>
      <w:r>
        <w:rPr>
          <w:rStyle w:val="CommentReference"/>
        </w:rPr>
        <w:annotationRef/>
      </w:r>
      <w:r>
        <w:t xml:space="preserve">Please add the following were advised by internal audit: </w:t>
      </w:r>
    </w:p>
    <w:p w14:paraId="265C399B" w14:textId="77777777" w:rsidR="00BA1FDD" w:rsidRDefault="00BA1FDD">
      <w:pPr>
        <w:pStyle w:val="CommentText"/>
      </w:pPr>
    </w:p>
    <w:p w14:paraId="1560EA4F" w14:textId="77777777" w:rsidR="00BA1FDD" w:rsidRDefault="00BA1FDD" w:rsidP="00AF1E4B">
      <w:pPr>
        <w:pStyle w:val="CommentText"/>
      </w:pPr>
      <w:r>
        <w:t>The following provisions are critical for Framework Contracts:</w:t>
      </w:r>
    </w:p>
    <w:p w14:paraId="42099338" w14:textId="77777777" w:rsidR="00BA1FDD" w:rsidRDefault="00BA1FDD" w:rsidP="00AF1E4B">
      <w:pPr>
        <w:pStyle w:val="CommentText"/>
      </w:pPr>
    </w:p>
    <w:p w14:paraId="04619FDE" w14:textId="77777777" w:rsidR="00BA1FDD" w:rsidRDefault="00BA1FDD" w:rsidP="00AF1E4B">
      <w:pPr>
        <w:pStyle w:val="CommentText"/>
      </w:pPr>
      <w:r>
        <w:t>Defined Duration: All framework contracts must include clear, defined start and end dates, avoiding indefinite terms.</w:t>
      </w:r>
    </w:p>
    <w:p w14:paraId="303EB6EE" w14:textId="77777777" w:rsidR="00BA1FDD" w:rsidRDefault="00BA1FDD" w:rsidP="00AF1E4B">
      <w:pPr>
        <w:pStyle w:val="CommentText"/>
      </w:pPr>
      <w:r>
        <w:t>Performance Evaluation Criteria: The framework contract must stipulate clear performance evaluation criteria and schedules to assess the supplier's adherence to quality, delivery, and service level agreements.</w:t>
      </w:r>
    </w:p>
    <w:p w14:paraId="70FC9389" w14:textId="77777777" w:rsidR="00BA1FDD" w:rsidRDefault="00BA1FDD" w:rsidP="00AF1E4B">
      <w:pPr>
        <w:pStyle w:val="CommentText"/>
      </w:pPr>
      <w:r>
        <w:t>Regular Reviews: The Procurement Department shall conduct regular reviews (e.g., quarterly, annually) of supplier performance under framework contracts, utilizing the pre-defined criteria.</w:t>
      </w:r>
    </w:p>
    <w:p w14:paraId="24B4EF20" w14:textId="77777777" w:rsidR="00BA1FDD" w:rsidRDefault="00BA1FDD" w:rsidP="00AF1E4B">
      <w:pPr>
        <w:pStyle w:val="CommentText"/>
      </w:pPr>
      <w:r>
        <w:t>Enforcement Mechanisms: The contract will include explicit clauses detailing consequences for non-performance or breach of terms, ensuring effective enforcement of the agreement.</w:t>
      </w:r>
    </w:p>
    <w:p w14:paraId="71A38E8B" w14:textId="4C4657F2" w:rsidR="00BA1FDD" w:rsidRDefault="00BA1FDD" w:rsidP="00AF1E4B">
      <w:pPr>
        <w:pStyle w:val="CommentText"/>
      </w:pPr>
      <w:r>
        <w:t>Formal Documentation: All framework contracts, including their terms, conditions, and any amendments, must be formally documented, signed, and securely retained.</w:t>
      </w:r>
    </w:p>
  </w:comment>
  <w:comment w:id="208" w:author="HP" w:date="2026-02-11T15:09:00Z" w:initials="H">
    <w:p w14:paraId="0984CC1E" w14:textId="3B993F16" w:rsidR="00BA1FDD" w:rsidRDefault="00BA1FDD">
      <w:pPr>
        <w:pStyle w:val="CommentText"/>
      </w:pPr>
      <w:r>
        <w:rPr>
          <w:rStyle w:val="CommentReference"/>
        </w:rPr>
        <w:annotationRef/>
      </w:r>
      <w:r>
        <w:t>----------</w:t>
      </w:r>
      <w:r w:rsidRPr="00A127E2">
        <w:t xml:space="preserve"> timelines, and clear, defined contract terms, including explicit start and end dates for all services or deliverables.</w:t>
      </w:r>
    </w:p>
  </w:comment>
  <w:comment w:id="209" w:author="HP" w:date="2026-02-11T15:11:00Z" w:initials="H">
    <w:p w14:paraId="0E35CFAD" w14:textId="1C3AD995" w:rsidR="00BA1FDD" w:rsidRDefault="00BA1FDD">
      <w:pPr>
        <w:pStyle w:val="CommentText"/>
      </w:pPr>
      <w:r>
        <w:rPr>
          <w:rStyle w:val="CommentReference"/>
        </w:rPr>
        <w:annotationRef/>
      </w:r>
      <w:r>
        <w:t>-------</w:t>
      </w:r>
      <w:r w:rsidRPr="00476699">
        <w:t xml:space="preserve"> </w:t>
      </w:r>
      <w:r>
        <w:t xml:space="preserve">bid process </w:t>
      </w:r>
      <w:r w:rsidRPr="00476699">
        <w:t>including explicit start and end dates, detailed service level agreements, and clear performance indicators</w:t>
      </w:r>
      <w:r>
        <w:t>.</w:t>
      </w:r>
    </w:p>
  </w:comment>
  <w:comment w:id="211" w:author="HP" w:date="2026-02-11T15:14:00Z" w:initials="H">
    <w:p w14:paraId="5E2F00B9" w14:textId="1602101A" w:rsidR="00BA1FDD" w:rsidRDefault="00BA1FDD">
      <w:pPr>
        <w:pStyle w:val="CommentText"/>
      </w:pPr>
      <w:r>
        <w:rPr>
          <w:rStyle w:val="CommentReference"/>
        </w:rPr>
        <w:annotationRef/>
      </w:r>
      <w:r w:rsidRPr="00476699">
        <w:t>and compliance with all relevant laws and regulations.</w:t>
      </w:r>
    </w:p>
  </w:comment>
  <w:comment w:id="213" w:author="HP" w:date="2026-02-11T15:16:00Z" w:initials="H">
    <w:p w14:paraId="451A31D5" w14:textId="4C4281A3" w:rsidR="00BA1FDD" w:rsidRDefault="00BA1FDD">
      <w:pPr>
        <w:pStyle w:val="CommentText"/>
      </w:pPr>
      <w:r>
        <w:rPr>
          <w:rStyle w:val="CommentReference"/>
        </w:rPr>
        <w:annotationRef/>
      </w:r>
      <w:r>
        <w:t>……</w:t>
      </w:r>
      <w:r w:rsidRPr="009438EA">
        <w:t xml:space="preserve"> </w:t>
      </w:r>
      <w:r>
        <w:t xml:space="preserve">performance </w:t>
      </w:r>
      <w:r w:rsidRPr="009438EA">
        <w:t>against the agreed-upon contract terms, specifically focusing on adherence to defined performance indicators and service level agreements</w:t>
      </w:r>
      <w:r>
        <w:t xml:space="preserve">. </w:t>
      </w:r>
    </w:p>
  </w:comment>
  <w:comment w:id="216" w:author="HP" w:date="2026-02-11T15:17:00Z" w:initials="H">
    <w:p w14:paraId="73F9F311" w14:textId="2FE8A6EF" w:rsidR="00BA1FDD" w:rsidRDefault="00BA1FDD">
      <w:pPr>
        <w:pStyle w:val="CommentText"/>
      </w:pPr>
      <w:r>
        <w:rPr>
          <w:rStyle w:val="CommentReference"/>
        </w:rPr>
        <w:annotationRef/>
      </w:r>
      <w:r>
        <w:t xml:space="preserve">Documented </w:t>
      </w:r>
    </w:p>
  </w:comment>
  <w:comment w:id="217" w:author="HP" w:date="2026-02-11T15:17:00Z" w:initials="H">
    <w:p w14:paraId="6C05835B" w14:textId="2522C7BE" w:rsidR="00BA1FDD" w:rsidRDefault="00BA1FDD">
      <w:pPr>
        <w:pStyle w:val="CommentText"/>
      </w:pPr>
      <w:r>
        <w:rPr>
          <w:rStyle w:val="CommentReference"/>
        </w:rPr>
        <w:annotationRef/>
      </w:r>
      <w:r>
        <w:t>Executive Director</w:t>
      </w:r>
    </w:p>
  </w:comment>
  <w:comment w:id="218" w:author="HP" w:date="2026-02-11T15:18:00Z" w:initials="H">
    <w:p w14:paraId="5B8A7391" w14:textId="0C3F9CA0" w:rsidR="00BA1FDD" w:rsidRDefault="00BA1FDD">
      <w:pPr>
        <w:pStyle w:val="CommentText"/>
      </w:pPr>
      <w:r>
        <w:rPr>
          <w:rStyle w:val="CommentReference"/>
        </w:rPr>
        <w:annotationRef/>
      </w:r>
      <w:r>
        <w:t>…</w:t>
      </w:r>
      <w:proofErr w:type="gramStart"/>
      <w:r>
        <w:t>…..</w:t>
      </w:r>
      <w:proofErr w:type="gramEnd"/>
      <w:r>
        <w:t xml:space="preserve">Contract execution, </w:t>
      </w:r>
      <w:r w:rsidRPr="00F341BF">
        <w:t>highlight any deviations, and form the basis for future supplier evaluations. This addresses the lack of systematic performance evaluations.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8D0FEA2" w15:done="0"/>
  <w15:commentEx w15:paraId="52BFD168" w15:done="0"/>
  <w15:commentEx w15:paraId="11514655" w15:done="0"/>
  <w15:commentEx w15:paraId="1022D55B" w15:done="0"/>
  <w15:commentEx w15:paraId="39379A8B" w15:done="0"/>
  <w15:commentEx w15:paraId="113CF692" w15:done="0"/>
  <w15:commentEx w15:paraId="0DBFBA6E" w15:done="0"/>
  <w15:commentEx w15:paraId="2AA9E365" w15:done="0"/>
  <w15:commentEx w15:paraId="69A8A953" w15:done="0"/>
  <w15:commentEx w15:paraId="634B7903" w15:done="0"/>
  <w15:commentEx w15:paraId="00B86855" w15:done="0"/>
  <w15:commentEx w15:paraId="35C7257E" w15:done="0"/>
  <w15:commentEx w15:paraId="6B9D67CA" w15:paraIdParent="35C7257E" w15:done="0"/>
  <w15:commentEx w15:paraId="1AA8E5A0" w15:done="0"/>
  <w15:commentEx w15:paraId="22A8DB8C" w15:done="0"/>
  <w15:commentEx w15:paraId="2CDE3535" w15:done="0"/>
  <w15:commentEx w15:paraId="7EF0B1A9" w15:done="0"/>
  <w15:commentEx w15:paraId="63526F37" w15:done="0"/>
  <w15:commentEx w15:paraId="5680B1DD" w15:done="0"/>
  <w15:commentEx w15:paraId="71A38E8B" w15:done="0"/>
  <w15:commentEx w15:paraId="0984CC1E" w15:done="0"/>
  <w15:commentEx w15:paraId="0E35CFAD" w15:done="0"/>
  <w15:commentEx w15:paraId="5E2F00B9" w15:done="0"/>
  <w15:commentEx w15:paraId="451A31D5" w15:done="0"/>
  <w15:commentEx w15:paraId="73F9F311" w15:done="0"/>
  <w15:commentEx w15:paraId="6C05835B" w15:done="0"/>
  <w15:commentEx w15:paraId="5B8A739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5AF7E0" w14:textId="77777777" w:rsidR="00D06EFF" w:rsidRDefault="00D06EFF">
      <w:pPr>
        <w:spacing w:line="240" w:lineRule="auto"/>
      </w:pPr>
      <w:r>
        <w:separator/>
      </w:r>
    </w:p>
  </w:endnote>
  <w:endnote w:type="continuationSeparator" w:id="0">
    <w:p w14:paraId="0C41ED2D" w14:textId="77777777" w:rsidR="00D06EFF" w:rsidRDefault="00D06E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w:panose1 w:val="0206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roman"/>
    <w:pitch w:val="default"/>
    <w:sig w:usb0="00000000" w:usb1="00000000" w:usb2="00000000" w:usb3="00000000" w:csb0="00000001" w:csb1="00000000"/>
  </w:font>
  <w:font w:name="Aptos Serif">
    <w:altName w:val="Segoe Print"/>
    <w:charset w:val="00"/>
    <w:family w:val="roman"/>
    <w:pitch w:val="default"/>
    <w:sig w:usb0="00000000" w:usb1="00000000" w:usb2="00010000" w:usb3="00000000" w:csb0="0000019F" w:csb1="00000000"/>
  </w:font>
  <w:font w:name="Amasis MT Pro">
    <w:altName w:val="Segoe Print"/>
    <w:charset w:val="00"/>
    <w:family w:val="roman"/>
    <w:pitch w:val="default"/>
    <w:sig w:usb0="00000000" w:usb1="00000000" w:usb2="00000000" w:usb3="00000000" w:csb0="00000093" w:csb1="00000000"/>
  </w:font>
  <w:font w:name="DokChampa">
    <w:altName w:val="Microsoft Sans Serif"/>
    <w:charset w:val="DE"/>
    <w:family w:val="swiss"/>
    <w:pitch w:val="default"/>
    <w:sig w:usb0="00000000"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990296617"/>
    </w:sdtPr>
    <w:sdtEndPr>
      <w:rPr>
        <w:rStyle w:val="PageNumber"/>
      </w:rPr>
    </w:sdtEndPr>
    <w:sdtContent>
      <w:p w14:paraId="07371EB0" w14:textId="77777777" w:rsidR="00BA1FDD" w:rsidRDefault="00BA1FDD">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A0F2EE" w14:textId="77777777" w:rsidR="00BA1FDD" w:rsidRDefault="00BA1FD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88171937"/>
    </w:sdtPr>
    <w:sdtEndPr>
      <w:rPr>
        <w:rStyle w:val="PageNumber"/>
      </w:rPr>
    </w:sdtEndPr>
    <w:sdtContent>
      <w:p w14:paraId="39A6DB85" w14:textId="7475F949" w:rsidR="00BA1FDD" w:rsidRDefault="00BA1FDD">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9331E">
          <w:rPr>
            <w:rStyle w:val="PageNumber"/>
            <w:noProof/>
          </w:rPr>
          <w:t>74</w:t>
        </w:r>
        <w:r>
          <w:rPr>
            <w:rStyle w:val="PageNumber"/>
          </w:rPr>
          <w:fldChar w:fldCharType="end"/>
        </w:r>
      </w:p>
    </w:sdtContent>
  </w:sdt>
  <w:p w14:paraId="51406132" w14:textId="77777777" w:rsidR="00BA1FDD" w:rsidRDefault="00BA1FDD">
    <w:pPr>
      <w:pStyle w:val="Footer"/>
      <w:pBdr>
        <w:top w:val="single" w:sz="4" w:space="1" w:color="auto"/>
      </w:pBdr>
      <w:rPr>
        <w:rFonts w:ascii="TimesNewRomanPSMT" w:hAnsi="TimesNewRomanPSMT" w:cs="TimesNewRomanPSMT"/>
        <w:sz w:val="20"/>
        <w:szCs w:val="20"/>
      </w:rPr>
    </w:pPr>
    <w:r>
      <w:rPr>
        <w:rFonts w:ascii="TimesNewRomanPSMT" w:hAnsi="TimesNewRomanPSMT" w:cs="TimesNewRomanPSMT"/>
        <w:sz w:val="20"/>
        <w:szCs w:val="20"/>
      </w:rPr>
      <w:t xml:space="preserve">Tel: 0791226612 | Email: </w:t>
    </w:r>
    <w:hyperlink r:id="rId1" w:history="1">
      <w:r>
        <w:rPr>
          <w:rStyle w:val="Hyperlink"/>
          <w:rFonts w:ascii="TimesNewRomanPSMT" w:hAnsi="TimesNewRomanPSMT" w:cs="TimesNewRomanPSMT"/>
          <w:sz w:val="20"/>
          <w:szCs w:val="20"/>
        </w:rPr>
        <w:t>info@rwvca.org.rw</w:t>
      </w:r>
    </w:hyperlink>
    <w:r>
      <w:rPr>
        <w:rFonts w:ascii="TimesNewRomanPSMT" w:hAnsi="TimesNewRomanPSMT" w:cs="TimesNewRomanPSMT"/>
        <w:sz w:val="20"/>
        <w:szCs w:val="20"/>
      </w:rPr>
      <w:t xml:space="preserve"> | </w:t>
    </w:r>
    <w:hyperlink r:id="rId2" w:history="1">
      <w:r>
        <w:rPr>
          <w:rStyle w:val="Hyperlink"/>
          <w:rFonts w:ascii="TimesNewRomanPSMT" w:hAnsi="TimesNewRomanPSMT" w:cs="TimesNewRomanPSMT"/>
          <w:sz w:val="20"/>
          <w:szCs w:val="20"/>
        </w:rPr>
        <w:t>rwvca2018@gmail.com</w:t>
      </w:r>
    </w:hyperlink>
    <w:r>
      <w:rPr>
        <w:rFonts w:ascii="TimesNewRomanPSMT" w:hAnsi="TimesNewRomanPSMT" w:cs="TimesNewRomanPSMT"/>
        <w:sz w:val="20"/>
        <w:szCs w:val="20"/>
      </w:rPr>
      <w:t xml:space="preserve"> | KN3 Rd, </w:t>
    </w:r>
    <w:proofErr w:type="spellStart"/>
    <w:r>
      <w:rPr>
        <w:rFonts w:ascii="TimesNewRomanPSMT" w:hAnsi="TimesNewRomanPSMT" w:cs="TimesNewRomanPSMT"/>
        <w:sz w:val="20"/>
        <w:szCs w:val="20"/>
      </w:rPr>
      <w:t>Kicukiro</w:t>
    </w:r>
    <w:proofErr w:type="spellEnd"/>
    <w:r>
      <w:rPr>
        <w:rFonts w:ascii="TimesNewRomanPSMT" w:hAnsi="TimesNewRomanPSMT" w:cs="TimesNewRomanPSMT"/>
        <w:sz w:val="20"/>
        <w:szCs w:val="20"/>
      </w:rPr>
      <w:t>-Kigali-Rwanda</w:t>
    </w:r>
  </w:p>
  <w:p w14:paraId="2DDDA557" w14:textId="77777777" w:rsidR="00BA1FDD" w:rsidRDefault="00BA1FD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3557081"/>
    </w:sdtPr>
    <w:sdtEndPr>
      <w:rPr>
        <w:rStyle w:val="PageNumber"/>
      </w:rPr>
    </w:sdtEndPr>
    <w:sdtContent>
      <w:p w14:paraId="088573D4" w14:textId="39A45627" w:rsidR="00BA1FDD" w:rsidRDefault="00BA1FDD">
        <w:pPr>
          <w:pStyle w:val="Footer"/>
          <w:framePr w:wrap="auto" w:vAnchor="text" w:hAnchor="margin" w:xAlign="right" w:y="1"/>
          <w:rPr>
            <w:rStyle w:val="PageNumber"/>
          </w:rPr>
        </w:pPr>
        <w:r>
          <w:rPr>
            <w:rStyle w:val="PageNumber"/>
            <w:color w:val="FFFFFF" w:themeColor="background1"/>
          </w:rPr>
          <w:fldChar w:fldCharType="begin"/>
        </w:r>
        <w:r>
          <w:rPr>
            <w:rStyle w:val="PageNumber"/>
            <w:color w:val="FFFFFF" w:themeColor="background1"/>
          </w:rPr>
          <w:instrText xml:space="preserve"> PAGE </w:instrText>
        </w:r>
        <w:r>
          <w:rPr>
            <w:rStyle w:val="PageNumber"/>
            <w:color w:val="FFFFFF" w:themeColor="background1"/>
          </w:rPr>
          <w:fldChar w:fldCharType="separate"/>
        </w:r>
        <w:r w:rsidR="0047262D">
          <w:rPr>
            <w:rStyle w:val="PageNumber"/>
            <w:noProof/>
            <w:color w:val="FFFFFF" w:themeColor="background1"/>
          </w:rPr>
          <w:t>0</w:t>
        </w:r>
        <w:r>
          <w:rPr>
            <w:rStyle w:val="PageNumber"/>
            <w:color w:val="FFFFFF" w:themeColor="background1"/>
          </w:rPr>
          <w:fldChar w:fldCharType="end"/>
        </w:r>
      </w:p>
    </w:sdtContent>
  </w:sdt>
  <w:p w14:paraId="02B938D4" w14:textId="77777777" w:rsidR="00BA1FDD" w:rsidRDefault="00BA1FDD">
    <w:pPr>
      <w:pStyle w:val="Footer"/>
      <w:pBdr>
        <w:top w:val="single" w:sz="4" w:space="1" w:color="auto"/>
      </w:pBdr>
      <w:rPr>
        <w:rFonts w:ascii="TimesNewRomanPSMT" w:hAnsi="TimesNewRomanPSMT" w:cs="TimesNewRomanPSMT"/>
        <w:sz w:val="20"/>
        <w:szCs w:val="20"/>
      </w:rPr>
    </w:pPr>
    <w:r>
      <w:rPr>
        <w:rFonts w:ascii="TimesNewRomanPSMT" w:hAnsi="TimesNewRomanPSMT" w:cs="TimesNewRomanPSMT"/>
        <w:sz w:val="20"/>
        <w:szCs w:val="20"/>
      </w:rPr>
      <w:t xml:space="preserve">Tel: 0791226612, Email: </w:t>
    </w:r>
    <w:hyperlink r:id="rId1" w:history="1">
      <w:r>
        <w:rPr>
          <w:rStyle w:val="Hyperlink"/>
          <w:rFonts w:ascii="TimesNewRomanPSMT" w:hAnsi="TimesNewRomanPSMT" w:cs="TimesNewRomanPSMT"/>
          <w:sz w:val="20"/>
          <w:szCs w:val="20"/>
        </w:rPr>
        <w:t>info@rwvca.org.rw</w:t>
      </w:r>
    </w:hyperlink>
    <w:r>
      <w:rPr>
        <w:rFonts w:ascii="TimesNewRomanPSMT" w:hAnsi="TimesNewRomanPSMT" w:cs="TimesNewRomanPSMT"/>
        <w:sz w:val="20"/>
        <w:szCs w:val="20"/>
      </w:rPr>
      <w:t xml:space="preserve">  or  </w:t>
    </w:r>
    <w:hyperlink r:id="rId2" w:history="1">
      <w:r>
        <w:rPr>
          <w:rStyle w:val="Hyperlink"/>
          <w:rFonts w:ascii="TimesNewRomanPSMT" w:hAnsi="TimesNewRomanPSMT" w:cs="TimesNewRomanPSMT"/>
          <w:sz w:val="20"/>
          <w:szCs w:val="20"/>
        </w:rPr>
        <w:t>rwvca2018@gmail.com</w:t>
      </w:r>
    </w:hyperlink>
    <w:r>
      <w:rPr>
        <w:rFonts w:ascii="TimesNewRomanPSMT" w:hAnsi="TimesNewRomanPSMT" w:cs="TimesNewRomanPSMT"/>
        <w:sz w:val="20"/>
        <w:szCs w:val="20"/>
      </w:rPr>
      <w:t xml:space="preserve"> KN3 Rd, </w:t>
    </w:r>
    <w:proofErr w:type="spellStart"/>
    <w:r>
      <w:rPr>
        <w:rFonts w:ascii="TimesNewRomanPSMT" w:hAnsi="TimesNewRomanPSMT" w:cs="TimesNewRomanPSMT"/>
        <w:sz w:val="20"/>
        <w:szCs w:val="20"/>
      </w:rPr>
      <w:t>Kicukiro</w:t>
    </w:r>
    <w:proofErr w:type="spellEnd"/>
    <w:r>
      <w:rPr>
        <w:rFonts w:ascii="TimesNewRomanPSMT" w:hAnsi="TimesNewRomanPSMT" w:cs="TimesNewRomanPSMT"/>
        <w:sz w:val="20"/>
        <w:szCs w:val="20"/>
      </w:rPr>
      <w:t>-Kigali-Rwanda</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3A29FB" w14:textId="77777777" w:rsidR="00D06EFF" w:rsidRDefault="00D06EFF">
      <w:pPr>
        <w:spacing w:after="0"/>
      </w:pPr>
      <w:r>
        <w:separator/>
      </w:r>
    </w:p>
  </w:footnote>
  <w:footnote w:type="continuationSeparator" w:id="0">
    <w:p w14:paraId="227CFB94" w14:textId="77777777" w:rsidR="00D06EFF" w:rsidRDefault="00D06EFF">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AB18FA" w14:textId="77777777" w:rsidR="00BA1FDD" w:rsidRDefault="00BA1FDD">
    <w:pPr>
      <w:tabs>
        <w:tab w:val="center" w:pos="4680"/>
        <w:tab w:val="right" w:pos="9360"/>
      </w:tabs>
      <w:spacing w:after="0" w:line="240" w:lineRule="auto"/>
      <w:rPr>
        <w:rFonts w:ascii="Times New Roman" w:eastAsia="Times New Roman" w:hAnsi="Times New Roman" w:cs="Times New Roman"/>
        <w:sz w:val="48"/>
        <w:szCs w:val="48"/>
        <w:lang w:val="en-GB" w:eastAsia="fr-F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5D0CBB"/>
    <w:multiLevelType w:val="multilevel"/>
    <w:tmpl w:val="005D0CB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0AE3551"/>
    <w:multiLevelType w:val="multilevel"/>
    <w:tmpl w:val="00AE35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1A53D4A"/>
    <w:multiLevelType w:val="multilevel"/>
    <w:tmpl w:val="01A53D4A"/>
    <w:lvl w:ilvl="0">
      <w:numFmt w:val="bullet"/>
      <w:lvlText w:val=""/>
      <w:lvlJc w:val="left"/>
      <w:pPr>
        <w:ind w:left="720" w:hanging="360"/>
      </w:pPr>
      <w:rPr>
        <w:rFonts w:ascii="Symbol" w:eastAsiaTheme="minorEastAsia"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2A7750D"/>
    <w:multiLevelType w:val="multilevel"/>
    <w:tmpl w:val="02A775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2B20F12"/>
    <w:multiLevelType w:val="multilevel"/>
    <w:tmpl w:val="02B20F1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02DB4437"/>
    <w:multiLevelType w:val="multilevel"/>
    <w:tmpl w:val="02DB443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03062426"/>
    <w:multiLevelType w:val="multilevel"/>
    <w:tmpl w:val="0306242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03156FB1"/>
    <w:multiLevelType w:val="multilevel"/>
    <w:tmpl w:val="03156FB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3F57161"/>
    <w:multiLevelType w:val="multilevel"/>
    <w:tmpl w:val="03F5716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04304247"/>
    <w:multiLevelType w:val="multilevel"/>
    <w:tmpl w:val="043042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4DE62CF"/>
    <w:multiLevelType w:val="multilevel"/>
    <w:tmpl w:val="04DE62C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0594223B"/>
    <w:multiLevelType w:val="multilevel"/>
    <w:tmpl w:val="0594223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084E4D89"/>
    <w:multiLevelType w:val="multilevel"/>
    <w:tmpl w:val="084E4D8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8512AA3"/>
    <w:multiLevelType w:val="multilevel"/>
    <w:tmpl w:val="08512AA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08752583"/>
    <w:multiLevelType w:val="multilevel"/>
    <w:tmpl w:val="0875258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088F75D6"/>
    <w:multiLevelType w:val="multilevel"/>
    <w:tmpl w:val="088F75D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09A773FB"/>
    <w:multiLevelType w:val="hybridMultilevel"/>
    <w:tmpl w:val="7690E7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E41F34"/>
    <w:multiLevelType w:val="multilevel"/>
    <w:tmpl w:val="09E41F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A1A4B06"/>
    <w:multiLevelType w:val="multilevel"/>
    <w:tmpl w:val="0A1A4B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ABC0AFC"/>
    <w:multiLevelType w:val="multilevel"/>
    <w:tmpl w:val="0ABC0A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B207BFA"/>
    <w:multiLevelType w:val="multilevel"/>
    <w:tmpl w:val="0B207B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BA30AD2"/>
    <w:multiLevelType w:val="multilevel"/>
    <w:tmpl w:val="0BA30AD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0BC9526A"/>
    <w:multiLevelType w:val="multilevel"/>
    <w:tmpl w:val="0BC9526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0C0269B7"/>
    <w:multiLevelType w:val="multilevel"/>
    <w:tmpl w:val="0C0269B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0" w15:restartNumberingAfterBreak="0">
    <w:nsid w:val="0C2643D4"/>
    <w:multiLevelType w:val="multilevel"/>
    <w:tmpl w:val="0C2643D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0C4910D5"/>
    <w:multiLevelType w:val="multilevel"/>
    <w:tmpl w:val="0C4910D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2" w15:restartNumberingAfterBreak="0">
    <w:nsid w:val="0E7E1E7B"/>
    <w:multiLevelType w:val="multilevel"/>
    <w:tmpl w:val="0E7E1E7B"/>
    <w:lvl w:ilvl="0">
      <w:start w:val="1"/>
      <w:numFmt w:val="bullet"/>
      <w:lvlText w:val=""/>
      <w:lvlJc w:val="left"/>
      <w:pPr>
        <w:ind w:left="539" w:hanging="360"/>
      </w:pPr>
      <w:rPr>
        <w:rFonts w:ascii="Wingdings" w:hAnsi="Wingdings" w:hint="default"/>
      </w:rPr>
    </w:lvl>
    <w:lvl w:ilvl="1">
      <w:start w:val="1"/>
      <w:numFmt w:val="bullet"/>
      <w:lvlText w:val="o"/>
      <w:lvlJc w:val="left"/>
      <w:pPr>
        <w:ind w:left="1259" w:hanging="360"/>
      </w:pPr>
      <w:rPr>
        <w:rFonts w:ascii="Courier New" w:hAnsi="Courier New" w:cs="Courier New" w:hint="default"/>
      </w:rPr>
    </w:lvl>
    <w:lvl w:ilvl="2">
      <w:start w:val="1"/>
      <w:numFmt w:val="bullet"/>
      <w:lvlText w:val=""/>
      <w:lvlJc w:val="left"/>
      <w:pPr>
        <w:ind w:left="1979" w:hanging="360"/>
      </w:pPr>
      <w:rPr>
        <w:rFonts w:ascii="Wingdings" w:hAnsi="Wingdings" w:hint="default"/>
      </w:rPr>
    </w:lvl>
    <w:lvl w:ilvl="3">
      <w:start w:val="1"/>
      <w:numFmt w:val="bullet"/>
      <w:lvlText w:val=""/>
      <w:lvlJc w:val="left"/>
      <w:pPr>
        <w:ind w:left="2699" w:hanging="360"/>
      </w:pPr>
      <w:rPr>
        <w:rFonts w:ascii="Symbol" w:hAnsi="Symbol" w:hint="default"/>
      </w:rPr>
    </w:lvl>
    <w:lvl w:ilvl="4">
      <w:start w:val="1"/>
      <w:numFmt w:val="bullet"/>
      <w:lvlText w:val="o"/>
      <w:lvlJc w:val="left"/>
      <w:pPr>
        <w:ind w:left="3419" w:hanging="360"/>
      </w:pPr>
      <w:rPr>
        <w:rFonts w:ascii="Courier New" w:hAnsi="Courier New" w:cs="Courier New" w:hint="default"/>
      </w:rPr>
    </w:lvl>
    <w:lvl w:ilvl="5">
      <w:start w:val="1"/>
      <w:numFmt w:val="bullet"/>
      <w:lvlText w:val=""/>
      <w:lvlJc w:val="left"/>
      <w:pPr>
        <w:ind w:left="4139" w:hanging="360"/>
      </w:pPr>
      <w:rPr>
        <w:rFonts w:ascii="Wingdings" w:hAnsi="Wingdings" w:hint="default"/>
      </w:rPr>
    </w:lvl>
    <w:lvl w:ilvl="6">
      <w:start w:val="1"/>
      <w:numFmt w:val="bullet"/>
      <w:lvlText w:val=""/>
      <w:lvlJc w:val="left"/>
      <w:pPr>
        <w:ind w:left="4859" w:hanging="360"/>
      </w:pPr>
      <w:rPr>
        <w:rFonts w:ascii="Symbol" w:hAnsi="Symbol" w:hint="default"/>
      </w:rPr>
    </w:lvl>
    <w:lvl w:ilvl="7">
      <w:start w:val="1"/>
      <w:numFmt w:val="bullet"/>
      <w:lvlText w:val="o"/>
      <w:lvlJc w:val="left"/>
      <w:pPr>
        <w:ind w:left="5579" w:hanging="360"/>
      </w:pPr>
      <w:rPr>
        <w:rFonts w:ascii="Courier New" w:hAnsi="Courier New" w:cs="Courier New" w:hint="default"/>
      </w:rPr>
    </w:lvl>
    <w:lvl w:ilvl="8">
      <w:start w:val="1"/>
      <w:numFmt w:val="bullet"/>
      <w:lvlText w:val=""/>
      <w:lvlJc w:val="left"/>
      <w:pPr>
        <w:ind w:left="6299" w:hanging="360"/>
      </w:pPr>
      <w:rPr>
        <w:rFonts w:ascii="Wingdings" w:hAnsi="Wingdings" w:hint="default"/>
      </w:rPr>
    </w:lvl>
  </w:abstractNum>
  <w:abstractNum w:abstractNumId="33" w15:restartNumberingAfterBreak="0">
    <w:nsid w:val="0F7478A1"/>
    <w:multiLevelType w:val="multilevel"/>
    <w:tmpl w:val="0F7478A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4" w15:restartNumberingAfterBreak="0">
    <w:nsid w:val="0FD2114C"/>
    <w:multiLevelType w:val="multilevel"/>
    <w:tmpl w:val="0FD2114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5" w15:restartNumberingAfterBreak="0">
    <w:nsid w:val="104F68FB"/>
    <w:multiLevelType w:val="multilevel"/>
    <w:tmpl w:val="104F68F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6" w15:restartNumberingAfterBreak="0">
    <w:nsid w:val="10554101"/>
    <w:multiLevelType w:val="multilevel"/>
    <w:tmpl w:val="105541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107229E9"/>
    <w:multiLevelType w:val="multilevel"/>
    <w:tmpl w:val="107229E9"/>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108A4027"/>
    <w:multiLevelType w:val="multilevel"/>
    <w:tmpl w:val="108A40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1290E60"/>
    <w:multiLevelType w:val="multilevel"/>
    <w:tmpl w:val="11290E6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114F2CDE"/>
    <w:multiLevelType w:val="multilevel"/>
    <w:tmpl w:val="114F2CDE"/>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41" w15:restartNumberingAfterBreak="0">
    <w:nsid w:val="11C8627E"/>
    <w:multiLevelType w:val="multilevel"/>
    <w:tmpl w:val="11C862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12267FF4"/>
    <w:multiLevelType w:val="multilevel"/>
    <w:tmpl w:val="12267FF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2433E82"/>
    <w:multiLevelType w:val="multilevel"/>
    <w:tmpl w:val="12433E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12711CC0"/>
    <w:multiLevelType w:val="multilevel"/>
    <w:tmpl w:val="12711C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1284755F"/>
    <w:multiLevelType w:val="multilevel"/>
    <w:tmpl w:val="128475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133476C8"/>
    <w:multiLevelType w:val="multilevel"/>
    <w:tmpl w:val="133476C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7" w15:restartNumberingAfterBreak="0">
    <w:nsid w:val="14301EA7"/>
    <w:multiLevelType w:val="multilevel"/>
    <w:tmpl w:val="14301EA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149A060D"/>
    <w:multiLevelType w:val="multilevel"/>
    <w:tmpl w:val="149A060D"/>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49" w15:restartNumberingAfterBreak="0">
    <w:nsid w:val="14CF7A56"/>
    <w:multiLevelType w:val="multilevel"/>
    <w:tmpl w:val="14CF7A5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0" w15:restartNumberingAfterBreak="0">
    <w:nsid w:val="1563268B"/>
    <w:multiLevelType w:val="multilevel"/>
    <w:tmpl w:val="156326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1775250A"/>
    <w:multiLevelType w:val="multilevel"/>
    <w:tmpl w:val="177525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17A2558C"/>
    <w:multiLevelType w:val="hybridMultilevel"/>
    <w:tmpl w:val="09A8EF14"/>
    <w:lvl w:ilvl="0" w:tplc="0409000F">
      <w:start w:val="3"/>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7F36C0D"/>
    <w:multiLevelType w:val="multilevel"/>
    <w:tmpl w:val="17F36C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18732BB4"/>
    <w:multiLevelType w:val="multilevel"/>
    <w:tmpl w:val="18732BB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5" w15:restartNumberingAfterBreak="0">
    <w:nsid w:val="18BC1E6A"/>
    <w:multiLevelType w:val="multilevel"/>
    <w:tmpl w:val="18BC1E6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6" w15:restartNumberingAfterBreak="0">
    <w:nsid w:val="19DE7C74"/>
    <w:multiLevelType w:val="multilevel"/>
    <w:tmpl w:val="19DE7C7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7" w15:restartNumberingAfterBreak="0">
    <w:nsid w:val="19E04F2B"/>
    <w:multiLevelType w:val="multilevel"/>
    <w:tmpl w:val="19E04F2B"/>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8" w15:restartNumberingAfterBreak="0">
    <w:nsid w:val="1A2F3858"/>
    <w:multiLevelType w:val="multilevel"/>
    <w:tmpl w:val="1A2F385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9" w15:restartNumberingAfterBreak="0">
    <w:nsid w:val="1AB84A5B"/>
    <w:multiLevelType w:val="multilevel"/>
    <w:tmpl w:val="1AB84A5B"/>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0" w15:restartNumberingAfterBreak="0">
    <w:nsid w:val="1B717B3B"/>
    <w:multiLevelType w:val="multilevel"/>
    <w:tmpl w:val="1B717B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1CB50D1E"/>
    <w:multiLevelType w:val="multilevel"/>
    <w:tmpl w:val="1CB50D1E"/>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1DAF72C3"/>
    <w:multiLevelType w:val="multilevel"/>
    <w:tmpl w:val="1DAF72C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3" w15:restartNumberingAfterBreak="0">
    <w:nsid w:val="1ED80911"/>
    <w:multiLevelType w:val="multilevel"/>
    <w:tmpl w:val="1ED8091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4" w15:restartNumberingAfterBreak="0">
    <w:nsid w:val="20BC03E7"/>
    <w:multiLevelType w:val="multilevel"/>
    <w:tmpl w:val="20BC03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21D51D4A"/>
    <w:multiLevelType w:val="multilevel"/>
    <w:tmpl w:val="21D51D4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6" w15:restartNumberingAfterBreak="0">
    <w:nsid w:val="226F3EFE"/>
    <w:multiLevelType w:val="multilevel"/>
    <w:tmpl w:val="226F3EF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7" w15:restartNumberingAfterBreak="0">
    <w:nsid w:val="22943418"/>
    <w:multiLevelType w:val="multilevel"/>
    <w:tmpl w:val="2294341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8" w15:restartNumberingAfterBreak="0">
    <w:nsid w:val="22FF39C0"/>
    <w:multiLevelType w:val="multilevel"/>
    <w:tmpl w:val="22FF39C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9" w15:restartNumberingAfterBreak="0">
    <w:nsid w:val="232B6632"/>
    <w:multiLevelType w:val="multilevel"/>
    <w:tmpl w:val="232B66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23315438"/>
    <w:multiLevelType w:val="multilevel"/>
    <w:tmpl w:val="233154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233A103D"/>
    <w:multiLevelType w:val="multilevel"/>
    <w:tmpl w:val="233A103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243A7F37"/>
    <w:multiLevelType w:val="hybridMultilevel"/>
    <w:tmpl w:val="76261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4C000F8"/>
    <w:multiLevelType w:val="multilevel"/>
    <w:tmpl w:val="24C000F8"/>
    <w:lvl w:ilvl="0">
      <w:start w:val="1"/>
      <w:numFmt w:val="decimal"/>
      <w:lvlText w:val="%1."/>
      <w:lvlJc w:val="left"/>
      <w:pPr>
        <w:ind w:left="360" w:hanging="360"/>
      </w:p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4" w15:restartNumberingAfterBreak="0">
    <w:nsid w:val="25C531E6"/>
    <w:multiLevelType w:val="multilevel"/>
    <w:tmpl w:val="25C531E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5" w15:restartNumberingAfterBreak="0">
    <w:nsid w:val="26345BC4"/>
    <w:multiLevelType w:val="multilevel"/>
    <w:tmpl w:val="26345BC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26430BDE"/>
    <w:multiLevelType w:val="multilevel"/>
    <w:tmpl w:val="26430BD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7" w15:restartNumberingAfterBreak="0">
    <w:nsid w:val="2648545D"/>
    <w:multiLevelType w:val="multilevel"/>
    <w:tmpl w:val="264854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2682054F"/>
    <w:multiLevelType w:val="multilevel"/>
    <w:tmpl w:val="2682054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9" w15:restartNumberingAfterBreak="0">
    <w:nsid w:val="271E7700"/>
    <w:multiLevelType w:val="multilevel"/>
    <w:tmpl w:val="271E770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0" w15:restartNumberingAfterBreak="0">
    <w:nsid w:val="27384E91"/>
    <w:multiLevelType w:val="multilevel"/>
    <w:tmpl w:val="27384E9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1" w15:restartNumberingAfterBreak="0">
    <w:nsid w:val="276172DA"/>
    <w:multiLevelType w:val="multilevel"/>
    <w:tmpl w:val="276172DA"/>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2" w15:restartNumberingAfterBreak="0">
    <w:nsid w:val="27814C49"/>
    <w:multiLevelType w:val="multilevel"/>
    <w:tmpl w:val="27814C49"/>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3" w15:restartNumberingAfterBreak="0">
    <w:nsid w:val="28341B6B"/>
    <w:multiLevelType w:val="multilevel"/>
    <w:tmpl w:val="28341B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283708AB"/>
    <w:multiLevelType w:val="multilevel"/>
    <w:tmpl w:val="283708A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5" w15:restartNumberingAfterBreak="0">
    <w:nsid w:val="283E7B8C"/>
    <w:multiLevelType w:val="multilevel"/>
    <w:tmpl w:val="283E7B8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6" w15:restartNumberingAfterBreak="0">
    <w:nsid w:val="289D3729"/>
    <w:multiLevelType w:val="multilevel"/>
    <w:tmpl w:val="289D3729"/>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7" w15:restartNumberingAfterBreak="0">
    <w:nsid w:val="28AB5182"/>
    <w:multiLevelType w:val="multilevel"/>
    <w:tmpl w:val="28AB51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8" w15:restartNumberingAfterBreak="0">
    <w:nsid w:val="28C264E5"/>
    <w:multiLevelType w:val="multilevel"/>
    <w:tmpl w:val="28C264E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28EE759B"/>
    <w:multiLevelType w:val="multilevel"/>
    <w:tmpl w:val="28EE759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0" w15:restartNumberingAfterBreak="0">
    <w:nsid w:val="294D1F0D"/>
    <w:multiLevelType w:val="multilevel"/>
    <w:tmpl w:val="294D1F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29D754AE"/>
    <w:multiLevelType w:val="multilevel"/>
    <w:tmpl w:val="29D754A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2A4F4CED"/>
    <w:multiLevelType w:val="multilevel"/>
    <w:tmpl w:val="2A4F4CE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2A8E561D"/>
    <w:multiLevelType w:val="multilevel"/>
    <w:tmpl w:val="2A8E56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2ADD2E2A"/>
    <w:multiLevelType w:val="hybridMultilevel"/>
    <w:tmpl w:val="99E44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C6D0170"/>
    <w:multiLevelType w:val="multilevel"/>
    <w:tmpl w:val="2C6D01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2CB42E0E"/>
    <w:multiLevelType w:val="multilevel"/>
    <w:tmpl w:val="2CB42E0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7" w15:restartNumberingAfterBreak="0">
    <w:nsid w:val="2D4E4B2A"/>
    <w:multiLevelType w:val="multilevel"/>
    <w:tmpl w:val="2D4E4B2A"/>
    <w:lvl w:ilvl="0">
      <w:start w:val="1"/>
      <w:numFmt w:val="lowerRoman"/>
      <w:lvlText w:val="%1."/>
      <w:lvlJc w:val="right"/>
      <w:pPr>
        <w:ind w:left="720" w:hanging="360"/>
      </w:pPr>
      <w:rPr>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2D7E6D33"/>
    <w:multiLevelType w:val="multilevel"/>
    <w:tmpl w:val="2D7E6D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2F5337FD"/>
    <w:multiLevelType w:val="multilevel"/>
    <w:tmpl w:val="2F5337F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0" w15:restartNumberingAfterBreak="0">
    <w:nsid w:val="2F657E13"/>
    <w:multiLevelType w:val="multilevel"/>
    <w:tmpl w:val="2F657E1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1" w15:restartNumberingAfterBreak="0">
    <w:nsid w:val="2FF75FFF"/>
    <w:multiLevelType w:val="multilevel"/>
    <w:tmpl w:val="2FF75FFF"/>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2" w15:restartNumberingAfterBreak="0">
    <w:nsid w:val="3017142D"/>
    <w:multiLevelType w:val="multilevel"/>
    <w:tmpl w:val="3017142D"/>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3" w15:restartNumberingAfterBreak="0">
    <w:nsid w:val="30445861"/>
    <w:multiLevelType w:val="multilevel"/>
    <w:tmpl w:val="3044586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4" w15:restartNumberingAfterBreak="0">
    <w:nsid w:val="30684AD9"/>
    <w:multiLevelType w:val="multilevel"/>
    <w:tmpl w:val="30684AD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5" w15:restartNumberingAfterBreak="0">
    <w:nsid w:val="315F567B"/>
    <w:multiLevelType w:val="multilevel"/>
    <w:tmpl w:val="315F567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6" w15:restartNumberingAfterBreak="0">
    <w:nsid w:val="31B471B9"/>
    <w:multiLevelType w:val="multilevel"/>
    <w:tmpl w:val="31B471B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7" w15:restartNumberingAfterBreak="0">
    <w:nsid w:val="31CA43DA"/>
    <w:multiLevelType w:val="multilevel"/>
    <w:tmpl w:val="31CA43D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32BE5DDD"/>
    <w:multiLevelType w:val="multilevel"/>
    <w:tmpl w:val="32BE5D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330C010D"/>
    <w:multiLevelType w:val="multilevel"/>
    <w:tmpl w:val="330C010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0" w15:restartNumberingAfterBreak="0">
    <w:nsid w:val="33270FE3"/>
    <w:multiLevelType w:val="multilevel"/>
    <w:tmpl w:val="33270FE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1" w15:restartNumberingAfterBreak="0">
    <w:nsid w:val="352D48F9"/>
    <w:multiLevelType w:val="multilevel"/>
    <w:tmpl w:val="352D48F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2" w15:restartNumberingAfterBreak="0">
    <w:nsid w:val="35647E0B"/>
    <w:multiLevelType w:val="multilevel"/>
    <w:tmpl w:val="35647E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377710B5"/>
    <w:multiLevelType w:val="multilevel"/>
    <w:tmpl w:val="377710B5"/>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4" w15:restartNumberingAfterBreak="0">
    <w:nsid w:val="38B415B5"/>
    <w:multiLevelType w:val="multilevel"/>
    <w:tmpl w:val="38B415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5" w15:restartNumberingAfterBreak="0">
    <w:nsid w:val="38D61BF7"/>
    <w:multiLevelType w:val="multilevel"/>
    <w:tmpl w:val="38D61BF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6" w15:restartNumberingAfterBreak="0">
    <w:nsid w:val="39472825"/>
    <w:multiLevelType w:val="multilevel"/>
    <w:tmpl w:val="394728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39C4477D"/>
    <w:multiLevelType w:val="multilevel"/>
    <w:tmpl w:val="39C4477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8" w15:restartNumberingAfterBreak="0">
    <w:nsid w:val="39CC7890"/>
    <w:multiLevelType w:val="multilevel"/>
    <w:tmpl w:val="39CC789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9" w15:restartNumberingAfterBreak="0">
    <w:nsid w:val="3AAA5B2F"/>
    <w:multiLevelType w:val="multilevel"/>
    <w:tmpl w:val="3AAA5B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3B197130"/>
    <w:multiLevelType w:val="hybridMultilevel"/>
    <w:tmpl w:val="C1103E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B4924AE"/>
    <w:multiLevelType w:val="multilevel"/>
    <w:tmpl w:val="3B4924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2" w15:restartNumberingAfterBreak="0">
    <w:nsid w:val="3B74089A"/>
    <w:multiLevelType w:val="multilevel"/>
    <w:tmpl w:val="3B7408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3B7D5ACD"/>
    <w:multiLevelType w:val="multilevel"/>
    <w:tmpl w:val="3B7D5AC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4" w15:restartNumberingAfterBreak="0">
    <w:nsid w:val="3C1943DE"/>
    <w:multiLevelType w:val="multilevel"/>
    <w:tmpl w:val="3C1943DE"/>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5" w15:restartNumberingAfterBreak="0">
    <w:nsid w:val="3DAE7CD3"/>
    <w:multiLevelType w:val="multilevel"/>
    <w:tmpl w:val="3DAE7C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6" w15:restartNumberingAfterBreak="0">
    <w:nsid w:val="3DE53EFB"/>
    <w:multiLevelType w:val="multilevel"/>
    <w:tmpl w:val="3DE53EF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7" w15:restartNumberingAfterBreak="0">
    <w:nsid w:val="3ED40523"/>
    <w:multiLevelType w:val="multilevel"/>
    <w:tmpl w:val="3ED4052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8" w15:restartNumberingAfterBreak="0">
    <w:nsid w:val="3ED77F28"/>
    <w:multiLevelType w:val="multilevel"/>
    <w:tmpl w:val="3ED77F2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3F1E1352"/>
    <w:multiLevelType w:val="multilevel"/>
    <w:tmpl w:val="3F1E13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0" w15:restartNumberingAfterBreak="0">
    <w:nsid w:val="3F420C62"/>
    <w:multiLevelType w:val="multilevel"/>
    <w:tmpl w:val="624C7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F881367"/>
    <w:multiLevelType w:val="multilevel"/>
    <w:tmpl w:val="3F88136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2" w15:restartNumberingAfterBreak="0">
    <w:nsid w:val="3FDC0B52"/>
    <w:multiLevelType w:val="multilevel"/>
    <w:tmpl w:val="3FDC0B5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3" w15:restartNumberingAfterBreak="0">
    <w:nsid w:val="401409AB"/>
    <w:multiLevelType w:val="multilevel"/>
    <w:tmpl w:val="401409AB"/>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4" w15:restartNumberingAfterBreak="0">
    <w:nsid w:val="40360E2D"/>
    <w:multiLevelType w:val="multilevel"/>
    <w:tmpl w:val="FA0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0B932B3"/>
    <w:multiLevelType w:val="multilevel"/>
    <w:tmpl w:val="40B932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6" w15:restartNumberingAfterBreak="0">
    <w:nsid w:val="40E14BD8"/>
    <w:multiLevelType w:val="multilevel"/>
    <w:tmpl w:val="40E14BD8"/>
    <w:lvl w:ilvl="0">
      <w:start w:val="6"/>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7" w15:restartNumberingAfterBreak="0">
    <w:nsid w:val="40FE0DDD"/>
    <w:multiLevelType w:val="multilevel"/>
    <w:tmpl w:val="40FE0DD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8" w15:restartNumberingAfterBreak="0">
    <w:nsid w:val="43822448"/>
    <w:multiLevelType w:val="multilevel"/>
    <w:tmpl w:val="438224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9" w15:restartNumberingAfterBreak="0">
    <w:nsid w:val="442D2FCA"/>
    <w:multiLevelType w:val="multilevel"/>
    <w:tmpl w:val="442D2FC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0" w15:restartNumberingAfterBreak="0">
    <w:nsid w:val="447326EC"/>
    <w:multiLevelType w:val="hybridMultilevel"/>
    <w:tmpl w:val="BD6ED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48C5E7C"/>
    <w:multiLevelType w:val="multilevel"/>
    <w:tmpl w:val="448C5E7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2" w15:restartNumberingAfterBreak="0">
    <w:nsid w:val="449E29D0"/>
    <w:multiLevelType w:val="multilevel"/>
    <w:tmpl w:val="449E29D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3" w15:restartNumberingAfterBreak="0">
    <w:nsid w:val="453E12A7"/>
    <w:multiLevelType w:val="multilevel"/>
    <w:tmpl w:val="453E12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4" w15:restartNumberingAfterBreak="0">
    <w:nsid w:val="455F7E91"/>
    <w:multiLevelType w:val="multilevel"/>
    <w:tmpl w:val="455F7E9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5" w15:restartNumberingAfterBreak="0">
    <w:nsid w:val="460C7D6A"/>
    <w:multiLevelType w:val="multilevel"/>
    <w:tmpl w:val="460C7D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6" w15:restartNumberingAfterBreak="0">
    <w:nsid w:val="463C1D0F"/>
    <w:multiLevelType w:val="multilevel"/>
    <w:tmpl w:val="463C1D0F"/>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7" w15:restartNumberingAfterBreak="0">
    <w:nsid w:val="464E6952"/>
    <w:multiLevelType w:val="multilevel"/>
    <w:tmpl w:val="464E695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8" w15:restartNumberingAfterBreak="0">
    <w:nsid w:val="469E4EF2"/>
    <w:multiLevelType w:val="multilevel"/>
    <w:tmpl w:val="469E4EF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9" w15:restartNumberingAfterBreak="0">
    <w:nsid w:val="46A15E80"/>
    <w:multiLevelType w:val="multilevel"/>
    <w:tmpl w:val="46A15E8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0" w15:restartNumberingAfterBreak="0">
    <w:nsid w:val="47A13170"/>
    <w:multiLevelType w:val="multilevel"/>
    <w:tmpl w:val="47A131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1" w15:restartNumberingAfterBreak="0">
    <w:nsid w:val="47AC5576"/>
    <w:multiLevelType w:val="multilevel"/>
    <w:tmpl w:val="47AC557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2" w15:restartNumberingAfterBreak="0">
    <w:nsid w:val="4802311C"/>
    <w:multiLevelType w:val="multilevel"/>
    <w:tmpl w:val="7204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8C209D6"/>
    <w:multiLevelType w:val="multilevel"/>
    <w:tmpl w:val="48C209D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4" w15:restartNumberingAfterBreak="0">
    <w:nsid w:val="48F81C3C"/>
    <w:multiLevelType w:val="multilevel"/>
    <w:tmpl w:val="48F81C3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5" w15:restartNumberingAfterBreak="0">
    <w:nsid w:val="490F1351"/>
    <w:multiLevelType w:val="multilevel"/>
    <w:tmpl w:val="490F13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49550FB7"/>
    <w:multiLevelType w:val="multilevel"/>
    <w:tmpl w:val="49550FB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7" w15:restartNumberingAfterBreak="0">
    <w:nsid w:val="49921C3E"/>
    <w:multiLevelType w:val="multilevel"/>
    <w:tmpl w:val="49921C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8" w15:restartNumberingAfterBreak="0">
    <w:nsid w:val="4A0D07FC"/>
    <w:multiLevelType w:val="multilevel"/>
    <w:tmpl w:val="4A0D07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9" w15:restartNumberingAfterBreak="0">
    <w:nsid w:val="4AB24AD7"/>
    <w:multiLevelType w:val="multilevel"/>
    <w:tmpl w:val="4AB24AD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0" w15:restartNumberingAfterBreak="0">
    <w:nsid w:val="4B276B29"/>
    <w:multiLevelType w:val="multilevel"/>
    <w:tmpl w:val="4B276B2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1" w15:restartNumberingAfterBreak="0">
    <w:nsid w:val="4B387959"/>
    <w:multiLevelType w:val="multilevel"/>
    <w:tmpl w:val="4B38795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2" w15:restartNumberingAfterBreak="0">
    <w:nsid w:val="4BF71828"/>
    <w:multiLevelType w:val="multilevel"/>
    <w:tmpl w:val="4BF7182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3" w15:restartNumberingAfterBreak="0">
    <w:nsid w:val="4C257AF0"/>
    <w:multiLevelType w:val="multilevel"/>
    <w:tmpl w:val="4C257A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4" w15:restartNumberingAfterBreak="0">
    <w:nsid w:val="4D504743"/>
    <w:multiLevelType w:val="hybridMultilevel"/>
    <w:tmpl w:val="1D3E56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E1B2FA5"/>
    <w:multiLevelType w:val="multilevel"/>
    <w:tmpl w:val="4E1B2FA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6" w15:restartNumberingAfterBreak="0">
    <w:nsid w:val="503078B1"/>
    <w:multiLevelType w:val="multilevel"/>
    <w:tmpl w:val="503078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7" w15:restartNumberingAfterBreak="0">
    <w:nsid w:val="509111A9"/>
    <w:multiLevelType w:val="multilevel"/>
    <w:tmpl w:val="509111A9"/>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8" w15:restartNumberingAfterBreak="0">
    <w:nsid w:val="51A20394"/>
    <w:multiLevelType w:val="multilevel"/>
    <w:tmpl w:val="51A2039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9" w15:restartNumberingAfterBreak="0">
    <w:nsid w:val="52D75C48"/>
    <w:multiLevelType w:val="multilevel"/>
    <w:tmpl w:val="52D75C4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0" w15:restartNumberingAfterBreak="0">
    <w:nsid w:val="54586899"/>
    <w:multiLevelType w:val="multilevel"/>
    <w:tmpl w:val="54586899"/>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1" w15:restartNumberingAfterBreak="0">
    <w:nsid w:val="54B31D01"/>
    <w:multiLevelType w:val="multilevel"/>
    <w:tmpl w:val="54B31D0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2" w15:restartNumberingAfterBreak="0">
    <w:nsid w:val="54BA24E0"/>
    <w:multiLevelType w:val="multilevel"/>
    <w:tmpl w:val="54BA24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3" w15:restartNumberingAfterBreak="0">
    <w:nsid w:val="54DF45A5"/>
    <w:multiLevelType w:val="multilevel"/>
    <w:tmpl w:val="54DF45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4" w15:restartNumberingAfterBreak="0">
    <w:nsid w:val="552C4B16"/>
    <w:multiLevelType w:val="multilevel"/>
    <w:tmpl w:val="552C4B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5" w15:restartNumberingAfterBreak="0">
    <w:nsid w:val="556254D8"/>
    <w:multiLevelType w:val="multilevel"/>
    <w:tmpl w:val="556254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6" w15:restartNumberingAfterBreak="0">
    <w:nsid w:val="55723F69"/>
    <w:multiLevelType w:val="hybridMultilevel"/>
    <w:tmpl w:val="E28493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5C07835"/>
    <w:multiLevelType w:val="multilevel"/>
    <w:tmpl w:val="55C0783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8" w15:restartNumberingAfterBreak="0">
    <w:nsid w:val="561B2485"/>
    <w:multiLevelType w:val="multilevel"/>
    <w:tmpl w:val="561B248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9" w15:restartNumberingAfterBreak="0">
    <w:nsid w:val="561F3665"/>
    <w:multiLevelType w:val="multilevel"/>
    <w:tmpl w:val="561F36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0" w15:restartNumberingAfterBreak="0">
    <w:nsid w:val="56374FDA"/>
    <w:multiLevelType w:val="multilevel"/>
    <w:tmpl w:val="56374F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1" w15:restartNumberingAfterBreak="0">
    <w:nsid w:val="563C7F40"/>
    <w:multiLevelType w:val="multilevel"/>
    <w:tmpl w:val="563C7F4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2" w15:restartNumberingAfterBreak="0">
    <w:nsid w:val="566A6612"/>
    <w:multiLevelType w:val="multilevel"/>
    <w:tmpl w:val="566A66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3" w15:restartNumberingAfterBreak="0">
    <w:nsid w:val="56E261E5"/>
    <w:multiLevelType w:val="multilevel"/>
    <w:tmpl w:val="56E261E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4" w15:restartNumberingAfterBreak="0">
    <w:nsid w:val="56F121CB"/>
    <w:multiLevelType w:val="multilevel"/>
    <w:tmpl w:val="56F12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5" w15:restartNumberingAfterBreak="0">
    <w:nsid w:val="573E2B97"/>
    <w:multiLevelType w:val="multilevel"/>
    <w:tmpl w:val="573E2B9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6" w15:restartNumberingAfterBreak="0">
    <w:nsid w:val="574D6F1A"/>
    <w:multiLevelType w:val="hybridMultilevel"/>
    <w:tmpl w:val="003E83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75C2A16"/>
    <w:multiLevelType w:val="multilevel"/>
    <w:tmpl w:val="575C2A1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8" w15:restartNumberingAfterBreak="0">
    <w:nsid w:val="578A179A"/>
    <w:multiLevelType w:val="multilevel"/>
    <w:tmpl w:val="578A179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9" w15:restartNumberingAfterBreak="0">
    <w:nsid w:val="57AD3F76"/>
    <w:multiLevelType w:val="multilevel"/>
    <w:tmpl w:val="57AD3F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0" w15:restartNumberingAfterBreak="0">
    <w:nsid w:val="57B80758"/>
    <w:multiLevelType w:val="multilevel"/>
    <w:tmpl w:val="57B8075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1" w15:restartNumberingAfterBreak="0">
    <w:nsid w:val="5831080C"/>
    <w:multiLevelType w:val="multilevel"/>
    <w:tmpl w:val="583108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2" w15:restartNumberingAfterBreak="0">
    <w:nsid w:val="586C65D0"/>
    <w:multiLevelType w:val="multilevel"/>
    <w:tmpl w:val="586C65D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3" w15:restartNumberingAfterBreak="0">
    <w:nsid w:val="58D83199"/>
    <w:multiLevelType w:val="multilevel"/>
    <w:tmpl w:val="58D8319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4" w15:restartNumberingAfterBreak="0">
    <w:nsid w:val="58DD5063"/>
    <w:multiLevelType w:val="multilevel"/>
    <w:tmpl w:val="58DD50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5" w15:restartNumberingAfterBreak="0">
    <w:nsid w:val="5AE12FC9"/>
    <w:multiLevelType w:val="multilevel"/>
    <w:tmpl w:val="5AE12FC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6" w15:restartNumberingAfterBreak="0">
    <w:nsid w:val="5B1048E6"/>
    <w:multiLevelType w:val="multilevel"/>
    <w:tmpl w:val="5B1048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7" w15:restartNumberingAfterBreak="0">
    <w:nsid w:val="5B39517C"/>
    <w:multiLevelType w:val="multilevel"/>
    <w:tmpl w:val="5B39517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8" w15:restartNumberingAfterBreak="0">
    <w:nsid w:val="5B633129"/>
    <w:multiLevelType w:val="multilevel"/>
    <w:tmpl w:val="5B6331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9" w15:restartNumberingAfterBreak="0">
    <w:nsid w:val="5B7C7A8E"/>
    <w:multiLevelType w:val="multilevel"/>
    <w:tmpl w:val="5B7C7A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0" w15:restartNumberingAfterBreak="0">
    <w:nsid w:val="5CD944EE"/>
    <w:multiLevelType w:val="multilevel"/>
    <w:tmpl w:val="5CD944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1" w15:restartNumberingAfterBreak="0">
    <w:nsid w:val="5DAF4E12"/>
    <w:multiLevelType w:val="multilevel"/>
    <w:tmpl w:val="5DAF4E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2" w15:restartNumberingAfterBreak="0">
    <w:nsid w:val="5DD45059"/>
    <w:multiLevelType w:val="hybridMultilevel"/>
    <w:tmpl w:val="41782C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E437F37"/>
    <w:multiLevelType w:val="multilevel"/>
    <w:tmpl w:val="5E437F3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04" w15:restartNumberingAfterBreak="0">
    <w:nsid w:val="5E8A26E2"/>
    <w:multiLevelType w:val="multilevel"/>
    <w:tmpl w:val="5E8A26E2"/>
    <w:lvl w:ilvl="0">
      <w:start w:val="1"/>
      <w:numFmt w:val="bullet"/>
      <w:pStyle w:val="manue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5" w15:restartNumberingAfterBreak="0">
    <w:nsid w:val="5F046A02"/>
    <w:multiLevelType w:val="multilevel"/>
    <w:tmpl w:val="5F046A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6" w15:restartNumberingAfterBreak="0">
    <w:nsid w:val="5FF46CDE"/>
    <w:multiLevelType w:val="multilevel"/>
    <w:tmpl w:val="5FF46CD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7" w15:restartNumberingAfterBreak="0">
    <w:nsid w:val="6015453D"/>
    <w:multiLevelType w:val="multilevel"/>
    <w:tmpl w:val="6015453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8" w15:restartNumberingAfterBreak="0">
    <w:nsid w:val="604B6998"/>
    <w:multiLevelType w:val="multilevel"/>
    <w:tmpl w:val="604B69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9" w15:restartNumberingAfterBreak="0">
    <w:nsid w:val="6093371B"/>
    <w:multiLevelType w:val="multilevel"/>
    <w:tmpl w:val="6093371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0" w15:restartNumberingAfterBreak="0">
    <w:nsid w:val="610717B4"/>
    <w:multiLevelType w:val="multilevel"/>
    <w:tmpl w:val="F6B6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1FE1803"/>
    <w:multiLevelType w:val="multilevel"/>
    <w:tmpl w:val="61FE180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2" w15:restartNumberingAfterBreak="0">
    <w:nsid w:val="62C02FFE"/>
    <w:multiLevelType w:val="multilevel"/>
    <w:tmpl w:val="62C02F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3" w15:restartNumberingAfterBreak="0">
    <w:nsid w:val="62E95675"/>
    <w:multiLevelType w:val="multilevel"/>
    <w:tmpl w:val="62E956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4" w15:restartNumberingAfterBreak="0">
    <w:nsid w:val="64235AB1"/>
    <w:multiLevelType w:val="multilevel"/>
    <w:tmpl w:val="64235A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5" w15:restartNumberingAfterBreak="0">
    <w:nsid w:val="64863737"/>
    <w:multiLevelType w:val="multilevel"/>
    <w:tmpl w:val="648637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6" w15:restartNumberingAfterBreak="0">
    <w:nsid w:val="66175253"/>
    <w:multiLevelType w:val="multilevel"/>
    <w:tmpl w:val="6617525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7" w15:restartNumberingAfterBreak="0">
    <w:nsid w:val="66A17569"/>
    <w:multiLevelType w:val="multilevel"/>
    <w:tmpl w:val="66A175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8" w15:restartNumberingAfterBreak="0">
    <w:nsid w:val="67573C8B"/>
    <w:multiLevelType w:val="multilevel"/>
    <w:tmpl w:val="67573C8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9" w15:restartNumberingAfterBreak="0">
    <w:nsid w:val="678824AC"/>
    <w:multiLevelType w:val="multilevel"/>
    <w:tmpl w:val="678824A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0" w15:restartNumberingAfterBreak="0">
    <w:nsid w:val="68792983"/>
    <w:multiLevelType w:val="multilevel"/>
    <w:tmpl w:val="687929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1" w15:restartNumberingAfterBreak="0">
    <w:nsid w:val="689C7518"/>
    <w:multiLevelType w:val="multilevel"/>
    <w:tmpl w:val="689C751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2" w15:restartNumberingAfterBreak="0">
    <w:nsid w:val="69CE4A55"/>
    <w:multiLevelType w:val="multilevel"/>
    <w:tmpl w:val="69CE4A5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3" w15:restartNumberingAfterBreak="0">
    <w:nsid w:val="6A3C43C8"/>
    <w:multiLevelType w:val="multilevel"/>
    <w:tmpl w:val="6A3C43C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4" w15:restartNumberingAfterBreak="0">
    <w:nsid w:val="6B183371"/>
    <w:multiLevelType w:val="multilevel"/>
    <w:tmpl w:val="6B1833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5" w15:restartNumberingAfterBreak="0">
    <w:nsid w:val="6B323428"/>
    <w:multiLevelType w:val="multilevel"/>
    <w:tmpl w:val="6B32342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6" w15:restartNumberingAfterBreak="0">
    <w:nsid w:val="6BCF2A99"/>
    <w:multiLevelType w:val="multilevel"/>
    <w:tmpl w:val="6BCF2A9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7" w15:restartNumberingAfterBreak="0">
    <w:nsid w:val="6C8F7392"/>
    <w:multiLevelType w:val="multilevel"/>
    <w:tmpl w:val="6C8F739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8" w15:restartNumberingAfterBreak="0">
    <w:nsid w:val="6ECA0A2F"/>
    <w:multiLevelType w:val="hybridMultilevel"/>
    <w:tmpl w:val="707016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ED36C64"/>
    <w:multiLevelType w:val="multilevel"/>
    <w:tmpl w:val="6ED36C6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0" w15:restartNumberingAfterBreak="0">
    <w:nsid w:val="6EED4BF7"/>
    <w:multiLevelType w:val="multilevel"/>
    <w:tmpl w:val="6EED4B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1" w15:restartNumberingAfterBreak="0">
    <w:nsid w:val="6F5E2C44"/>
    <w:multiLevelType w:val="multilevel"/>
    <w:tmpl w:val="6F5E2C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2" w15:restartNumberingAfterBreak="0">
    <w:nsid w:val="702926A7"/>
    <w:multiLevelType w:val="multilevel"/>
    <w:tmpl w:val="702926A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3" w15:restartNumberingAfterBreak="0">
    <w:nsid w:val="70596445"/>
    <w:multiLevelType w:val="multilevel"/>
    <w:tmpl w:val="705964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4" w15:restartNumberingAfterBreak="0">
    <w:nsid w:val="71064AD3"/>
    <w:multiLevelType w:val="multilevel"/>
    <w:tmpl w:val="71064A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5" w15:restartNumberingAfterBreak="0">
    <w:nsid w:val="71A2296E"/>
    <w:multiLevelType w:val="multilevel"/>
    <w:tmpl w:val="71A2296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6" w15:restartNumberingAfterBreak="0">
    <w:nsid w:val="71B56C6F"/>
    <w:multiLevelType w:val="multilevel"/>
    <w:tmpl w:val="71B56C6F"/>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7" w15:restartNumberingAfterBreak="0">
    <w:nsid w:val="71C8672E"/>
    <w:multiLevelType w:val="multilevel"/>
    <w:tmpl w:val="71C8672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8" w15:restartNumberingAfterBreak="0">
    <w:nsid w:val="71F22BC7"/>
    <w:multiLevelType w:val="multilevel"/>
    <w:tmpl w:val="71F22BC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9" w15:restartNumberingAfterBreak="0">
    <w:nsid w:val="73084FCE"/>
    <w:multiLevelType w:val="multilevel"/>
    <w:tmpl w:val="73084FCE"/>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0" w15:restartNumberingAfterBreak="0">
    <w:nsid w:val="73D80665"/>
    <w:multiLevelType w:val="multilevel"/>
    <w:tmpl w:val="73D806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1" w15:restartNumberingAfterBreak="0">
    <w:nsid w:val="74F65072"/>
    <w:multiLevelType w:val="multilevel"/>
    <w:tmpl w:val="74F650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2" w15:restartNumberingAfterBreak="0">
    <w:nsid w:val="751F66D5"/>
    <w:multiLevelType w:val="multilevel"/>
    <w:tmpl w:val="751F66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3" w15:restartNumberingAfterBreak="0">
    <w:nsid w:val="754524FF"/>
    <w:multiLevelType w:val="multilevel"/>
    <w:tmpl w:val="754524FF"/>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4" w15:restartNumberingAfterBreak="0">
    <w:nsid w:val="76224958"/>
    <w:multiLevelType w:val="multilevel"/>
    <w:tmpl w:val="7622495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5" w15:restartNumberingAfterBreak="0">
    <w:nsid w:val="76560ED4"/>
    <w:multiLevelType w:val="multilevel"/>
    <w:tmpl w:val="76560ED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6" w15:restartNumberingAfterBreak="0">
    <w:nsid w:val="77914D69"/>
    <w:multiLevelType w:val="multilevel"/>
    <w:tmpl w:val="77914D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7" w15:restartNumberingAfterBreak="0">
    <w:nsid w:val="789A776B"/>
    <w:multiLevelType w:val="multilevel"/>
    <w:tmpl w:val="789A776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8" w15:restartNumberingAfterBreak="0">
    <w:nsid w:val="78D66A7B"/>
    <w:multiLevelType w:val="multilevel"/>
    <w:tmpl w:val="78D66A7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9" w15:restartNumberingAfterBreak="0">
    <w:nsid w:val="794B764C"/>
    <w:multiLevelType w:val="multilevel"/>
    <w:tmpl w:val="794B764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0" w15:restartNumberingAfterBreak="0">
    <w:nsid w:val="7985288D"/>
    <w:multiLevelType w:val="multilevel"/>
    <w:tmpl w:val="7985288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1" w15:restartNumberingAfterBreak="0">
    <w:nsid w:val="79CC641D"/>
    <w:multiLevelType w:val="multilevel"/>
    <w:tmpl w:val="79CC641D"/>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2" w15:restartNumberingAfterBreak="0">
    <w:nsid w:val="79D82225"/>
    <w:multiLevelType w:val="multilevel"/>
    <w:tmpl w:val="79D82225"/>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3" w15:restartNumberingAfterBreak="0">
    <w:nsid w:val="7AEF7F22"/>
    <w:multiLevelType w:val="multilevel"/>
    <w:tmpl w:val="12267FF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4" w15:restartNumberingAfterBreak="0">
    <w:nsid w:val="7B1D64B8"/>
    <w:multiLevelType w:val="multilevel"/>
    <w:tmpl w:val="7B1D64B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5" w15:restartNumberingAfterBreak="0">
    <w:nsid w:val="7B2B01B1"/>
    <w:multiLevelType w:val="multilevel"/>
    <w:tmpl w:val="7B2B01B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6" w15:restartNumberingAfterBreak="0">
    <w:nsid w:val="7B4B3664"/>
    <w:multiLevelType w:val="multilevel"/>
    <w:tmpl w:val="7B4B366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7" w15:restartNumberingAfterBreak="0">
    <w:nsid w:val="7B525754"/>
    <w:multiLevelType w:val="multilevel"/>
    <w:tmpl w:val="7B5257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8" w15:restartNumberingAfterBreak="0">
    <w:nsid w:val="7BE83BD1"/>
    <w:multiLevelType w:val="multilevel"/>
    <w:tmpl w:val="7BE83BD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9" w15:restartNumberingAfterBreak="0">
    <w:nsid w:val="7C5A6E46"/>
    <w:multiLevelType w:val="multilevel"/>
    <w:tmpl w:val="7C5A6E4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0" w15:restartNumberingAfterBreak="0">
    <w:nsid w:val="7D784A32"/>
    <w:multiLevelType w:val="multilevel"/>
    <w:tmpl w:val="7D784A3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61" w15:restartNumberingAfterBreak="0">
    <w:nsid w:val="7E3924E5"/>
    <w:multiLevelType w:val="multilevel"/>
    <w:tmpl w:val="7E3924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2" w15:restartNumberingAfterBreak="0">
    <w:nsid w:val="7E62441E"/>
    <w:multiLevelType w:val="multilevel"/>
    <w:tmpl w:val="7E6244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3" w15:restartNumberingAfterBreak="0">
    <w:nsid w:val="7E74731C"/>
    <w:multiLevelType w:val="multilevel"/>
    <w:tmpl w:val="7E7473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4" w15:restartNumberingAfterBreak="0">
    <w:nsid w:val="7E9036D3"/>
    <w:multiLevelType w:val="multilevel"/>
    <w:tmpl w:val="7E9036D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65" w15:restartNumberingAfterBreak="0">
    <w:nsid w:val="7EE86797"/>
    <w:multiLevelType w:val="multilevel"/>
    <w:tmpl w:val="7EE8679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6" w15:restartNumberingAfterBreak="0">
    <w:nsid w:val="7FA94CB1"/>
    <w:multiLevelType w:val="multilevel"/>
    <w:tmpl w:val="7FA94CB1"/>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67" w15:restartNumberingAfterBreak="0">
    <w:nsid w:val="7FB64F61"/>
    <w:multiLevelType w:val="multilevel"/>
    <w:tmpl w:val="7FB64F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8" w15:restartNumberingAfterBreak="0">
    <w:nsid w:val="7FD72134"/>
    <w:multiLevelType w:val="multilevel"/>
    <w:tmpl w:val="7FD7213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4"/>
  </w:num>
  <w:num w:numId="8">
    <w:abstractNumId w:val="128"/>
  </w:num>
  <w:num w:numId="9">
    <w:abstractNumId w:val="6"/>
  </w:num>
  <w:num w:numId="10">
    <w:abstractNumId w:val="107"/>
  </w:num>
  <w:num w:numId="11">
    <w:abstractNumId w:val="203"/>
  </w:num>
  <w:num w:numId="12">
    <w:abstractNumId w:val="48"/>
  </w:num>
  <w:num w:numId="13">
    <w:abstractNumId w:val="190"/>
  </w:num>
  <w:num w:numId="14">
    <w:abstractNumId w:val="236"/>
  </w:num>
  <w:num w:numId="15">
    <w:abstractNumId w:val="239"/>
  </w:num>
  <w:num w:numId="16">
    <w:abstractNumId w:val="252"/>
  </w:num>
  <w:num w:numId="17">
    <w:abstractNumId w:val="165"/>
  </w:num>
  <w:num w:numId="18">
    <w:abstractNumId w:val="129"/>
  </w:num>
  <w:num w:numId="19">
    <w:abstractNumId w:val="60"/>
  </w:num>
  <w:num w:numId="20">
    <w:abstractNumId w:val="97"/>
  </w:num>
  <w:num w:numId="21">
    <w:abstractNumId w:val="38"/>
  </w:num>
  <w:num w:numId="22">
    <w:abstractNumId w:val="166"/>
  </w:num>
  <w:num w:numId="23">
    <w:abstractNumId w:val="201"/>
  </w:num>
  <w:num w:numId="24">
    <w:abstractNumId w:val="25"/>
  </w:num>
  <w:num w:numId="25">
    <w:abstractNumId w:val="172"/>
  </w:num>
  <w:num w:numId="26">
    <w:abstractNumId w:val="42"/>
  </w:num>
  <w:num w:numId="27">
    <w:abstractNumId w:val="180"/>
  </w:num>
  <w:num w:numId="28">
    <w:abstractNumId w:val="227"/>
  </w:num>
  <w:num w:numId="29">
    <w:abstractNumId w:val="162"/>
  </w:num>
  <w:num w:numId="30">
    <w:abstractNumId w:val="98"/>
  </w:num>
  <w:num w:numId="31">
    <w:abstractNumId w:val="246"/>
  </w:num>
  <w:num w:numId="32">
    <w:abstractNumId w:val="145"/>
  </w:num>
  <w:num w:numId="33">
    <w:abstractNumId w:val="173"/>
  </w:num>
  <w:num w:numId="34">
    <w:abstractNumId w:val="240"/>
  </w:num>
  <w:num w:numId="35">
    <w:abstractNumId w:val="196"/>
  </w:num>
  <w:num w:numId="36">
    <w:abstractNumId w:val="200"/>
  </w:num>
  <w:num w:numId="37">
    <w:abstractNumId w:val="136"/>
  </w:num>
  <w:num w:numId="38">
    <w:abstractNumId w:val="135"/>
  </w:num>
  <w:num w:numId="39">
    <w:abstractNumId w:val="150"/>
  </w:num>
  <w:num w:numId="40">
    <w:abstractNumId w:val="43"/>
  </w:num>
  <w:num w:numId="41">
    <w:abstractNumId w:val="233"/>
  </w:num>
  <w:num w:numId="42">
    <w:abstractNumId w:val="208"/>
  </w:num>
  <w:num w:numId="43">
    <w:abstractNumId w:val="214"/>
  </w:num>
  <w:num w:numId="44">
    <w:abstractNumId w:val="149"/>
  </w:num>
  <w:num w:numId="45">
    <w:abstractNumId w:val="127"/>
  </w:num>
  <w:num w:numId="46">
    <w:abstractNumId w:val="144"/>
  </w:num>
  <w:num w:numId="47">
    <w:abstractNumId w:val="170"/>
  </w:num>
  <w:num w:numId="48">
    <w:abstractNumId w:val="71"/>
  </w:num>
  <w:num w:numId="49">
    <w:abstractNumId w:val="28"/>
  </w:num>
  <w:num w:numId="50">
    <w:abstractNumId w:val="99"/>
  </w:num>
  <w:num w:numId="51">
    <w:abstractNumId w:val="146"/>
  </w:num>
  <w:num w:numId="52">
    <w:abstractNumId w:val="250"/>
  </w:num>
  <w:num w:numId="53">
    <w:abstractNumId w:val="101"/>
  </w:num>
  <w:num w:numId="54">
    <w:abstractNumId w:val="234"/>
  </w:num>
  <w:num w:numId="55">
    <w:abstractNumId w:val="8"/>
  </w:num>
  <w:num w:numId="56">
    <w:abstractNumId w:val="95"/>
  </w:num>
  <w:num w:numId="57">
    <w:abstractNumId w:val="115"/>
  </w:num>
  <w:num w:numId="58">
    <w:abstractNumId w:val="76"/>
  </w:num>
  <w:num w:numId="59">
    <w:abstractNumId w:val="20"/>
  </w:num>
  <w:num w:numId="60">
    <w:abstractNumId w:val="209"/>
  </w:num>
  <w:num w:numId="61">
    <w:abstractNumId w:val="137"/>
  </w:num>
  <w:num w:numId="62">
    <w:abstractNumId w:val="106"/>
  </w:num>
  <w:num w:numId="63">
    <w:abstractNumId w:val="105"/>
  </w:num>
  <w:num w:numId="64">
    <w:abstractNumId w:val="29"/>
  </w:num>
  <w:num w:numId="65">
    <w:abstractNumId w:val="142"/>
  </w:num>
  <w:num w:numId="66">
    <w:abstractNumId w:val="34"/>
  </w:num>
  <w:num w:numId="67">
    <w:abstractNumId w:val="13"/>
  </w:num>
  <w:num w:numId="68">
    <w:abstractNumId w:val="92"/>
  </w:num>
  <w:num w:numId="69">
    <w:abstractNumId w:val="26"/>
  </w:num>
  <w:num w:numId="70">
    <w:abstractNumId w:val="104"/>
  </w:num>
  <w:num w:numId="71">
    <w:abstractNumId w:val="117"/>
  </w:num>
  <w:num w:numId="72">
    <w:abstractNumId w:val="225"/>
  </w:num>
  <w:num w:numId="73">
    <w:abstractNumId w:val="126"/>
  </w:num>
  <w:num w:numId="74">
    <w:abstractNumId w:val="32"/>
  </w:num>
  <w:num w:numId="75">
    <w:abstractNumId w:val="154"/>
  </w:num>
  <w:num w:numId="76">
    <w:abstractNumId w:val="88"/>
  </w:num>
  <w:num w:numId="77">
    <w:abstractNumId w:val="189"/>
  </w:num>
  <w:num w:numId="78">
    <w:abstractNumId w:val="249"/>
  </w:num>
  <w:num w:numId="79">
    <w:abstractNumId w:val="111"/>
  </w:num>
  <w:num w:numId="80">
    <w:abstractNumId w:val="160"/>
  </w:num>
  <w:num w:numId="81">
    <w:abstractNumId w:val="141"/>
  </w:num>
  <w:num w:numId="82">
    <w:abstractNumId w:val="163"/>
  </w:num>
  <w:num w:numId="83">
    <w:abstractNumId w:val="89"/>
  </w:num>
  <w:num w:numId="84">
    <w:abstractNumId w:val="84"/>
  </w:num>
  <w:num w:numId="85">
    <w:abstractNumId w:val="256"/>
  </w:num>
  <w:num w:numId="86">
    <w:abstractNumId w:val="219"/>
  </w:num>
  <w:num w:numId="87">
    <w:abstractNumId w:val="235"/>
  </w:num>
  <w:num w:numId="88">
    <w:abstractNumId w:val="139"/>
  </w:num>
  <w:num w:numId="89">
    <w:abstractNumId w:val="63"/>
  </w:num>
  <w:num w:numId="90">
    <w:abstractNumId w:val="245"/>
  </w:num>
  <w:num w:numId="91">
    <w:abstractNumId w:val="55"/>
  </w:num>
  <w:num w:numId="92">
    <w:abstractNumId w:val="82"/>
  </w:num>
  <w:num w:numId="93">
    <w:abstractNumId w:val="185"/>
  </w:num>
  <w:num w:numId="94">
    <w:abstractNumId w:val="58"/>
  </w:num>
  <w:num w:numId="95">
    <w:abstractNumId w:val="46"/>
  </w:num>
  <w:num w:numId="96">
    <w:abstractNumId w:val="216"/>
  </w:num>
  <w:num w:numId="97">
    <w:abstractNumId w:val="49"/>
  </w:num>
  <w:num w:numId="98">
    <w:abstractNumId w:val="62"/>
  </w:num>
  <w:num w:numId="99">
    <w:abstractNumId w:val="151"/>
  </w:num>
  <w:num w:numId="100">
    <w:abstractNumId w:val="103"/>
  </w:num>
  <w:num w:numId="101">
    <w:abstractNumId w:val="21"/>
  </w:num>
  <w:num w:numId="102">
    <w:abstractNumId w:val="61"/>
  </w:num>
  <w:num w:numId="103">
    <w:abstractNumId w:val="188"/>
  </w:num>
  <w:num w:numId="104">
    <w:abstractNumId w:val="237"/>
  </w:num>
  <w:num w:numId="105">
    <w:abstractNumId w:val="268"/>
  </w:num>
  <w:num w:numId="106">
    <w:abstractNumId w:val="91"/>
  </w:num>
  <w:num w:numId="107">
    <w:abstractNumId w:val="11"/>
  </w:num>
  <w:num w:numId="108">
    <w:abstractNumId w:val="248"/>
  </w:num>
  <w:num w:numId="109">
    <w:abstractNumId w:val="12"/>
  </w:num>
  <w:num w:numId="110">
    <w:abstractNumId w:val="10"/>
  </w:num>
  <w:num w:numId="111">
    <w:abstractNumId w:val="54"/>
  </w:num>
  <w:num w:numId="112">
    <w:abstractNumId w:val="259"/>
  </w:num>
  <w:num w:numId="113">
    <w:abstractNumId w:val="167"/>
  </w:num>
  <w:num w:numId="114">
    <w:abstractNumId w:val="218"/>
  </w:num>
  <w:num w:numId="115">
    <w:abstractNumId w:val="86"/>
  </w:num>
  <w:num w:numId="116">
    <w:abstractNumId w:val="148"/>
  </w:num>
  <w:num w:numId="117">
    <w:abstractNumId w:val="19"/>
  </w:num>
  <w:num w:numId="118">
    <w:abstractNumId w:val="243"/>
  </w:num>
  <w:num w:numId="119">
    <w:abstractNumId w:val="37"/>
  </w:num>
  <w:num w:numId="120">
    <w:abstractNumId w:val="211"/>
  </w:num>
  <w:num w:numId="121">
    <w:abstractNumId w:val="199"/>
  </w:num>
  <w:num w:numId="122">
    <w:abstractNumId w:val="195"/>
  </w:num>
  <w:num w:numId="123">
    <w:abstractNumId w:val="187"/>
  </w:num>
  <w:num w:numId="124">
    <w:abstractNumId w:val="78"/>
  </w:num>
  <w:num w:numId="125">
    <w:abstractNumId w:val="118"/>
  </w:num>
  <w:num w:numId="126">
    <w:abstractNumId w:val="258"/>
  </w:num>
  <w:num w:numId="127">
    <w:abstractNumId w:val="114"/>
  </w:num>
  <w:num w:numId="128">
    <w:abstractNumId w:val="74"/>
  </w:num>
  <w:num w:numId="129">
    <w:abstractNumId w:val="181"/>
  </w:num>
  <w:num w:numId="130">
    <w:abstractNumId w:val="85"/>
  </w:num>
  <w:num w:numId="131">
    <w:abstractNumId w:val="68"/>
  </w:num>
  <w:num w:numId="132">
    <w:abstractNumId w:val="177"/>
  </w:num>
  <w:num w:numId="133">
    <w:abstractNumId w:val="229"/>
  </w:num>
  <w:num w:numId="134">
    <w:abstractNumId w:val="33"/>
  </w:num>
  <w:num w:numId="135">
    <w:abstractNumId w:val="193"/>
  </w:num>
  <w:num w:numId="136">
    <w:abstractNumId w:val="264"/>
  </w:num>
  <w:num w:numId="137">
    <w:abstractNumId w:val="168"/>
  </w:num>
  <w:num w:numId="138">
    <w:abstractNumId w:val="57"/>
  </w:num>
  <w:num w:numId="139">
    <w:abstractNumId w:val="257"/>
  </w:num>
  <w:num w:numId="140">
    <w:abstractNumId w:val="113"/>
  </w:num>
  <w:num w:numId="141">
    <w:abstractNumId w:val="251"/>
  </w:num>
  <w:num w:numId="142">
    <w:abstractNumId w:val="169"/>
  </w:num>
  <w:num w:numId="143">
    <w:abstractNumId w:val="124"/>
  </w:num>
  <w:num w:numId="144">
    <w:abstractNumId w:val="81"/>
  </w:num>
  <w:num w:numId="145">
    <w:abstractNumId w:val="266"/>
  </w:num>
  <w:num w:numId="146">
    <w:abstractNumId w:val="133"/>
  </w:num>
  <w:num w:numId="147">
    <w:abstractNumId w:val="102"/>
  </w:num>
  <w:num w:numId="148">
    <w:abstractNumId w:val="59"/>
  </w:num>
  <w:num w:numId="149">
    <w:abstractNumId w:val="23"/>
  </w:num>
  <w:num w:numId="150">
    <w:abstractNumId w:val="255"/>
  </w:num>
  <w:num w:numId="151">
    <w:abstractNumId w:val="27"/>
  </w:num>
  <w:num w:numId="152">
    <w:abstractNumId w:val="132"/>
  </w:num>
  <w:num w:numId="153">
    <w:abstractNumId w:val="73"/>
  </w:num>
  <w:num w:numId="154">
    <w:abstractNumId w:val="40"/>
  </w:num>
  <w:num w:numId="155">
    <w:abstractNumId w:val="121"/>
  </w:num>
  <w:num w:numId="156">
    <w:abstractNumId w:val="174"/>
  </w:num>
  <w:num w:numId="157">
    <w:abstractNumId w:val="119"/>
  </w:num>
  <w:num w:numId="158">
    <w:abstractNumId w:val="45"/>
  </w:num>
  <w:num w:numId="159">
    <w:abstractNumId w:val="213"/>
  </w:num>
  <w:num w:numId="160">
    <w:abstractNumId w:val="16"/>
  </w:num>
  <w:num w:numId="161">
    <w:abstractNumId w:val="157"/>
  </w:num>
  <w:num w:numId="162">
    <w:abstractNumId w:val="261"/>
  </w:num>
  <w:num w:numId="163">
    <w:abstractNumId w:val="7"/>
  </w:num>
  <w:num w:numId="164">
    <w:abstractNumId w:val="263"/>
  </w:num>
  <w:num w:numId="165">
    <w:abstractNumId w:val="198"/>
  </w:num>
  <w:num w:numId="166">
    <w:abstractNumId w:val="69"/>
  </w:num>
  <w:num w:numId="167">
    <w:abstractNumId w:val="197"/>
  </w:num>
  <w:num w:numId="168">
    <w:abstractNumId w:val="64"/>
  </w:num>
  <w:num w:numId="169">
    <w:abstractNumId w:val="156"/>
  </w:num>
  <w:num w:numId="170">
    <w:abstractNumId w:val="90"/>
  </w:num>
  <w:num w:numId="171">
    <w:abstractNumId w:val="153"/>
  </w:num>
  <w:num w:numId="172">
    <w:abstractNumId w:val="39"/>
  </w:num>
  <w:num w:numId="173">
    <w:abstractNumId w:val="15"/>
  </w:num>
  <w:num w:numId="174">
    <w:abstractNumId w:val="108"/>
  </w:num>
  <w:num w:numId="175">
    <w:abstractNumId w:val="30"/>
  </w:num>
  <w:num w:numId="176">
    <w:abstractNumId w:val="50"/>
  </w:num>
  <w:num w:numId="177">
    <w:abstractNumId w:val="44"/>
  </w:num>
  <w:num w:numId="178">
    <w:abstractNumId w:val="205"/>
  </w:num>
  <w:num w:numId="179">
    <w:abstractNumId w:val="116"/>
  </w:num>
  <w:num w:numId="180">
    <w:abstractNumId w:val="122"/>
  </w:num>
  <w:num w:numId="181">
    <w:abstractNumId w:val="87"/>
  </w:num>
  <w:num w:numId="182">
    <w:abstractNumId w:val="175"/>
  </w:num>
  <w:num w:numId="183">
    <w:abstractNumId w:val="231"/>
  </w:num>
  <w:num w:numId="184">
    <w:abstractNumId w:val="138"/>
  </w:num>
  <w:num w:numId="185">
    <w:abstractNumId w:val="51"/>
  </w:num>
  <w:num w:numId="186">
    <w:abstractNumId w:val="267"/>
  </w:num>
  <w:num w:numId="187">
    <w:abstractNumId w:val="96"/>
  </w:num>
  <w:num w:numId="188">
    <w:abstractNumId w:val="241"/>
  </w:num>
  <w:num w:numId="189">
    <w:abstractNumId w:val="93"/>
  </w:num>
  <w:num w:numId="190">
    <w:abstractNumId w:val="194"/>
  </w:num>
  <w:num w:numId="191">
    <w:abstractNumId w:val="191"/>
  </w:num>
  <w:num w:numId="192">
    <w:abstractNumId w:val="53"/>
  </w:num>
  <w:num w:numId="193">
    <w:abstractNumId w:val="217"/>
  </w:num>
  <w:num w:numId="194">
    <w:abstractNumId w:val="18"/>
  </w:num>
  <w:num w:numId="195">
    <w:abstractNumId w:val="242"/>
  </w:num>
  <w:num w:numId="196">
    <w:abstractNumId w:val="155"/>
  </w:num>
  <w:num w:numId="197">
    <w:abstractNumId w:val="182"/>
  </w:num>
  <w:num w:numId="198">
    <w:abstractNumId w:val="215"/>
  </w:num>
  <w:num w:numId="199">
    <w:abstractNumId w:val="77"/>
  </w:num>
  <w:num w:numId="200">
    <w:abstractNumId w:val="212"/>
  </w:num>
  <w:num w:numId="201">
    <w:abstractNumId w:val="220"/>
  </w:num>
  <w:num w:numId="202">
    <w:abstractNumId w:val="36"/>
  </w:num>
  <w:num w:numId="203">
    <w:abstractNumId w:val="171"/>
  </w:num>
  <w:num w:numId="204">
    <w:abstractNumId w:val="112"/>
  </w:num>
  <w:num w:numId="205">
    <w:abstractNumId w:val="41"/>
  </w:num>
  <w:num w:numId="206">
    <w:abstractNumId w:val="179"/>
  </w:num>
  <w:num w:numId="207">
    <w:abstractNumId w:val="24"/>
  </w:num>
  <w:num w:numId="208">
    <w:abstractNumId w:val="143"/>
  </w:num>
  <w:num w:numId="209">
    <w:abstractNumId w:val="9"/>
  </w:num>
  <w:num w:numId="210">
    <w:abstractNumId w:val="262"/>
  </w:num>
  <w:num w:numId="211">
    <w:abstractNumId w:val="224"/>
  </w:num>
  <w:num w:numId="212">
    <w:abstractNumId w:val="70"/>
  </w:num>
  <w:num w:numId="213">
    <w:abstractNumId w:val="184"/>
  </w:num>
  <w:num w:numId="214">
    <w:abstractNumId w:val="158"/>
  </w:num>
  <w:num w:numId="215">
    <w:abstractNumId w:val="230"/>
  </w:num>
  <w:num w:numId="216">
    <w:abstractNumId w:val="83"/>
  </w:num>
  <w:num w:numId="217">
    <w:abstractNumId w:val="125"/>
  </w:num>
  <w:num w:numId="218">
    <w:abstractNumId w:val="222"/>
  </w:num>
  <w:num w:numId="219">
    <w:abstractNumId w:val="79"/>
  </w:num>
  <w:num w:numId="220">
    <w:abstractNumId w:val="17"/>
  </w:num>
  <w:num w:numId="221">
    <w:abstractNumId w:val="221"/>
  </w:num>
  <w:num w:numId="222">
    <w:abstractNumId w:val="31"/>
  </w:num>
  <w:num w:numId="223">
    <w:abstractNumId w:val="260"/>
  </w:num>
  <w:num w:numId="224">
    <w:abstractNumId w:val="147"/>
  </w:num>
  <w:num w:numId="225">
    <w:abstractNumId w:val="100"/>
  </w:num>
  <w:num w:numId="226">
    <w:abstractNumId w:val="65"/>
  </w:num>
  <w:num w:numId="227">
    <w:abstractNumId w:val="80"/>
  </w:num>
  <w:num w:numId="228">
    <w:abstractNumId w:val="238"/>
  </w:num>
  <w:num w:numId="229">
    <w:abstractNumId w:val="67"/>
  </w:num>
  <w:num w:numId="230">
    <w:abstractNumId w:val="14"/>
  </w:num>
  <w:num w:numId="231">
    <w:abstractNumId w:val="131"/>
  </w:num>
  <w:num w:numId="232">
    <w:abstractNumId w:val="75"/>
  </w:num>
  <w:num w:numId="233">
    <w:abstractNumId w:val="265"/>
  </w:num>
  <w:num w:numId="234">
    <w:abstractNumId w:val="35"/>
  </w:num>
  <w:num w:numId="235">
    <w:abstractNumId w:val="56"/>
  </w:num>
  <w:num w:numId="236">
    <w:abstractNumId w:val="226"/>
  </w:num>
  <w:num w:numId="237">
    <w:abstractNumId w:val="232"/>
  </w:num>
  <w:num w:numId="238">
    <w:abstractNumId w:val="244"/>
  </w:num>
  <w:num w:numId="239">
    <w:abstractNumId w:val="223"/>
  </w:num>
  <w:num w:numId="240">
    <w:abstractNumId w:val="47"/>
  </w:num>
  <w:num w:numId="241">
    <w:abstractNumId w:val="254"/>
  </w:num>
  <w:num w:numId="242">
    <w:abstractNumId w:val="109"/>
  </w:num>
  <w:num w:numId="243">
    <w:abstractNumId w:val="66"/>
  </w:num>
  <w:num w:numId="244">
    <w:abstractNumId w:val="206"/>
  </w:num>
  <w:num w:numId="245">
    <w:abstractNumId w:val="247"/>
  </w:num>
  <w:num w:numId="246">
    <w:abstractNumId w:val="110"/>
  </w:num>
  <w:num w:numId="247">
    <w:abstractNumId w:val="161"/>
  </w:num>
  <w:num w:numId="248">
    <w:abstractNumId w:val="178"/>
  </w:num>
  <w:num w:numId="249">
    <w:abstractNumId w:val="192"/>
  </w:num>
  <w:num w:numId="250">
    <w:abstractNumId w:val="207"/>
  </w:num>
  <w:num w:numId="251">
    <w:abstractNumId w:val="159"/>
  </w:num>
  <w:num w:numId="252">
    <w:abstractNumId w:val="123"/>
  </w:num>
  <w:num w:numId="253">
    <w:abstractNumId w:val="183"/>
  </w:num>
  <w:num w:numId="254">
    <w:abstractNumId w:val="164"/>
  </w:num>
  <w:num w:numId="255">
    <w:abstractNumId w:val="202"/>
  </w:num>
  <w:num w:numId="256">
    <w:abstractNumId w:val="186"/>
  </w:num>
  <w:num w:numId="257">
    <w:abstractNumId w:val="72"/>
  </w:num>
  <w:num w:numId="258">
    <w:abstractNumId w:val="22"/>
  </w:num>
  <w:num w:numId="259">
    <w:abstractNumId w:val="120"/>
  </w:num>
  <w:num w:numId="260">
    <w:abstractNumId w:val="228"/>
  </w:num>
  <w:num w:numId="261">
    <w:abstractNumId w:val="140"/>
  </w:num>
  <w:num w:numId="262">
    <w:abstractNumId w:val="176"/>
  </w:num>
  <w:num w:numId="263">
    <w:abstractNumId w:val="94"/>
  </w:num>
  <w:num w:numId="264">
    <w:abstractNumId w:val="130"/>
  </w:num>
  <w:num w:numId="265">
    <w:abstractNumId w:val="52"/>
  </w:num>
  <w:num w:numId="266">
    <w:abstractNumId w:val="210"/>
  </w:num>
  <w:num w:numId="267">
    <w:abstractNumId w:val="134"/>
  </w:num>
  <w:num w:numId="268">
    <w:abstractNumId w:val="152"/>
  </w:num>
  <w:num w:numId="269">
    <w:abstractNumId w:val="253"/>
  </w:num>
  <w:numIdMacAtCleanup w:val="268"/>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P">
    <w15:presenceInfo w15:providerId="Windows Live" w15:userId="12c9b87cd73942c3"/>
  </w15:person>
  <w15:person w15:author="HR-M.Olga">
    <w15:presenceInfo w15:providerId="None" w15:userId="HR-M.Ol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1D2"/>
    <w:rsid w:val="000039A1"/>
    <w:rsid w:val="00013AA5"/>
    <w:rsid w:val="00017F66"/>
    <w:rsid w:val="00020954"/>
    <w:rsid w:val="00023178"/>
    <w:rsid w:val="00023343"/>
    <w:rsid w:val="00023626"/>
    <w:rsid w:val="00034616"/>
    <w:rsid w:val="0003792E"/>
    <w:rsid w:val="000412D8"/>
    <w:rsid w:val="000459D4"/>
    <w:rsid w:val="000460E5"/>
    <w:rsid w:val="00046519"/>
    <w:rsid w:val="0006063C"/>
    <w:rsid w:val="00065514"/>
    <w:rsid w:val="00065AB0"/>
    <w:rsid w:val="0007104C"/>
    <w:rsid w:val="00074FDB"/>
    <w:rsid w:val="00076CA7"/>
    <w:rsid w:val="000846C2"/>
    <w:rsid w:val="000867C7"/>
    <w:rsid w:val="00090F76"/>
    <w:rsid w:val="00091F8D"/>
    <w:rsid w:val="0009228E"/>
    <w:rsid w:val="00093C37"/>
    <w:rsid w:val="00094466"/>
    <w:rsid w:val="000A1607"/>
    <w:rsid w:val="000A3622"/>
    <w:rsid w:val="000A4D93"/>
    <w:rsid w:val="000B3514"/>
    <w:rsid w:val="000D28F8"/>
    <w:rsid w:val="000E0929"/>
    <w:rsid w:val="000E5593"/>
    <w:rsid w:val="000F0D06"/>
    <w:rsid w:val="000F295B"/>
    <w:rsid w:val="0010166A"/>
    <w:rsid w:val="00112EB1"/>
    <w:rsid w:val="0011336C"/>
    <w:rsid w:val="00114E6E"/>
    <w:rsid w:val="00115756"/>
    <w:rsid w:val="00122337"/>
    <w:rsid w:val="001234AD"/>
    <w:rsid w:val="001276AB"/>
    <w:rsid w:val="00131699"/>
    <w:rsid w:val="001352DF"/>
    <w:rsid w:val="00136AC5"/>
    <w:rsid w:val="00137051"/>
    <w:rsid w:val="00137D3C"/>
    <w:rsid w:val="0015074B"/>
    <w:rsid w:val="001524EC"/>
    <w:rsid w:val="00152BD8"/>
    <w:rsid w:val="0015535C"/>
    <w:rsid w:val="00164E77"/>
    <w:rsid w:val="00171563"/>
    <w:rsid w:val="0017225A"/>
    <w:rsid w:val="00173203"/>
    <w:rsid w:val="00174C5B"/>
    <w:rsid w:val="00175975"/>
    <w:rsid w:val="0017728D"/>
    <w:rsid w:val="001776F7"/>
    <w:rsid w:val="00180870"/>
    <w:rsid w:val="0018372B"/>
    <w:rsid w:val="00184037"/>
    <w:rsid w:val="001849BB"/>
    <w:rsid w:val="00191489"/>
    <w:rsid w:val="00191C98"/>
    <w:rsid w:val="00195472"/>
    <w:rsid w:val="00195C6E"/>
    <w:rsid w:val="001961AD"/>
    <w:rsid w:val="001970C5"/>
    <w:rsid w:val="00197DE7"/>
    <w:rsid w:val="001A259C"/>
    <w:rsid w:val="001A3600"/>
    <w:rsid w:val="001B1F13"/>
    <w:rsid w:val="001B53F4"/>
    <w:rsid w:val="001C0339"/>
    <w:rsid w:val="001D3A10"/>
    <w:rsid w:val="001E00A1"/>
    <w:rsid w:val="001E38B7"/>
    <w:rsid w:val="001F648A"/>
    <w:rsid w:val="001F6B63"/>
    <w:rsid w:val="002007EC"/>
    <w:rsid w:val="00203A7F"/>
    <w:rsid w:val="00206648"/>
    <w:rsid w:val="002108C9"/>
    <w:rsid w:val="00210AED"/>
    <w:rsid w:val="00212954"/>
    <w:rsid w:val="002137F4"/>
    <w:rsid w:val="0022209A"/>
    <w:rsid w:val="00225350"/>
    <w:rsid w:val="002279E5"/>
    <w:rsid w:val="00234CDA"/>
    <w:rsid w:val="00235EE7"/>
    <w:rsid w:val="0023643F"/>
    <w:rsid w:val="00242FAF"/>
    <w:rsid w:val="002558CC"/>
    <w:rsid w:val="00256B05"/>
    <w:rsid w:val="00260C14"/>
    <w:rsid w:val="00262BF8"/>
    <w:rsid w:val="002660B7"/>
    <w:rsid w:val="00272A2C"/>
    <w:rsid w:val="002777EA"/>
    <w:rsid w:val="0028211E"/>
    <w:rsid w:val="00282AFE"/>
    <w:rsid w:val="00282F4E"/>
    <w:rsid w:val="002844A5"/>
    <w:rsid w:val="0029317D"/>
    <w:rsid w:val="002953F8"/>
    <w:rsid w:val="0029639D"/>
    <w:rsid w:val="002A0614"/>
    <w:rsid w:val="002A13F1"/>
    <w:rsid w:val="002A1EC6"/>
    <w:rsid w:val="002A68E1"/>
    <w:rsid w:val="002A6B8A"/>
    <w:rsid w:val="002B3B61"/>
    <w:rsid w:val="002C0B65"/>
    <w:rsid w:val="002C1C7B"/>
    <w:rsid w:val="002C7DD2"/>
    <w:rsid w:val="002E055A"/>
    <w:rsid w:val="002E16F5"/>
    <w:rsid w:val="002E5489"/>
    <w:rsid w:val="002E6FA7"/>
    <w:rsid w:val="00306C61"/>
    <w:rsid w:val="0031088D"/>
    <w:rsid w:val="00313841"/>
    <w:rsid w:val="00317753"/>
    <w:rsid w:val="00317E20"/>
    <w:rsid w:val="00320BEB"/>
    <w:rsid w:val="00323E5D"/>
    <w:rsid w:val="00324523"/>
    <w:rsid w:val="00326F90"/>
    <w:rsid w:val="00331A81"/>
    <w:rsid w:val="00333471"/>
    <w:rsid w:val="00335947"/>
    <w:rsid w:val="00340B69"/>
    <w:rsid w:val="003415ED"/>
    <w:rsid w:val="003431A4"/>
    <w:rsid w:val="00347AC8"/>
    <w:rsid w:val="00350DE1"/>
    <w:rsid w:val="00350E34"/>
    <w:rsid w:val="00350EBC"/>
    <w:rsid w:val="00352013"/>
    <w:rsid w:val="00355705"/>
    <w:rsid w:val="00357080"/>
    <w:rsid w:val="00357263"/>
    <w:rsid w:val="00357DDC"/>
    <w:rsid w:val="00360E2E"/>
    <w:rsid w:val="003629A9"/>
    <w:rsid w:val="00363559"/>
    <w:rsid w:val="003668BC"/>
    <w:rsid w:val="003748F4"/>
    <w:rsid w:val="00376D40"/>
    <w:rsid w:val="003842B9"/>
    <w:rsid w:val="00385630"/>
    <w:rsid w:val="00385DE5"/>
    <w:rsid w:val="00391608"/>
    <w:rsid w:val="003939B9"/>
    <w:rsid w:val="00394454"/>
    <w:rsid w:val="003976DB"/>
    <w:rsid w:val="003A02C2"/>
    <w:rsid w:val="003A1FF1"/>
    <w:rsid w:val="003B2AA8"/>
    <w:rsid w:val="003C78E4"/>
    <w:rsid w:val="003D0749"/>
    <w:rsid w:val="003D3524"/>
    <w:rsid w:val="003D4931"/>
    <w:rsid w:val="003E52DE"/>
    <w:rsid w:val="003E5E53"/>
    <w:rsid w:val="003F4151"/>
    <w:rsid w:val="003F4483"/>
    <w:rsid w:val="003F56B3"/>
    <w:rsid w:val="003F5BD8"/>
    <w:rsid w:val="003F5C16"/>
    <w:rsid w:val="00404B27"/>
    <w:rsid w:val="0040546A"/>
    <w:rsid w:val="004155E3"/>
    <w:rsid w:val="0042275F"/>
    <w:rsid w:val="0042346B"/>
    <w:rsid w:val="00425CDD"/>
    <w:rsid w:val="00432E2E"/>
    <w:rsid w:val="00437606"/>
    <w:rsid w:val="00441EC6"/>
    <w:rsid w:val="00443851"/>
    <w:rsid w:val="00447532"/>
    <w:rsid w:val="004541F4"/>
    <w:rsid w:val="00462346"/>
    <w:rsid w:val="00467AC4"/>
    <w:rsid w:val="00471F66"/>
    <w:rsid w:val="0047262D"/>
    <w:rsid w:val="004740D6"/>
    <w:rsid w:val="00475B4D"/>
    <w:rsid w:val="00476699"/>
    <w:rsid w:val="00483912"/>
    <w:rsid w:val="00492119"/>
    <w:rsid w:val="0049331E"/>
    <w:rsid w:val="00496022"/>
    <w:rsid w:val="004A3E59"/>
    <w:rsid w:val="004B4070"/>
    <w:rsid w:val="004D0046"/>
    <w:rsid w:val="004D3271"/>
    <w:rsid w:val="004D4AB1"/>
    <w:rsid w:val="004D534E"/>
    <w:rsid w:val="004D5ABD"/>
    <w:rsid w:val="004E2B6A"/>
    <w:rsid w:val="004E41E4"/>
    <w:rsid w:val="00500965"/>
    <w:rsid w:val="00514275"/>
    <w:rsid w:val="00515534"/>
    <w:rsid w:val="00521159"/>
    <w:rsid w:val="00521CC0"/>
    <w:rsid w:val="00523D0A"/>
    <w:rsid w:val="00524B06"/>
    <w:rsid w:val="00524B8F"/>
    <w:rsid w:val="00524F08"/>
    <w:rsid w:val="00526A9A"/>
    <w:rsid w:val="005378B3"/>
    <w:rsid w:val="0054163C"/>
    <w:rsid w:val="0054233C"/>
    <w:rsid w:val="00544566"/>
    <w:rsid w:val="00544CE0"/>
    <w:rsid w:val="00546CFF"/>
    <w:rsid w:val="00547B08"/>
    <w:rsid w:val="005521FF"/>
    <w:rsid w:val="0055226D"/>
    <w:rsid w:val="005550D7"/>
    <w:rsid w:val="00561897"/>
    <w:rsid w:val="00566F09"/>
    <w:rsid w:val="00570F50"/>
    <w:rsid w:val="0057327A"/>
    <w:rsid w:val="00574220"/>
    <w:rsid w:val="00581E99"/>
    <w:rsid w:val="00582948"/>
    <w:rsid w:val="005850F1"/>
    <w:rsid w:val="00585229"/>
    <w:rsid w:val="00586E7A"/>
    <w:rsid w:val="005A0F60"/>
    <w:rsid w:val="005A522E"/>
    <w:rsid w:val="005A728F"/>
    <w:rsid w:val="005C469A"/>
    <w:rsid w:val="005C5819"/>
    <w:rsid w:val="005C5F81"/>
    <w:rsid w:val="005D1D3C"/>
    <w:rsid w:val="005E0A93"/>
    <w:rsid w:val="005E0EDE"/>
    <w:rsid w:val="005F1429"/>
    <w:rsid w:val="005F28CA"/>
    <w:rsid w:val="005F5FD2"/>
    <w:rsid w:val="005F7B87"/>
    <w:rsid w:val="00600E7F"/>
    <w:rsid w:val="006012DB"/>
    <w:rsid w:val="00603D9A"/>
    <w:rsid w:val="006129F5"/>
    <w:rsid w:val="006174DD"/>
    <w:rsid w:val="0062300F"/>
    <w:rsid w:val="00637013"/>
    <w:rsid w:val="00641992"/>
    <w:rsid w:val="00642262"/>
    <w:rsid w:val="00652246"/>
    <w:rsid w:val="006532DA"/>
    <w:rsid w:val="0065714A"/>
    <w:rsid w:val="00657717"/>
    <w:rsid w:val="00663780"/>
    <w:rsid w:val="00663ECC"/>
    <w:rsid w:val="006664E8"/>
    <w:rsid w:val="0067194E"/>
    <w:rsid w:val="00675CB6"/>
    <w:rsid w:val="00681A37"/>
    <w:rsid w:val="0068398D"/>
    <w:rsid w:val="00687ABC"/>
    <w:rsid w:val="00687F92"/>
    <w:rsid w:val="00690252"/>
    <w:rsid w:val="006959D1"/>
    <w:rsid w:val="006A183D"/>
    <w:rsid w:val="006A3ABD"/>
    <w:rsid w:val="006A3C9D"/>
    <w:rsid w:val="006A4ABC"/>
    <w:rsid w:val="006A6100"/>
    <w:rsid w:val="006B3A2A"/>
    <w:rsid w:val="006B41F8"/>
    <w:rsid w:val="006B46F2"/>
    <w:rsid w:val="006B54AB"/>
    <w:rsid w:val="006B5F20"/>
    <w:rsid w:val="006B6595"/>
    <w:rsid w:val="006B758A"/>
    <w:rsid w:val="006C165A"/>
    <w:rsid w:val="006C6C80"/>
    <w:rsid w:val="006D0076"/>
    <w:rsid w:val="006D3FE3"/>
    <w:rsid w:val="006D462D"/>
    <w:rsid w:val="006E02A0"/>
    <w:rsid w:val="006E641E"/>
    <w:rsid w:val="006F252B"/>
    <w:rsid w:val="006F63DD"/>
    <w:rsid w:val="00700DF7"/>
    <w:rsid w:val="00702625"/>
    <w:rsid w:val="00704425"/>
    <w:rsid w:val="00716F85"/>
    <w:rsid w:val="00732AED"/>
    <w:rsid w:val="00732D4C"/>
    <w:rsid w:val="00732D5A"/>
    <w:rsid w:val="00736359"/>
    <w:rsid w:val="00740A52"/>
    <w:rsid w:val="00747FF7"/>
    <w:rsid w:val="00750160"/>
    <w:rsid w:val="00750796"/>
    <w:rsid w:val="0075649E"/>
    <w:rsid w:val="007648AE"/>
    <w:rsid w:val="00765E40"/>
    <w:rsid w:val="00766B60"/>
    <w:rsid w:val="007875E2"/>
    <w:rsid w:val="007924D3"/>
    <w:rsid w:val="007953A9"/>
    <w:rsid w:val="00796FB1"/>
    <w:rsid w:val="007977AF"/>
    <w:rsid w:val="007B4975"/>
    <w:rsid w:val="007B4AB9"/>
    <w:rsid w:val="007C7C6F"/>
    <w:rsid w:val="007D1987"/>
    <w:rsid w:val="007D29EA"/>
    <w:rsid w:val="007D29F8"/>
    <w:rsid w:val="007D496B"/>
    <w:rsid w:val="007E0D0E"/>
    <w:rsid w:val="007F4262"/>
    <w:rsid w:val="007F4500"/>
    <w:rsid w:val="007F56C0"/>
    <w:rsid w:val="008056D5"/>
    <w:rsid w:val="00813E9B"/>
    <w:rsid w:val="00813EE0"/>
    <w:rsid w:val="008239DC"/>
    <w:rsid w:val="008278A9"/>
    <w:rsid w:val="00831D68"/>
    <w:rsid w:val="00832C17"/>
    <w:rsid w:val="00836902"/>
    <w:rsid w:val="00840AD3"/>
    <w:rsid w:val="008439EA"/>
    <w:rsid w:val="00843EE3"/>
    <w:rsid w:val="008441C7"/>
    <w:rsid w:val="0085042E"/>
    <w:rsid w:val="00851021"/>
    <w:rsid w:val="0085340B"/>
    <w:rsid w:val="00853646"/>
    <w:rsid w:val="00857143"/>
    <w:rsid w:val="00860964"/>
    <w:rsid w:val="00865119"/>
    <w:rsid w:val="00872A31"/>
    <w:rsid w:val="0087738C"/>
    <w:rsid w:val="008801E8"/>
    <w:rsid w:val="00880650"/>
    <w:rsid w:val="00882F17"/>
    <w:rsid w:val="008870F5"/>
    <w:rsid w:val="00887932"/>
    <w:rsid w:val="0089077F"/>
    <w:rsid w:val="00891786"/>
    <w:rsid w:val="008952A5"/>
    <w:rsid w:val="0089637E"/>
    <w:rsid w:val="008A0E01"/>
    <w:rsid w:val="008A758E"/>
    <w:rsid w:val="008A7E39"/>
    <w:rsid w:val="008B588D"/>
    <w:rsid w:val="008B65ED"/>
    <w:rsid w:val="008B67BB"/>
    <w:rsid w:val="008B6890"/>
    <w:rsid w:val="008C24FB"/>
    <w:rsid w:val="008C6036"/>
    <w:rsid w:val="008C6FB1"/>
    <w:rsid w:val="008C7F9D"/>
    <w:rsid w:val="008D0416"/>
    <w:rsid w:val="008D345B"/>
    <w:rsid w:val="008D3875"/>
    <w:rsid w:val="008D6DEE"/>
    <w:rsid w:val="008D7093"/>
    <w:rsid w:val="008E2E7F"/>
    <w:rsid w:val="008F0B38"/>
    <w:rsid w:val="0090246A"/>
    <w:rsid w:val="0090528C"/>
    <w:rsid w:val="009078A6"/>
    <w:rsid w:val="00910E11"/>
    <w:rsid w:val="00915FDD"/>
    <w:rsid w:val="00916B25"/>
    <w:rsid w:val="00916B4A"/>
    <w:rsid w:val="00916EF3"/>
    <w:rsid w:val="0092004E"/>
    <w:rsid w:val="0092403F"/>
    <w:rsid w:val="009316C4"/>
    <w:rsid w:val="009430A5"/>
    <w:rsid w:val="009438EA"/>
    <w:rsid w:val="00944DF3"/>
    <w:rsid w:val="0094572A"/>
    <w:rsid w:val="00945AAE"/>
    <w:rsid w:val="00961137"/>
    <w:rsid w:val="00963AA0"/>
    <w:rsid w:val="0096545F"/>
    <w:rsid w:val="00965D2F"/>
    <w:rsid w:val="00970C54"/>
    <w:rsid w:val="00974DE8"/>
    <w:rsid w:val="0097668A"/>
    <w:rsid w:val="00985013"/>
    <w:rsid w:val="009946EC"/>
    <w:rsid w:val="009A298D"/>
    <w:rsid w:val="009A7E45"/>
    <w:rsid w:val="009B09E3"/>
    <w:rsid w:val="009B43C9"/>
    <w:rsid w:val="009B795A"/>
    <w:rsid w:val="009C6000"/>
    <w:rsid w:val="009C60C9"/>
    <w:rsid w:val="009D20BD"/>
    <w:rsid w:val="009E2E79"/>
    <w:rsid w:val="009E3C91"/>
    <w:rsid w:val="009E5D0C"/>
    <w:rsid w:val="009E6481"/>
    <w:rsid w:val="009E796A"/>
    <w:rsid w:val="009F05C0"/>
    <w:rsid w:val="009F5B33"/>
    <w:rsid w:val="009F7726"/>
    <w:rsid w:val="00A029A3"/>
    <w:rsid w:val="00A03453"/>
    <w:rsid w:val="00A070B7"/>
    <w:rsid w:val="00A127E2"/>
    <w:rsid w:val="00A12E04"/>
    <w:rsid w:val="00A1768B"/>
    <w:rsid w:val="00A179FC"/>
    <w:rsid w:val="00A204E5"/>
    <w:rsid w:val="00A260A4"/>
    <w:rsid w:val="00A31EE7"/>
    <w:rsid w:val="00A34B1B"/>
    <w:rsid w:val="00A362C1"/>
    <w:rsid w:val="00A43F54"/>
    <w:rsid w:val="00A466A1"/>
    <w:rsid w:val="00A50368"/>
    <w:rsid w:val="00A571E5"/>
    <w:rsid w:val="00A65A5F"/>
    <w:rsid w:val="00A7007A"/>
    <w:rsid w:val="00A715FB"/>
    <w:rsid w:val="00A7199D"/>
    <w:rsid w:val="00A72FBA"/>
    <w:rsid w:val="00A74652"/>
    <w:rsid w:val="00A767F9"/>
    <w:rsid w:val="00A80303"/>
    <w:rsid w:val="00A83CB1"/>
    <w:rsid w:val="00A87519"/>
    <w:rsid w:val="00A91F54"/>
    <w:rsid w:val="00AA1D8D"/>
    <w:rsid w:val="00AA2911"/>
    <w:rsid w:val="00AA2D51"/>
    <w:rsid w:val="00AB042F"/>
    <w:rsid w:val="00AB24F4"/>
    <w:rsid w:val="00AB2543"/>
    <w:rsid w:val="00AB3C00"/>
    <w:rsid w:val="00AC1A6E"/>
    <w:rsid w:val="00AC5C75"/>
    <w:rsid w:val="00AD0BE0"/>
    <w:rsid w:val="00AE43D7"/>
    <w:rsid w:val="00AF0774"/>
    <w:rsid w:val="00AF199D"/>
    <w:rsid w:val="00AF1E4B"/>
    <w:rsid w:val="00AF2B59"/>
    <w:rsid w:val="00AF6BC8"/>
    <w:rsid w:val="00AF7A56"/>
    <w:rsid w:val="00B00924"/>
    <w:rsid w:val="00B00DF8"/>
    <w:rsid w:val="00B014A3"/>
    <w:rsid w:val="00B01884"/>
    <w:rsid w:val="00B05740"/>
    <w:rsid w:val="00B073A4"/>
    <w:rsid w:val="00B108E9"/>
    <w:rsid w:val="00B32D24"/>
    <w:rsid w:val="00B340F4"/>
    <w:rsid w:val="00B35513"/>
    <w:rsid w:val="00B4199B"/>
    <w:rsid w:val="00B42B4C"/>
    <w:rsid w:val="00B47730"/>
    <w:rsid w:val="00B509EE"/>
    <w:rsid w:val="00B51C6F"/>
    <w:rsid w:val="00B53652"/>
    <w:rsid w:val="00B5429C"/>
    <w:rsid w:val="00B553FD"/>
    <w:rsid w:val="00B567AD"/>
    <w:rsid w:val="00B56E19"/>
    <w:rsid w:val="00B579C4"/>
    <w:rsid w:val="00B63344"/>
    <w:rsid w:val="00B64C32"/>
    <w:rsid w:val="00B65F24"/>
    <w:rsid w:val="00B66D03"/>
    <w:rsid w:val="00B66FAA"/>
    <w:rsid w:val="00B778A4"/>
    <w:rsid w:val="00B9122F"/>
    <w:rsid w:val="00B91F70"/>
    <w:rsid w:val="00B9324D"/>
    <w:rsid w:val="00B94F47"/>
    <w:rsid w:val="00B959B4"/>
    <w:rsid w:val="00B963AC"/>
    <w:rsid w:val="00BA023A"/>
    <w:rsid w:val="00BA081D"/>
    <w:rsid w:val="00BA0D02"/>
    <w:rsid w:val="00BA15C3"/>
    <w:rsid w:val="00BA1FDD"/>
    <w:rsid w:val="00BA577A"/>
    <w:rsid w:val="00BA604B"/>
    <w:rsid w:val="00BA7958"/>
    <w:rsid w:val="00BA7EFE"/>
    <w:rsid w:val="00BB53C8"/>
    <w:rsid w:val="00BC271E"/>
    <w:rsid w:val="00BC2BB1"/>
    <w:rsid w:val="00BD141F"/>
    <w:rsid w:val="00BD16A3"/>
    <w:rsid w:val="00BD1D5D"/>
    <w:rsid w:val="00BD2C01"/>
    <w:rsid w:val="00BD3E63"/>
    <w:rsid w:val="00BD65B8"/>
    <w:rsid w:val="00BD70FE"/>
    <w:rsid w:val="00BE1850"/>
    <w:rsid w:val="00BE22D2"/>
    <w:rsid w:val="00BE5987"/>
    <w:rsid w:val="00BF26EA"/>
    <w:rsid w:val="00BF7A40"/>
    <w:rsid w:val="00C010DB"/>
    <w:rsid w:val="00C03FC6"/>
    <w:rsid w:val="00C11EC3"/>
    <w:rsid w:val="00C12966"/>
    <w:rsid w:val="00C143D2"/>
    <w:rsid w:val="00C145DC"/>
    <w:rsid w:val="00C156C0"/>
    <w:rsid w:val="00C158C1"/>
    <w:rsid w:val="00C20320"/>
    <w:rsid w:val="00C21D54"/>
    <w:rsid w:val="00C22C4F"/>
    <w:rsid w:val="00C24092"/>
    <w:rsid w:val="00C2581E"/>
    <w:rsid w:val="00C32057"/>
    <w:rsid w:val="00C324B0"/>
    <w:rsid w:val="00C3465E"/>
    <w:rsid w:val="00C35E85"/>
    <w:rsid w:val="00C430A8"/>
    <w:rsid w:val="00C4404C"/>
    <w:rsid w:val="00C504A2"/>
    <w:rsid w:val="00C56516"/>
    <w:rsid w:val="00C6323F"/>
    <w:rsid w:val="00C66B8E"/>
    <w:rsid w:val="00C736D9"/>
    <w:rsid w:val="00C743B2"/>
    <w:rsid w:val="00C756EC"/>
    <w:rsid w:val="00C75967"/>
    <w:rsid w:val="00C76FAD"/>
    <w:rsid w:val="00C777D7"/>
    <w:rsid w:val="00C80056"/>
    <w:rsid w:val="00C81398"/>
    <w:rsid w:val="00C8160A"/>
    <w:rsid w:val="00C83244"/>
    <w:rsid w:val="00C94040"/>
    <w:rsid w:val="00CA6169"/>
    <w:rsid w:val="00CA621B"/>
    <w:rsid w:val="00CB0452"/>
    <w:rsid w:val="00CB0664"/>
    <w:rsid w:val="00CB3426"/>
    <w:rsid w:val="00CB3E83"/>
    <w:rsid w:val="00CB484A"/>
    <w:rsid w:val="00CB52D1"/>
    <w:rsid w:val="00CB575E"/>
    <w:rsid w:val="00CC1746"/>
    <w:rsid w:val="00CC346A"/>
    <w:rsid w:val="00CC3BAC"/>
    <w:rsid w:val="00CC44C3"/>
    <w:rsid w:val="00CD0837"/>
    <w:rsid w:val="00CD382D"/>
    <w:rsid w:val="00CD433A"/>
    <w:rsid w:val="00CD58C1"/>
    <w:rsid w:val="00CF37C0"/>
    <w:rsid w:val="00CF4143"/>
    <w:rsid w:val="00CF6FC7"/>
    <w:rsid w:val="00CF7038"/>
    <w:rsid w:val="00CF7289"/>
    <w:rsid w:val="00CF72DA"/>
    <w:rsid w:val="00D0096C"/>
    <w:rsid w:val="00D0494D"/>
    <w:rsid w:val="00D0621D"/>
    <w:rsid w:val="00D06EFF"/>
    <w:rsid w:val="00D119E4"/>
    <w:rsid w:val="00D15276"/>
    <w:rsid w:val="00D20CD2"/>
    <w:rsid w:val="00D22DA6"/>
    <w:rsid w:val="00D31821"/>
    <w:rsid w:val="00D321C7"/>
    <w:rsid w:val="00D33E1C"/>
    <w:rsid w:val="00D3429F"/>
    <w:rsid w:val="00D372D9"/>
    <w:rsid w:val="00D4047B"/>
    <w:rsid w:val="00D41639"/>
    <w:rsid w:val="00D45AF5"/>
    <w:rsid w:val="00D61E43"/>
    <w:rsid w:val="00D61F7E"/>
    <w:rsid w:val="00D6320E"/>
    <w:rsid w:val="00D73BA3"/>
    <w:rsid w:val="00D74634"/>
    <w:rsid w:val="00D80129"/>
    <w:rsid w:val="00D808A3"/>
    <w:rsid w:val="00D819DD"/>
    <w:rsid w:val="00D85E70"/>
    <w:rsid w:val="00D9350E"/>
    <w:rsid w:val="00D974E0"/>
    <w:rsid w:val="00DA6754"/>
    <w:rsid w:val="00DB1EA6"/>
    <w:rsid w:val="00DB3F2F"/>
    <w:rsid w:val="00DB48A0"/>
    <w:rsid w:val="00DC0D60"/>
    <w:rsid w:val="00DC2584"/>
    <w:rsid w:val="00DC489D"/>
    <w:rsid w:val="00DD1CEE"/>
    <w:rsid w:val="00DE3DE5"/>
    <w:rsid w:val="00DE4B22"/>
    <w:rsid w:val="00DE5892"/>
    <w:rsid w:val="00DF2D0F"/>
    <w:rsid w:val="00DF355D"/>
    <w:rsid w:val="00DF4EDA"/>
    <w:rsid w:val="00DF5F1B"/>
    <w:rsid w:val="00E00D6C"/>
    <w:rsid w:val="00E01883"/>
    <w:rsid w:val="00E02CB4"/>
    <w:rsid w:val="00E03511"/>
    <w:rsid w:val="00E13E56"/>
    <w:rsid w:val="00E24799"/>
    <w:rsid w:val="00E24EE8"/>
    <w:rsid w:val="00E30054"/>
    <w:rsid w:val="00E37E2D"/>
    <w:rsid w:val="00E416FE"/>
    <w:rsid w:val="00E425FD"/>
    <w:rsid w:val="00E45469"/>
    <w:rsid w:val="00E4595A"/>
    <w:rsid w:val="00E50F41"/>
    <w:rsid w:val="00E61D86"/>
    <w:rsid w:val="00E661BD"/>
    <w:rsid w:val="00E66894"/>
    <w:rsid w:val="00E73DAC"/>
    <w:rsid w:val="00E75F70"/>
    <w:rsid w:val="00E7775B"/>
    <w:rsid w:val="00E90631"/>
    <w:rsid w:val="00E9270C"/>
    <w:rsid w:val="00E9746E"/>
    <w:rsid w:val="00E9748C"/>
    <w:rsid w:val="00EA2B81"/>
    <w:rsid w:val="00EA5B48"/>
    <w:rsid w:val="00EC08B5"/>
    <w:rsid w:val="00EC3FFD"/>
    <w:rsid w:val="00ED4323"/>
    <w:rsid w:val="00ED45C4"/>
    <w:rsid w:val="00ED65F6"/>
    <w:rsid w:val="00ED681C"/>
    <w:rsid w:val="00EE2252"/>
    <w:rsid w:val="00EE26C3"/>
    <w:rsid w:val="00EE74B8"/>
    <w:rsid w:val="00EF0951"/>
    <w:rsid w:val="00EF3E9D"/>
    <w:rsid w:val="00EF44E3"/>
    <w:rsid w:val="00EF5872"/>
    <w:rsid w:val="00EF6BE8"/>
    <w:rsid w:val="00EF7043"/>
    <w:rsid w:val="00F0131E"/>
    <w:rsid w:val="00F02326"/>
    <w:rsid w:val="00F05A47"/>
    <w:rsid w:val="00F13CA2"/>
    <w:rsid w:val="00F26EF0"/>
    <w:rsid w:val="00F341BF"/>
    <w:rsid w:val="00F35EAB"/>
    <w:rsid w:val="00F36A1A"/>
    <w:rsid w:val="00F40D65"/>
    <w:rsid w:val="00F411A5"/>
    <w:rsid w:val="00F430C7"/>
    <w:rsid w:val="00F44331"/>
    <w:rsid w:val="00F44838"/>
    <w:rsid w:val="00F45F1F"/>
    <w:rsid w:val="00F507DF"/>
    <w:rsid w:val="00F52EE6"/>
    <w:rsid w:val="00F54C89"/>
    <w:rsid w:val="00F5627A"/>
    <w:rsid w:val="00F57CFA"/>
    <w:rsid w:val="00F64F46"/>
    <w:rsid w:val="00F67CB2"/>
    <w:rsid w:val="00F74B7C"/>
    <w:rsid w:val="00F80AE0"/>
    <w:rsid w:val="00F827CD"/>
    <w:rsid w:val="00F86D0C"/>
    <w:rsid w:val="00F96904"/>
    <w:rsid w:val="00FB0F50"/>
    <w:rsid w:val="00FB0F5F"/>
    <w:rsid w:val="00FB2895"/>
    <w:rsid w:val="00FB3292"/>
    <w:rsid w:val="00FB32E4"/>
    <w:rsid w:val="00FB4D6E"/>
    <w:rsid w:val="00FB557B"/>
    <w:rsid w:val="00FC54B1"/>
    <w:rsid w:val="00FC693F"/>
    <w:rsid w:val="00FC7138"/>
    <w:rsid w:val="00FC78D5"/>
    <w:rsid w:val="00FE6BA9"/>
    <w:rsid w:val="00FF25F7"/>
    <w:rsid w:val="00FF3071"/>
    <w:rsid w:val="00FF4059"/>
    <w:rsid w:val="00FF5A81"/>
    <w:rsid w:val="01645379"/>
    <w:rsid w:val="043134F6"/>
    <w:rsid w:val="062B4BC7"/>
    <w:rsid w:val="0A80109C"/>
    <w:rsid w:val="140337F8"/>
    <w:rsid w:val="1816484F"/>
    <w:rsid w:val="1A072397"/>
    <w:rsid w:val="1ADD5EA3"/>
    <w:rsid w:val="1D6E145A"/>
    <w:rsid w:val="1DBF0FA3"/>
    <w:rsid w:val="206C2F0E"/>
    <w:rsid w:val="22D52D00"/>
    <w:rsid w:val="24C16892"/>
    <w:rsid w:val="2AAE6793"/>
    <w:rsid w:val="2F10090E"/>
    <w:rsid w:val="2F501569"/>
    <w:rsid w:val="31250C51"/>
    <w:rsid w:val="318E375F"/>
    <w:rsid w:val="334B67F3"/>
    <w:rsid w:val="3A0C1E2F"/>
    <w:rsid w:val="3DA93281"/>
    <w:rsid w:val="40AB6BF8"/>
    <w:rsid w:val="462B616C"/>
    <w:rsid w:val="462D77FB"/>
    <w:rsid w:val="516A329F"/>
    <w:rsid w:val="54B15980"/>
    <w:rsid w:val="551361EB"/>
    <w:rsid w:val="5AA74B31"/>
    <w:rsid w:val="5FFA2BA8"/>
    <w:rsid w:val="721D4519"/>
    <w:rsid w:val="74561CD0"/>
    <w:rsid w:val="74C605D4"/>
    <w:rsid w:val="7A0677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201B9455"/>
  <w14:defaultImageDpi w14:val="330"/>
  <w15:docId w15:val="{18360CF5-BB5E-41E6-B081-E2864CE60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qFormat="1"/>
    <w:lsdException w:name="Medium Grid 1" w:uiPriority="67"/>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semiHidden/>
    <w:unhideWhenUsed/>
    <w:qFormat/>
    <w:pPr>
      <w:spacing w:line="240" w:lineRule="auto"/>
    </w:pPr>
    <w:rPr>
      <w:b/>
      <w:bCs/>
      <w:sz w:val="20"/>
      <w:szCs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unhideWhenUsed/>
    <w:qFormat/>
    <w:rPr>
      <w:rFonts w:ascii="Times New Roman" w:hAnsi="Times New Roman" w:cs="Times New Roman"/>
      <w:sz w:val="24"/>
      <w:szCs w:val="24"/>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uiPriority w:val="39"/>
    <w:unhideWhenUsed/>
    <w:qFormat/>
    <w:pPr>
      <w:spacing w:before="120" w:after="120"/>
    </w:pPr>
    <w:rPr>
      <w:b/>
      <w:bCs/>
      <w:caps/>
      <w:sz w:val="20"/>
      <w:szCs w:val="20"/>
    </w:rPr>
  </w:style>
  <w:style w:type="paragraph" w:styleId="TOC2">
    <w:name w:val="toc 2"/>
    <w:basedOn w:val="Normal"/>
    <w:next w:val="Normal"/>
    <w:uiPriority w:val="39"/>
    <w:unhideWhenUsed/>
    <w:qFormat/>
    <w:pPr>
      <w:spacing w:after="0"/>
      <w:ind w:left="220"/>
    </w:pPr>
    <w:rPr>
      <w:smallCaps/>
      <w:sz w:val="20"/>
      <w:szCs w:val="20"/>
    </w:rPr>
  </w:style>
  <w:style w:type="paragraph" w:styleId="TOC3">
    <w:name w:val="toc 3"/>
    <w:basedOn w:val="Normal"/>
    <w:next w:val="Normal"/>
    <w:uiPriority w:val="39"/>
    <w:unhideWhenUsed/>
    <w:qFormat/>
    <w:pPr>
      <w:spacing w:after="0"/>
      <w:ind w:left="440"/>
    </w:pPr>
    <w:rPr>
      <w:i/>
      <w:iCs/>
      <w:sz w:val="20"/>
      <w:szCs w:val="20"/>
    </w:rPr>
  </w:style>
  <w:style w:type="paragraph" w:styleId="TOC4">
    <w:name w:val="toc 4"/>
    <w:basedOn w:val="Normal"/>
    <w:next w:val="Normal"/>
    <w:uiPriority w:val="39"/>
    <w:semiHidden/>
    <w:unhideWhenUsed/>
    <w:qFormat/>
    <w:pPr>
      <w:spacing w:after="0"/>
      <w:ind w:left="660"/>
    </w:pPr>
    <w:rPr>
      <w:sz w:val="18"/>
      <w:szCs w:val="18"/>
    </w:rPr>
  </w:style>
  <w:style w:type="paragraph" w:styleId="TOC5">
    <w:name w:val="toc 5"/>
    <w:basedOn w:val="Normal"/>
    <w:next w:val="Normal"/>
    <w:uiPriority w:val="39"/>
    <w:semiHidden/>
    <w:unhideWhenUsed/>
    <w:qFormat/>
    <w:pPr>
      <w:spacing w:after="0"/>
      <w:ind w:left="880"/>
    </w:pPr>
    <w:rPr>
      <w:sz w:val="18"/>
      <w:szCs w:val="18"/>
    </w:rPr>
  </w:style>
  <w:style w:type="paragraph" w:styleId="TOC6">
    <w:name w:val="toc 6"/>
    <w:basedOn w:val="Normal"/>
    <w:next w:val="Normal"/>
    <w:uiPriority w:val="39"/>
    <w:semiHidden/>
    <w:unhideWhenUsed/>
    <w:qFormat/>
    <w:pPr>
      <w:spacing w:after="0"/>
      <w:ind w:left="1100"/>
    </w:pPr>
    <w:rPr>
      <w:sz w:val="18"/>
      <w:szCs w:val="18"/>
    </w:rPr>
  </w:style>
  <w:style w:type="paragraph" w:styleId="TOC7">
    <w:name w:val="toc 7"/>
    <w:basedOn w:val="Normal"/>
    <w:next w:val="Normal"/>
    <w:uiPriority w:val="39"/>
    <w:semiHidden/>
    <w:unhideWhenUsed/>
    <w:qFormat/>
    <w:pPr>
      <w:spacing w:after="0"/>
      <w:ind w:left="1320"/>
    </w:pPr>
    <w:rPr>
      <w:sz w:val="18"/>
      <w:szCs w:val="18"/>
    </w:rPr>
  </w:style>
  <w:style w:type="paragraph" w:styleId="TOC8">
    <w:name w:val="toc 8"/>
    <w:basedOn w:val="Normal"/>
    <w:next w:val="Normal"/>
    <w:uiPriority w:val="39"/>
    <w:semiHidden/>
    <w:unhideWhenUsed/>
    <w:qFormat/>
    <w:pPr>
      <w:spacing w:after="0"/>
      <w:ind w:left="1540"/>
    </w:pPr>
    <w:rPr>
      <w:sz w:val="18"/>
      <w:szCs w:val="18"/>
    </w:rPr>
  </w:style>
  <w:style w:type="paragraph" w:styleId="TOC9">
    <w:name w:val="toc 9"/>
    <w:basedOn w:val="Normal"/>
    <w:next w:val="Normal"/>
    <w:uiPriority w:val="39"/>
    <w:semiHidden/>
    <w:unhideWhenUsed/>
    <w:qFormat/>
    <w:pPr>
      <w:spacing w:after="0"/>
      <w:ind w:left="1760"/>
    </w:pPr>
    <w:rPr>
      <w:sz w:val="18"/>
      <w:szCs w:val="18"/>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NoSpacingChar">
    <w:name w:val="No Spacing Char"/>
    <w:basedOn w:val="DefaultParagraphFont"/>
    <w:link w:val="NoSpacing"/>
    <w:uiPriority w:val="1"/>
    <w:qFormat/>
  </w:style>
  <w:style w:type="paragraph" w:customStyle="1" w:styleId="manuel-bullet">
    <w:name w:val="manuel-bullet"/>
    <w:basedOn w:val="Normal"/>
    <w:qFormat/>
    <w:pPr>
      <w:widowControl w:val="0"/>
      <w:numPr>
        <w:numId w:val="7"/>
      </w:numPr>
      <w:spacing w:after="0" w:line="240" w:lineRule="auto"/>
      <w:jc w:val="both"/>
    </w:pPr>
    <w:rPr>
      <w:rFonts w:ascii="Arial" w:eastAsia="Times New Roman" w:hAnsi="Arial" w:cs="Arial"/>
      <w:snapToGrid w:val="0"/>
    </w:rPr>
  </w:style>
  <w:style w:type="paragraph" w:customStyle="1" w:styleId="Default">
    <w:name w:val="Default"/>
    <w:pPr>
      <w:autoSpaceDE w:val="0"/>
      <w:autoSpaceDN w:val="0"/>
      <w:adjustRightInd w:val="0"/>
      <w:spacing w:after="200" w:line="252" w:lineRule="auto"/>
    </w:pPr>
    <w:rPr>
      <w:rFonts w:ascii="Verdana" w:eastAsia="Times New Roman" w:hAnsi="Verdana" w:cs="Verdana"/>
      <w:color w:val="000000"/>
      <w:sz w:val="24"/>
      <w:szCs w:val="24"/>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CommentTextChar">
    <w:name w:val="Comment Text Char"/>
    <w:basedOn w:val="DefaultParagraphFont"/>
    <w:link w:val="CommentText"/>
    <w:uiPriority w:val="99"/>
    <w:rPr>
      <w:sz w:val="22"/>
      <w:szCs w:val="22"/>
    </w:rPr>
  </w:style>
  <w:style w:type="character" w:customStyle="1" w:styleId="CommentSubjectChar">
    <w:name w:val="Comment Subject Char"/>
    <w:basedOn w:val="CommentTextChar"/>
    <w:link w:val="CommentSubject"/>
    <w:uiPriority w:val="99"/>
    <w:semiHidden/>
    <w:rPr>
      <w:b/>
      <w:bCs/>
      <w:sz w:val="22"/>
      <w:szCs w:val="22"/>
    </w:rPr>
  </w:style>
  <w:style w:type="paragraph" w:customStyle="1" w:styleId="Revision1">
    <w:name w:val="Revision1"/>
    <w:hidden/>
    <w:uiPriority w:val="99"/>
    <w:unhideWhenUsed/>
    <w:rPr>
      <w:sz w:val="22"/>
      <w:szCs w:val="22"/>
    </w:rPr>
  </w:style>
  <w:style w:type="paragraph" w:customStyle="1" w:styleId="Revision2">
    <w:name w:val="Revision2"/>
    <w:hidden/>
    <w:uiPriority w:val="99"/>
    <w:unhideWhenUsed/>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734638">
      <w:bodyDiv w:val="1"/>
      <w:marLeft w:val="0"/>
      <w:marRight w:val="0"/>
      <w:marTop w:val="0"/>
      <w:marBottom w:val="0"/>
      <w:divBdr>
        <w:top w:val="none" w:sz="0" w:space="0" w:color="auto"/>
        <w:left w:val="none" w:sz="0" w:space="0" w:color="auto"/>
        <w:bottom w:val="none" w:sz="0" w:space="0" w:color="auto"/>
        <w:right w:val="none" w:sz="0" w:space="0" w:color="auto"/>
      </w:divBdr>
    </w:div>
    <w:div w:id="792551849">
      <w:bodyDiv w:val="1"/>
      <w:marLeft w:val="0"/>
      <w:marRight w:val="0"/>
      <w:marTop w:val="0"/>
      <w:marBottom w:val="0"/>
      <w:divBdr>
        <w:top w:val="none" w:sz="0" w:space="0" w:color="auto"/>
        <w:left w:val="none" w:sz="0" w:space="0" w:color="auto"/>
        <w:bottom w:val="none" w:sz="0" w:space="0" w:color="auto"/>
        <w:right w:val="none" w:sz="0" w:space="0" w:color="auto"/>
      </w:divBdr>
      <w:divsChild>
        <w:div w:id="302464694">
          <w:marLeft w:val="0"/>
          <w:marRight w:val="0"/>
          <w:marTop w:val="0"/>
          <w:marBottom w:val="0"/>
          <w:divBdr>
            <w:top w:val="none" w:sz="0" w:space="0" w:color="auto"/>
            <w:left w:val="none" w:sz="0" w:space="0" w:color="auto"/>
            <w:bottom w:val="none" w:sz="0" w:space="0" w:color="auto"/>
            <w:right w:val="none" w:sz="0" w:space="0" w:color="auto"/>
          </w:divBdr>
        </w:div>
      </w:divsChild>
    </w:div>
    <w:div w:id="1143503243">
      <w:bodyDiv w:val="1"/>
      <w:marLeft w:val="0"/>
      <w:marRight w:val="0"/>
      <w:marTop w:val="0"/>
      <w:marBottom w:val="0"/>
      <w:divBdr>
        <w:top w:val="none" w:sz="0" w:space="0" w:color="auto"/>
        <w:left w:val="none" w:sz="0" w:space="0" w:color="auto"/>
        <w:bottom w:val="none" w:sz="0" w:space="0" w:color="auto"/>
        <w:right w:val="none" w:sz="0" w:space="0" w:color="auto"/>
      </w:divBdr>
    </w:div>
    <w:div w:id="1416902968">
      <w:bodyDiv w:val="1"/>
      <w:marLeft w:val="0"/>
      <w:marRight w:val="0"/>
      <w:marTop w:val="0"/>
      <w:marBottom w:val="0"/>
      <w:divBdr>
        <w:top w:val="none" w:sz="0" w:space="0" w:color="auto"/>
        <w:left w:val="none" w:sz="0" w:space="0" w:color="auto"/>
        <w:bottom w:val="none" w:sz="0" w:space="0" w:color="auto"/>
        <w:right w:val="none" w:sz="0" w:space="0" w:color="auto"/>
      </w:divBdr>
    </w:div>
    <w:div w:id="1513570496">
      <w:bodyDiv w:val="1"/>
      <w:marLeft w:val="0"/>
      <w:marRight w:val="0"/>
      <w:marTop w:val="0"/>
      <w:marBottom w:val="0"/>
      <w:divBdr>
        <w:top w:val="none" w:sz="0" w:space="0" w:color="auto"/>
        <w:left w:val="none" w:sz="0" w:space="0" w:color="auto"/>
        <w:bottom w:val="none" w:sz="0" w:space="0" w:color="auto"/>
        <w:right w:val="none" w:sz="0" w:space="0" w:color="auto"/>
      </w:divBdr>
    </w:div>
    <w:div w:id="1518077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0.jpeg"/><Relationship Id="rId18" Type="http://schemas.openxmlformats.org/officeDocument/2006/relationships/diagramQuickStyle" Target="diagrams/quickStyle1.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10.jpeg"/><Relationship Id="rId17" Type="http://schemas.openxmlformats.org/officeDocument/2006/relationships/diagramLayout" Target="diagrams/layout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footer" Target="footer3.xml"/><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diagramColors" Target="diagrams/colors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E39960B1-1061-DE41-9A34-AF4EFB0585E2}" type="doc">
      <dgm:prSet loTypeId="urn:microsoft.com/office/officeart/2005/8/layout/radial5" loCatId="" qsTypeId="urn:microsoft.com/office/officeart/2005/8/quickstyle/simple1#1" qsCatId="simple" csTypeId="urn:microsoft.com/office/officeart/2005/8/colors/accent1_2#1" csCatId="accent1" phldr="1"/>
      <dgm:spPr/>
      <dgm:t>
        <a:bodyPr/>
        <a:lstStyle/>
        <a:p>
          <a:endParaRPr lang="en-US"/>
        </a:p>
      </dgm:t>
    </dgm:pt>
    <dgm:pt modelId="{031A2EFA-DC5C-C741-AD73-506A7C7F35D6}">
      <dgm:prSet phldrT="[Text]"/>
      <dgm:spPr/>
      <dgm:t>
        <a:bodyPr/>
        <a:lstStyle/>
        <a:p>
          <a:r>
            <a:rPr lang="en-US"/>
            <a:t>RWVCA</a:t>
          </a:r>
        </a:p>
      </dgm:t>
    </dgm:pt>
    <dgm:pt modelId="{E2B22D39-97BA-A045-8280-D7BFEA0FDA92}" type="parTrans" cxnId="{6F53873D-D860-924E-897C-C9973A028C9D}">
      <dgm:prSet/>
      <dgm:spPr/>
      <dgm:t>
        <a:bodyPr/>
        <a:lstStyle/>
        <a:p>
          <a:endParaRPr lang="en-US"/>
        </a:p>
      </dgm:t>
    </dgm:pt>
    <dgm:pt modelId="{A03D64BA-95A8-F345-BE2C-3A335146F132}" type="sibTrans" cxnId="{6F53873D-D860-924E-897C-C9973A028C9D}">
      <dgm:prSet/>
      <dgm:spPr/>
      <dgm:t>
        <a:bodyPr/>
        <a:lstStyle/>
        <a:p>
          <a:endParaRPr lang="en-US"/>
        </a:p>
      </dgm:t>
    </dgm:pt>
    <dgm:pt modelId="{489ADB94-8A96-1240-920E-6A53F4433C45}">
      <dgm:prSet phldrT="[Text]"/>
      <dgm:spPr/>
      <dgm:t>
        <a:bodyPr/>
        <a:lstStyle/>
        <a:p>
          <a:r>
            <a:rPr lang="en-US"/>
            <a:t>General Assembly</a:t>
          </a:r>
        </a:p>
      </dgm:t>
    </dgm:pt>
    <dgm:pt modelId="{851B130A-F288-BA40-8052-4B5611B956D7}" type="parTrans" cxnId="{249BC8BD-54E9-ED4F-9017-5C69C7FA0E7A}">
      <dgm:prSet/>
      <dgm:spPr/>
      <dgm:t>
        <a:bodyPr/>
        <a:lstStyle/>
        <a:p>
          <a:endParaRPr lang="en-US"/>
        </a:p>
      </dgm:t>
    </dgm:pt>
    <dgm:pt modelId="{67278279-8007-4642-99E6-1C734E5F64ED}" type="sibTrans" cxnId="{249BC8BD-54E9-ED4F-9017-5C69C7FA0E7A}">
      <dgm:prSet/>
      <dgm:spPr/>
      <dgm:t>
        <a:bodyPr/>
        <a:lstStyle/>
        <a:p>
          <a:endParaRPr lang="en-US"/>
        </a:p>
      </dgm:t>
    </dgm:pt>
    <dgm:pt modelId="{07E0CABE-6A08-9840-9AEF-D1835EC8E9A8}">
      <dgm:prSet phldrT="[Text]"/>
      <dgm:spPr/>
      <dgm:t>
        <a:bodyPr/>
        <a:lstStyle/>
        <a:p>
          <a:r>
            <a:rPr lang="en-US"/>
            <a:t>Executive Committee</a:t>
          </a:r>
        </a:p>
      </dgm:t>
    </dgm:pt>
    <dgm:pt modelId="{2B9C993B-7B76-114D-83DC-3DFF5446ABAF}" type="parTrans" cxnId="{1363F311-56FA-D241-9678-175CE19048BB}">
      <dgm:prSet/>
      <dgm:spPr/>
      <dgm:t>
        <a:bodyPr/>
        <a:lstStyle/>
        <a:p>
          <a:endParaRPr lang="en-US"/>
        </a:p>
      </dgm:t>
    </dgm:pt>
    <dgm:pt modelId="{49B42FDE-736B-7C4C-BA31-46728AF30A10}" type="sibTrans" cxnId="{1363F311-56FA-D241-9678-175CE19048BB}">
      <dgm:prSet/>
      <dgm:spPr/>
      <dgm:t>
        <a:bodyPr/>
        <a:lstStyle/>
        <a:p>
          <a:endParaRPr lang="en-US"/>
        </a:p>
      </dgm:t>
    </dgm:pt>
    <dgm:pt modelId="{D4CD48B0-DF19-7B44-A5CA-70D013FFB473}">
      <dgm:prSet phldrT="[Text]"/>
      <dgm:spPr/>
      <dgm:t>
        <a:bodyPr/>
        <a:lstStyle/>
        <a:p>
          <a:r>
            <a:rPr lang="en-US"/>
            <a:t>Audit Committee</a:t>
          </a:r>
        </a:p>
      </dgm:t>
    </dgm:pt>
    <dgm:pt modelId="{0232BE9E-9D7E-024E-8350-8986E42C1174}" type="parTrans" cxnId="{88FE94E1-3449-1248-AC0E-D8892C229841}">
      <dgm:prSet/>
      <dgm:spPr/>
      <dgm:t>
        <a:bodyPr/>
        <a:lstStyle/>
        <a:p>
          <a:endParaRPr lang="en-US"/>
        </a:p>
      </dgm:t>
    </dgm:pt>
    <dgm:pt modelId="{4B118435-D1D8-6244-9660-287FC87E5CCF}" type="sibTrans" cxnId="{88FE94E1-3449-1248-AC0E-D8892C229841}">
      <dgm:prSet/>
      <dgm:spPr/>
      <dgm:t>
        <a:bodyPr/>
        <a:lstStyle/>
        <a:p>
          <a:endParaRPr lang="en-US"/>
        </a:p>
      </dgm:t>
    </dgm:pt>
    <dgm:pt modelId="{57EC91F7-3A02-4043-9C0C-40C2239DDF91}">
      <dgm:prSet phldrT="[Text]"/>
      <dgm:spPr/>
      <dgm:t>
        <a:bodyPr/>
        <a:lstStyle/>
        <a:p>
          <a:r>
            <a:rPr lang="en-US"/>
            <a:t>Advisors</a:t>
          </a:r>
        </a:p>
      </dgm:t>
    </dgm:pt>
    <dgm:pt modelId="{87483B49-C763-4A49-9A63-9E76AAD36F17}" type="parTrans" cxnId="{CD3C0B73-5A4E-064C-96F3-5A3C32D5AC88}">
      <dgm:prSet/>
      <dgm:spPr/>
      <dgm:t>
        <a:bodyPr/>
        <a:lstStyle/>
        <a:p>
          <a:endParaRPr lang="en-US"/>
        </a:p>
      </dgm:t>
    </dgm:pt>
    <dgm:pt modelId="{BCD67BE5-0163-4543-8362-F3DDF8840616}" type="sibTrans" cxnId="{CD3C0B73-5A4E-064C-96F3-5A3C32D5AC88}">
      <dgm:prSet/>
      <dgm:spPr/>
      <dgm:t>
        <a:bodyPr/>
        <a:lstStyle/>
        <a:p>
          <a:endParaRPr lang="en-US"/>
        </a:p>
      </dgm:t>
    </dgm:pt>
    <dgm:pt modelId="{3B502478-F9B4-3343-956B-CDDE4BB95662}">
      <dgm:prSet phldrT="[Text]"/>
      <dgm:spPr/>
      <dgm:t>
        <a:bodyPr/>
        <a:lstStyle/>
        <a:p>
          <a:r>
            <a:rPr lang="en-US"/>
            <a:t>Permanent Secretariat</a:t>
          </a:r>
        </a:p>
      </dgm:t>
    </dgm:pt>
    <dgm:pt modelId="{2CB12F47-7F8A-1549-AB8E-E82C13375ECD}" type="parTrans" cxnId="{8DF8F0C9-EC5A-4145-8D12-82B40DD88D81}">
      <dgm:prSet/>
      <dgm:spPr/>
      <dgm:t>
        <a:bodyPr/>
        <a:lstStyle/>
        <a:p>
          <a:endParaRPr lang="en-US"/>
        </a:p>
      </dgm:t>
    </dgm:pt>
    <dgm:pt modelId="{5193DE0E-5295-4C43-820F-CBCD2C7A0EA4}" type="sibTrans" cxnId="{8DF8F0C9-EC5A-4145-8D12-82B40DD88D81}">
      <dgm:prSet/>
      <dgm:spPr/>
      <dgm:t>
        <a:bodyPr/>
        <a:lstStyle/>
        <a:p>
          <a:endParaRPr lang="en-US"/>
        </a:p>
      </dgm:t>
    </dgm:pt>
    <dgm:pt modelId="{A36B133C-6399-EC4F-95F0-BEC2E6C492A7}" type="pres">
      <dgm:prSet presAssocID="{E39960B1-1061-DE41-9A34-AF4EFB0585E2}" presName="Name0" presStyleCnt="0">
        <dgm:presLayoutVars>
          <dgm:chMax val="1"/>
          <dgm:dir/>
          <dgm:animLvl val="ctr"/>
          <dgm:resizeHandles val="exact"/>
        </dgm:presLayoutVars>
      </dgm:prSet>
      <dgm:spPr/>
      <dgm:t>
        <a:bodyPr/>
        <a:lstStyle/>
        <a:p>
          <a:endParaRPr lang="en-US"/>
        </a:p>
      </dgm:t>
    </dgm:pt>
    <dgm:pt modelId="{38D02710-B65E-F944-A907-272A0C579D1A}" type="pres">
      <dgm:prSet presAssocID="{031A2EFA-DC5C-C741-AD73-506A7C7F35D6}" presName="centerShape" presStyleLbl="node0" presStyleIdx="0" presStyleCnt="1"/>
      <dgm:spPr/>
      <dgm:t>
        <a:bodyPr/>
        <a:lstStyle/>
        <a:p>
          <a:endParaRPr lang="en-US"/>
        </a:p>
      </dgm:t>
    </dgm:pt>
    <dgm:pt modelId="{E07D14C6-BB5F-464B-A86F-F64FBB0F4FA7}" type="pres">
      <dgm:prSet presAssocID="{851B130A-F288-BA40-8052-4B5611B956D7}" presName="parTrans" presStyleLbl="sibTrans2D1" presStyleIdx="0" presStyleCnt="5"/>
      <dgm:spPr/>
      <dgm:t>
        <a:bodyPr/>
        <a:lstStyle/>
        <a:p>
          <a:endParaRPr lang="en-US"/>
        </a:p>
      </dgm:t>
    </dgm:pt>
    <dgm:pt modelId="{B830E86D-E469-434B-9AB7-F8AEB1284C61}" type="pres">
      <dgm:prSet presAssocID="{851B130A-F288-BA40-8052-4B5611B956D7}" presName="connectorText" presStyleLbl="sibTrans2D1" presStyleIdx="0" presStyleCnt="5"/>
      <dgm:spPr/>
      <dgm:t>
        <a:bodyPr/>
        <a:lstStyle/>
        <a:p>
          <a:endParaRPr lang="en-US"/>
        </a:p>
      </dgm:t>
    </dgm:pt>
    <dgm:pt modelId="{4DE4519B-2156-E147-A19B-4ABBC3074946}" type="pres">
      <dgm:prSet presAssocID="{489ADB94-8A96-1240-920E-6A53F4433C45}" presName="node" presStyleLbl="node1" presStyleIdx="0" presStyleCnt="5">
        <dgm:presLayoutVars>
          <dgm:bulletEnabled val="1"/>
        </dgm:presLayoutVars>
      </dgm:prSet>
      <dgm:spPr/>
      <dgm:t>
        <a:bodyPr/>
        <a:lstStyle/>
        <a:p>
          <a:endParaRPr lang="en-US"/>
        </a:p>
      </dgm:t>
    </dgm:pt>
    <dgm:pt modelId="{3E82F411-E742-1647-AFC0-71854D793A57}" type="pres">
      <dgm:prSet presAssocID="{2B9C993B-7B76-114D-83DC-3DFF5446ABAF}" presName="parTrans" presStyleLbl="sibTrans2D1" presStyleIdx="1" presStyleCnt="5"/>
      <dgm:spPr/>
      <dgm:t>
        <a:bodyPr/>
        <a:lstStyle/>
        <a:p>
          <a:endParaRPr lang="en-US"/>
        </a:p>
      </dgm:t>
    </dgm:pt>
    <dgm:pt modelId="{25378614-C838-9045-8ABF-69B3D1AFD51E}" type="pres">
      <dgm:prSet presAssocID="{2B9C993B-7B76-114D-83DC-3DFF5446ABAF}" presName="connectorText" presStyleLbl="sibTrans2D1" presStyleIdx="1" presStyleCnt="5"/>
      <dgm:spPr/>
      <dgm:t>
        <a:bodyPr/>
        <a:lstStyle/>
        <a:p>
          <a:endParaRPr lang="en-US"/>
        </a:p>
      </dgm:t>
    </dgm:pt>
    <dgm:pt modelId="{4B09361D-D51D-6540-8386-0EB04C62B6C8}" type="pres">
      <dgm:prSet presAssocID="{07E0CABE-6A08-9840-9AEF-D1835EC8E9A8}" presName="node" presStyleLbl="node1" presStyleIdx="1" presStyleCnt="5">
        <dgm:presLayoutVars>
          <dgm:bulletEnabled val="1"/>
        </dgm:presLayoutVars>
      </dgm:prSet>
      <dgm:spPr/>
      <dgm:t>
        <a:bodyPr/>
        <a:lstStyle/>
        <a:p>
          <a:endParaRPr lang="en-US"/>
        </a:p>
      </dgm:t>
    </dgm:pt>
    <dgm:pt modelId="{01F51841-3838-F440-8CBA-C276EAD5B204}" type="pres">
      <dgm:prSet presAssocID="{0232BE9E-9D7E-024E-8350-8986E42C1174}" presName="parTrans" presStyleLbl="sibTrans2D1" presStyleIdx="2" presStyleCnt="5"/>
      <dgm:spPr/>
      <dgm:t>
        <a:bodyPr/>
        <a:lstStyle/>
        <a:p>
          <a:endParaRPr lang="en-US"/>
        </a:p>
      </dgm:t>
    </dgm:pt>
    <dgm:pt modelId="{D9FFE32D-93BD-4B48-9D70-D3221C76DF33}" type="pres">
      <dgm:prSet presAssocID="{0232BE9E-9D7E-024E-8350-8986E42C1174}" presName="connectorText" presStyleLbl="sibTrans2D1" presStyleIdx="2" presStyleCnt="5"/>
      <dgm:spPr/>
      <dgm:t>
        <a:bodyPr/>
        <a:lstStyle/>
        <a:p>
          <a:endParaRPr lang="en-US"/>
        </a:p>
      </dgm:t>
    </dgm:pt>
    <dgm:pt modelId="{80D89AA1-6067-BB45-B6BD-C2535F665CB0}" type="pres">
      <dgm:prSet presAssocID="{D4CD48B0-DF19-7B44-A5CA-70D013FFB473}" presName="node" presStyleLbl="node1" presStyleIdx="2" presStyleCnt="5">
        <dgm:presLayoutVars>
          <dgm:bulletEnabled val="1"/>
        </dgm:presLayoutVars>
      </dgm:prSet>
      <dgm:spPr/>
      <dgm:t>
        <a:bodyPr/>
        <a:lstStyle/>
        <a:p>
          <a:endParaRPr lang="en-US"/>
        </a:p>
      </dgm:t>
    </dgm:pt>
    <dgm:pt modelId="{07F07784-88F0-9040-8481-90AED87010D1}" type="pres">
      <dgm:prSet presAssocID="{87483B49-C763-4A49-9A63-9E76AAD36F17}" presName="parTrans" presStyleLbl="sibTrans2D1" presStyleIdx="3" presStyleCnt="5"/>
      <dgm:spPr/>
      <dgm:t>
        <a:bodyPr/>
        <a:lstStyle/>
        <a:p>
          <a:endParaRPr lang="en-US"/>
        </a:p>
      </dgm:t>
    </dgm:pt>
    <dgm:pt modelId="{12E5CBE2-87FD-834D-898F-4C25887FC5D0}" type="pres">
      <dgm:prSet presAssocID="{87483B49-C763-4A49-9A63-9E76AAD36F17}" presName="connectorText" presStyleLbl="sibTrans2D1" presStyleIdx="3" presStyleCnt="5"/>
      <dgm:spPr/>
      <dgm:t>
        <a:bodyPr/>
        <a:lstStyle/>
        <a:p>
          <a:endParaRPr lang="en-US"/>
        </a:p>
      </dgm:t>
    </dgm:pt>
    <dgm:pt modelId="{92BAC307-7D32-FC40-8242-30CCB47407CA}" type="pres">
      <dgm:prSet presAssocID="{57EC91F7-3A02-4043-9C0C-40C2239DDF91}" presName="node" presStyleLbl="node1" presStyleIdx="3" presStyleCnt="5">
        <dgm:presLayoutVars>
          <dgm:bulletEnabled val="1"/>
        </dgm:presLayoutVars>
      </dgm:prSet>
      <dgm:spPr/>
      <dgm:t>
        <a:bodyPr/>
        <a:lstStyle/>
        <a:p>
          <a:endParaRPr lang="en-US"/>
        </a:p>
      </dgm:t>
    </dgm:pt>
    <dgm:pt modelId="{2FC6C826-0900-E14E-998F-DD676330E8B5}" type="pres">
      <dgm:prSet presAssocID="{2CB12F47-7F8A-1549-AB8E-E82C13375ECD}" presName="parTrans" presStyleLbl="sibTrans2D1" presStyleIdx="4" presStyleCnt="5"/>
      <dgm:spPr/>
      <dgm:t>
        <a:bodyPr/>
        <a:lstStyle/>
        <a:p>
          <a:endParaRPr lang="en-US"/>
        </a:p>
      </dgm:t>
    </dgm:pt>
    <dgm:pt modelId="{AB5FDE79-EEFC-574C-8085-8381EAD00528}" type="pres">
      <dgm:prSet presAssocID="{2CB12F47-7F8A-1549-AB8E-E82C13375ECD}" presName="connectorText" presStyleLbl="sibTrans2D1" presStyleIdx="4" presStyleCnt="5"/>
      <dgm:spPr/>
      <dgm:t>
        <a:bodyPr/>
        <a:lstStyle/>
        <a:p>
          <a:endParaRPr lang="en-US"/>
        </a:p>
      </dgm:t>
    </dgm:pt>
    <dgm:pt modelId="{FA3A1968-3FB2-C843-BA42-0286EC3EDF1E}" type="pres">
      <dgm:prSet presAssocID="{3B502478-F9B4-3343-956B-CDDE4BB95662}" presName="node" presStyleLbl="node1" presStyleIdx="4" presStyleCnt="5">
        <dgm:presLayoutVars>
          <dgm:bulletEnabled val="1"/>
        </dgm:presLayoutVars>
      </dgm:prSet>
      <dgm:spPr/>
      <dgm:t>
        <a:bodyPr/>
        <a:lstStyle/>
        <a:p>
          <a:endParaRPr lang="en-US"/>
        </a:p>
      </dgm:t>
    </dgm:pt>
  </dgm:ptLst>
  <dgm:cxnLst>
    <dgm:cxn modelId="{AC0B68FD-3394-D343-93B0-186D58047C28}" type="presOf" srcId="{87483B49-C763-4A49-9A63-9E76AAD36F17}" destId="{07F07784-88F0-9040-8481-90AED87010D1}" srcOrd="0" destOrd="0" presId="urn:microsoft.com/office/officeart/2005/8/layout/radial5"/>
    <dgm:cxn modelId="{88FE94E1-3449-1248-AC0E-D8892C229841}" srcId="{031A2EFA-DC5C-C741-AD73-506A7C7F35D6}" destId="{D4CD48B0-DF19-7B44-A5CA-70D013FFB473}" srcOrd="2" destOrd="0" parTransId="{0232BE9E-9D7E-024E-8350-8986E42C1174}" sibTransId="{4B118435-D1D8-6244-9660-287FC87E5CCF}"/>
    <dgm:cxn modelId="{9D710AA6-403E-E042-B4E0-741A919767FF}" type="presOf" srcId="{2CB12F47-7F8A-1549-AB8E-E82C13375ECD}" destId="{2FC6C826-0900-E14E-998F-DD676330E8B5}" srcOrd="0" destOrd="0" presId="urn:microsoft.com/office/officeart/2005/8/layout/radial5"/>
    <dgm:cxn modelId="{0A9E07A9-2DA4-6341-A9F4-EAF319EE99A9}" type="presOf" srcId="{0232BE9E-9D7E-024E-8350-8986E42C1174}" destId="{D9FFE32D-93BD-4B48-9D70-D3221C76DF33}" srcOrd="1" destOrd="0" presId="urn:microsoft.com/office/officeart/2005/8/layout/radial5"/>
    <dgm:cxn modelId="{8FAB8DF4-B88C-324F-A184-884CF8FF85CD}" type="presOf" srcId="{0232BE9E-9D7E-024E-8350-8986E42C1174}" destId="{01F51841-3838-F440-8CBA-C276EAD5B204}" srcOrd="0" destOrd="0" presId="urn:microsoft.com/office/officeart/2005/8/layout/radial5"/>
    <dgm:cxn modelId="{9A825E38-5F95-7E41-988B-579F4ACF3FDA}" type="presOf" srcId="{D4CD48B0-DF19-7B44-A5CA-70D013FFB473}" destId="{80D89AA1-6067-BB45-B6BD-C2535F665CB0}" srcOrd="0" destOrd="0" presId="urn:microsoft.com/office/officeart/2005/8/layout/radial5"/>
    <dgm:cxn modelId="{78C75F5D-77CE-4445-A997-E1829688CA61}" type="presOf" srcId="{489ADB94-8A96-1240-920E-6A53F4433C45}" destId="{4DE4519B-2156-E147-A19B-4ABBC3074946}" srcOrd="0" destOrd="0" presId="urn:microsoft.com/office/officeart/2005/8/layout/radial5"/>
    <dgm:cxn modelId="{F9E1942B-CD9D-6041-83CA-9EFCF15B8B14}" type="presOf" srcId="{57EC91F7-3A02-4043-9C0C-40C2239DDF91}" destId="{92BAC307-7D32-FC40-8242-30CCB47407CA}" srcOrd="0" destOrd="0" presId="urn:microsoft.com/office/officeart/2005/8/layout/radial5"/>
    <dgm:cxn modelId="{1DA33803-A93C-EB43-81CE-77E42849E58E}" type="presOf" srcId="{851B130A-F288-BA40-8052-4B5611B956D7}" destId="{E07D14C6-BB5F-464B-A86F-F64FBB0F4FA7}" srcOrd="0" destOrd="0" presId="urn:microsoft.com/office/officeart/2005/8/layout/radial5"/>
    <dgm:cxn modelId="{161C62D5-E3EF-E544-9878-F5191D0CD8DA}" type="presOf" srcId="{E39960B1-1061-DE41-9A34-AF4EFB0585E2}" destId="{A36B133C-6399-EC4F-95F0-BEC2E6C492A7}" srcOrd="0" destOrd="0" presId="urn:microsoft.com/office/officeart/2005/8/layout/radial5"/>
    <dgm:cxn modelId="{A39A48FB-2944-7C48-A1F1-D9A90F5E1EE4}" type="presOf" srcId="{851B130A-F288-BA40-8052-4B5611B956D7}" destId="{B830E86D-E469-434B-9AB7-F8AEB1284C61}" srcOrd="1" destOrd="0" presId="urn:microsoft.com/office/officeart/2005/8/layout/radial5"/>
    <dgm:cxn modelId="{249BC8BD-54E9-ED4F-9017-5C69C7FA0E7A}" srcId="{031A2EFA-DC5C-C741-AD73-506A7C7F35D6}" destId="{489ADB94-8A96-1240-920E-6A53F4433C45}" srcOrd="0" destOrd="0" parTransId="{851B130A-F288-BA40-8052-4B5611B956D7}" sibTransId="{67278279-8007-4642-99E6-1C734E5F64ED}"/>
    <dgm:cxn modelId="{8DF8F0C9-EC5A-4145-8D12-82B40DD88D81}" srcId="{031A2EFA-DC5C-C741-AD73-506A7C7F35D6}" destId="{3B502478-F9B4-3343-956B-CDDE4BB95662}" srcOrd="4" destOrd="0" parTransId="{2CB12F47-7F8A-1549-AB8E-E82C13375ECD}" sibTransId="{5193DE0E-5295-4C43-820F-CBCD2C7A0EA4}"/>
    <dgm:cxn modelId="{1D341AE3-043C-1940-BC52-55C6BA0E4C99}" type="presOf" srcId="{031A2EFA-DC5C-C741-AD73-506A7C7F35D6}" destId="{38D02710-B65E-F944-A907-272A0C579D1A}" srcOrd="0" destOrd="0" presId="urn:microsoft.com/office/officeart/2005/8/layout/radial5"/>
    <dgm:cxn modelId="{6D054FA7-71F9-0541-A93E-518C86AF053C}" type="presOf" srcId="{2B9C993B-7B76-114D-83DC-3DFF5446ABAF}" destId="{3E82F411-E742-1647-AFC0-71854D793A57}" srcOrd="0" destOrd="0" presId="urn:microsoft.com/office/officeart/2005/8/layout/radial5"/>
    <dgm:cxn modelId="{1363F311-56FA-D241-9678-175CE19048BB}" srcId="{031A2EFA-DC5C-C741-AD73-506A7C7F35D6}" destId="{07E0CABE-6A08-9840-9AEF-D1835EC8E9A8}" srcOrd="1" destOrd="0" parTransId="{2B9C993B-7B76-114D-83DC-3DFF5446ABAF}" sibTransId="{49B42FDE-736B-7C4C-BA31-46728AF30A10}"/>
    <dgm:cxn modelId="{CDC33B8C-FC78-1E48-AEB9-D5884832F23F}" type="presOf" srcId="{2B9C993B-7B76-114D-83DC-3DFF5446ABAF}" destId="{25378614-C838-9045-8ABF-69B3D1AFD51E}" srcOrd="1" destOrd="0" presId="urn:microsoft.com/office/officeart/2005/8/layout/radial5"/>
    <dgm:cxn modelId="{0E755695-9786-504B-9F23-E6E3FAF5F7C6}" type="presOf" srcId="{2CB12F47-7F8A-1549-AB8E-E82C13375ECD}" destId="{AB5FDE79-EEFC-574C-8085-8381EAD00528}" srcOrd="1" destOrd="0" presId="urn:microsoft.com/office/officeart/2005/8/layout/radial5"/>
    <dgm:cxn modelId="{5829062D-D143-B14F-A43A-0CBE22910246}" type="presOf" srcId="{07E0CABE-6A08-9840-9AEF-D1835EC8E9A8}" destId="{4B09361D-D51D-6540-8386-0EB04C62B6C8}" srcOrd="0" destOrd="0" presId="urn:microsoft.com/office/officeart/2005/8/layout/radial5"/>
    <dgm:cxn modelId="{B9EC3483-1E30-6A45-A2CD-A306B4EFD9F5}" type="presOf" srcId="{87483B49-C763-4A49-9A63-9E76AAD36F17}" destId="{12E5CBE2-87FD-834D-898F-4C25887FC5D0}" srcOrd="1" destOrd="0" presId="urn:microsoft.com/office/officeart/2005/8/layout/radial5"/>
    <dgm:cxn modelId="{6F53873D-D860-924E-897C-C9973A028C9D}" srcId="{E39960B1-1061-DE41-9A34-AF4EFB0585E2}" destId="{031A2EFA-DC5C-C741-AD73-506A7C7F35D6}" srcOrd="0" destOrd="0" parTransId="{E2B22D39-97BA-A045-8280-D7BFEA0FDA92}" sibTransId="{A03D64BA-95A8-F345-BE2C-3A335146F132}"/>
    <dgm:cxn modelId="{0275BD0A-6EFF-3B42-B7A6-9D2A77FB88EC}" type="presOf" srcId="{3B502478-F9B4-3343-956B-CDDE4BB95662}" destId="{FA3A1968-3FB2-C843-BA42-0286EC3EDF1E}" srcOrd="0" destOrd="0" presId="urn:microsoft.com/office/officeart/2005/8/layout/radial5"/>
    <dgm:cxn modelId="{CD3C0B73-5A4E-064C-96F3-5A3C32D5AC88}" srcId="{031A2EFA-DC5C-C741-AD73-506A7C7F35D6}" destId="{57EC91F7-3A02-4043-9C0C-40C2239DDF91}" srcOrd="3" destOrd="0" parTransId="{87483B49-C763-4A49-9A63-9E76AAD36F17}" sibTransId="{BCD67BE5-0163-4543-8362-F3DDF8840616}"/>
    <dgm:cxn modelId="{00E65587-6546-6142-B2A3-B474561AA5A7}" type="presParOf" srcId="{A36B133C-6399-EC4F-95F0-BEC2E6C492A7}" destId="{38D02710-B65E-F944-A907-272A0C579D1A}" srcOrd="0" destOrd="0" presId="urn:microsoft.com/office/officeart/2005/8/layout/radial5"/>
    <dgm:cxn modelId="{EC3BC023-E1D6-4C4E-83E5-440A0041A69C}" type="presParOf" srcId="{A36B133C-6399-EC4F-95F0-BEC2E6C492A7}" destId="{E07D14C6-BB5F-464B-A86F-F64FBB0F4FA7}" srcOrd="1" destOrd="0" presId="urn:microsoft.com/office/officeart/2005/8/layout/radial5"/>
    <dgm:cxn modelId="{F20B4355-616C-F644-817A-DBC0A5A24BF5}" type="presParOf" srcId="{E07D14C6-BB5F-464B-A86F-F64FBB0F4FA7}" destId="{B830E86D-E469-434B-9AB7-F8AEB1284C61}" srcOrd="0" destOrd="0" presId="urn:microsoft.com/office/officeart/2005/8/layout/radial5"/>
    <dgm:cxn modelId="{15146698-6651-2D4D-9973-3845D88A4A80}" type="presParOf" srcId="{A36B133C-6399-EC4F-95F0-BEC2E6C492A7}" destId="{4DE4519B-2156-E147-A19B-4ABBC3074946}" srcOrd="2" destOrd="0" presId="urn:microsoft.com/office/officeart/2005/8/layout/radial5"/>
    <dgm:cxn modelId="{C14E002C-F518-5145-B384-5308756371E1}" type="presParOf" srcId="{A36B133C-6399-EC4F-95F0-BEC2E6C492A7}" destId="{3E82F411-E742-1647-AFC0-71854D793A57}" srcOrd="3" destOrd="0" presId="urn:microsoft.com/office/officeart/2005/8/layout/radial5"/>
    <dgm:cxn modelId="{EF332376-63B9-8640-8D82-4C42C00F8AB7}" type="presParOf" srcId="{3E82F411-E742-1647-AFC0-71854D793A57}" destId="{25378614-C838-9045-8ABF-69B3D1AFD51E}" srcOrd="0" destOrd="0" presId="urn:microsoft.com/office/officeart/2005/8/layout/radial5"/>
    <dgm:cxn modelId="{C634DB02-5443-E347-B6A2-E000C840113E}" type="presParOf" srcId="{A36B133C-6399-EC4F-95F0-BEC2E6C492A7}" destId="{4B09361D-D51D-6540-8386-0EB04C62B6C8}" srcOrd="4" destOrd="0" presId="urn:microsoft.com/office/officeart/2005/8/layout/radial5"/>
    <dgm:cxn modelId="{0B78D516-86FC-514C-A519-70BB65A85EE7}" type="presParOf" srcId="{A36B133C-6399-EC4F-95F0-BEC2E6C492A7}" destId="{01F51841-3838-F440-8CBA-C276EAD5B204}" srcOrd="5" destOrd="0" presId="urn:microsoft.com/office/officeart/2005/8/layout/radial5"/>
    <dgm:cxn modelId="{E101EA32-9DA8-C14F-9C9A-2BA77FFC01B7}" type="presParOf" srcId="{01F51841-3838-F440-8CBA-C276EAD5B204}" destId="{D9FFE32D-93BD-4B48-9D70-D3221C76DF33}" srcOrd="0" destOrd="0" presId="urn:microsoft.com/office/officeart/2005/8/layout/radial5"/>
    <dgm:cxn modelId="{06FB4B36-FE90-5A41-865A-5F3CDC191CAD}" type="presParOf" srcId="{A36B133C-6399-EC4F-95F0-BEC2E6C492A7}" destId="{80D89AA1-6067-BB45-B6BD-C2535F665CB0}" srcOrd="6" destOrd="0" presId="urn:microsoft.com/office/officeart/2005/8/layout/radial5"/>
    <dgm:cxn modelId="{0E2C68AB-04E9-D54F-A65B-D59F806BF711}" type="presParOf" srcId="{A36B133C-6399-EC4F-95F0-BEC2E6C492A7}" destId="{07F07784-88F0-9040-8481-90AED87010D1}" srcOrd="7" destOrd="0" presId="urn:microsoft.com/office/officeart/2005/8/layout/radial5"/>
    <dgm:cxn modelId="{651C3A8A-7F29-F446-B6DD-E1C7F0571A27}" type="presParOf" srcId="{07F07784-88F0-9040-8481-90AED87010D1}" destId="{12E5CBE2-87FD-834D-898F-4C25887FC5D0}" srcOrd="0" destOrd="0" presId="urn:microsoft.com/office/officeart/2005/8/layout/radial5"/>
    <dgm:cxn modelId="{A5306095-D674-914F-9805-D9948E8A63AC}" type="presParOf" srcId="{A36B133C-6399-EC4F-95F0-BEC2E6C492A7}" destId="{92BAC307-7D32-FC40-8242-30CCB47407CA}" srcOrd="8" destOrd="0" presId="urn:microsoft.com/office/officeart/2005/8/layout/radial5"/>
    <dgm:cxn modelId="{99583852-7185-A74C-915A-585388EEBB6C}" type="presParOf" srcId="{A36B133C-6399-EC4F-95F0-BEC2E6C492A7}" destId="{2FC6C826-0900-E14E-998F-DD676330E8B5}" srcOrd="9" destOrd="0" presId="urn:microsoft.com/office/officeart/2005/8/layout/radial5"/>
    <dgm:cxn modelId="{2DB5612A-9D1D-F741-990A-37945AA7B008}" type="presParOf" srcId="{2FC6C826-0900-E14E-998F-DD676330E8B5}" destId="{AB5FDE79-EEFC-574C-8085-8381EAD00528}" srcOrd="0" destOrd="0" presId="urn:microsoft.com/office/officeart/2005/8/layout/radial5"/>
    <dgm:cxn modelId="{392F65DE-8E25-2445-BDCB-49380872E6CC}" type="presParOf" srcId="{A36B133C-6399-EC4F-95F0-BEC2E6C492A7}" destId="{FA3A1968-3FB2-C843-BA42-0286EC3EDF1E}" srcOrd="10" destOrd="0" presId="urn:microsoft.com/office/officeart/2005/8/layout/radial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D02710-B65E-F944-A907-272A0C579D1A}">
      <dsp:nvSpPr>
        <dsp:cNvPr id="0" name=""/>
        <dsp:cNvSpPr/>
      </dsp:nvSpPr>
      <dsp:spPr>
        <a:xfrm>
          <a:off x="2622124" y="948523"/>
          <a:ext cx="676490" cy="6764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t>RWVCA</a:t>
          </a:r>
        </a:p>
      </dsp:txBody>
      <dsp:txXfrm>
        <a:off x="2721194" y="1047593"/>
        <a:ext cx="478350" cy="478350"/>
      </dsp:txXfrm>
    </dsp:sp>
    <dsp:sp modelId="{E07D14C6-BB5F-464B-A86F-F64FBB0F4FA7}">
      <dsp:nvSpPr>
        <dsp:cNvPr id="0" name=""/>
        <dsp:cNvSpPr/>
      </dsp:nvSpPr>
      <dsp:spPr>
        <a:xfrm rot="16200000">
          <a:off x="2888689" y="702330"/>
          <a:ext cx="143361" cy="2300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a:off x="2910193" y="769835"/>
        <a:ext cx="100353" cy="138004"/>
      </dsp:txXfrm>
    </dsp:sp>
    <dsp:sp modelId="{4DE4519B-2156-E147-A19B-4ABBC3074946}">
      <dsp:nvSpPr>
        <dsp:cNvPr id="0" name=""/>
        <dsp:cNvSpPr/>
      </dsp:nvSpPr>
      <dsp:spPr>
        <a:xfrm>
          <a:off x="2622124" y="1538"/>
          <a:ext cx="676490" cy="6764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n-US" sz="700" kern="1200"/>
            <a:t>General Assembly</a:t>
          </a:r>
        </a:p>
      </dsp:txBody>
      <dsp:txXfrm>
        <a:off x="2721194" y="100608"/>
        <a:ext cx="478350" cy="478350"/>
      </dsp:txXfrm>
    </dsp:sp>
    <dsp:sp modelId="{3E82F411-E742-1647-AFC0-71854D793A57}">
      <dsp:nvSpPr>
        <dsp:cNvPr id="0" name=""/>
        <dsp:cNvSpPr/>
      </dsp:nvSpPr>
      <dsp:spPr>
        <a:xfrm rot="20520000">
          <a:off x="3335148" y="1026702"/>
          <a:ext cx="143361" cy="2300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a:off x="3336200" y="1079348"/>
        <a:ext cx="100353" cy="138004"/>
      </dsp:txXfrm>
    </dsp:sp>
    <dsp:sp modelId="{4B09361D-D51D-6540-8386-0EB04C62B6C8}">
      <dsp:nvSpPr>
        <dsp:cNvPr id="0" name=""/>
        <dsp:cNvSpPr/>
      </dsp:nvSpPr>
      <dsp:spPr>
        <a:xfrm>
          <a:off x="3522760" y="655889"/>
          <a:ext cx="676490" cy="6764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n-US" sz="700" kern="1200"/>
            <a:t>Executive Committee</a:t>
          </a:r>
        </a:p>
      </dsp:txBody>
      <dsp:txXfrm>
        <a:off x="3621830" y="754959"/>
        <a:ext cx="478350" cy="478350"/>
      </dsp:txXfrm>
    </dsp:sp>
    <dsp:sp modelId="{01F51841-3838-F440-8CBA-C276EAD5B204}">
      <dsp:nvSpPr>
        <dsp:cNvPr id="0" name=""/>
        <dsp:cNvSpPr/>
      </dsp:nvSpPr>
      <dsp:spPr>
        <a:xfrm rot="3240000">
          <a:off x="3164616" y="1551546"/>
          <a:ext cx="143361" cy="2300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a:off x="3173480" y="1580150"/>
        <a:ext cx="100353" cy="138004"/>
      </dsp:txXfrm>
    </dsp:sp>
    <dsp:sp modelId="{80D89AA1-6067-BB45-B6BD-C2535F665CB0}">
      <dsp:nvSpPr>
        <dsp:cNvPr id="0" name=""/>
        <dsp:cNvSpPr/>
      </dsp:nvSpPr>
      <dsp:spPr>
        <a:xfrm>
          <a:off x="3178748" y="1714650"/>
          <a:ext cx="676490" cy="6764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n-US" sz="700" kern="1200"/>
            <a:t>Audit Committee</a:t>
          </a:r>
        </a:p>
      </dsp:txBody>
      <dsp:txXfrm>
        <a:off x="3277818" y="1813720"/>
        <a:ext cx="478350" cy="478350"/>
      </dsp:txXfrm>
    </dsp:sp>
    <dsp:sp modelId="{07F07784-88F0-9040-8481-90AED87010D1}">
      <dsp:nvSpPr>
        <dsp:cNvPr id="0" name=""/>
        <dsp:cNvSpPr/>
      </dsp:nvSpPr>
      <dsp:spPr>
        <a:xfrm rot="7560000">
          <a:off x="2612762" y="1551546"/>
          <a:ext cx="143361" cy="2300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10800000">
        <a:off x="2646906" y="1580150"/>
        <a:ext cx="100353" cy="138004"/>
      </dsp:txXfrm>
    </dsp:sp>
    <dsp:sp modelId="{92BAC307-7D32-FC40-8242-30CCB47407CA}">
      <dsp:nvSpPr>
        <dsp:cNvPr id="0" name=""/>
        <dsp:cNvSpPr/>
      </dsp:nvSpPr>
      <dsp:spPr>
        <a:xfrm>
          <a:off x="2065500" y="1714650"/>
          <a:ext cx="676490" cy="6764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n-US" sz="700" kern="1200"/>
            <a:t>Advisors</a:t>
          </a:r>
        </a:p>
      </dsp:txBody>
      <dsp:txXfrm>
        <a:off x="2164570" y="1813720"/>
        <a:ext cx="478350" cy="478350"/>
      </dsp:txXfrm>
    </dsp:sp>
    <dsp:sp modelId="{2FC6C826-0900-E14E-998F-DD676330E8B5}">
      <dsp:nvSpPr>
        <dsp:cNvPr id="0" name=""/>
        <dsp:cNvSpPr/>
      </dsp:nvSpPr>
      <dsp:spPr>
        <a:xfrm rot="11880000">
          <a:off x="2442229" y="1026702"/>
          <a:ext cx="143361" cy="23000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US" sz="700" kern="1200"/>
        </a:p>
      </dsp:txBody>
      <dsp:txXfrm rot="10800000">
        <a:off x="2484185" y="1079348"/>
        <a:ext cx="100353" cy="138004"/>
      </dsp:txXfrm>
    </dsp:sp>
    <dsp:sp modelId="{FA3A1968-3FB2-C843-BA42-0286EC3EDF1E}">
      <dsp:nvSpPr>
        <dsp:cNvPr id="0" name=""/>
        <dsp:cNvSpPr/>
      </dsp:nvSpPr>
      <dsp:spPr>
        <a:xfrm>
          <a:off x="1721488" y="655889"/>
          <a:ext cx="676490" cy="67649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n-US" sz="700" kern="1200"/>
            <a:t>Permanent Secretariat</a:t>
          </a:r>
        </a:p>
      </dsp:txBody>
      <dsp:txXfrm>
        <a:off x="1820558" y="754959"/>
        <a:ext cx="478350" cy="478350"/>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The RWVCA internal procedural manual provides a comprehensive framework for the association's operations, emphasizing transparency, efficiency, and adherence to ethical standards across membership management, office administration, HR, procurement, and logistics. It serves as a guiding document, ensuring alignment with RWVCA's objectives and fostering trust and accountability among members, partners, and stakeholders.</Abstract>
  <CompanyAddress/>
  <CompanyPhone/>
  <CompanyFax/>
  <CompanyEmail>info@rwvca.org.rw</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81024F3-BD04-41E6-B206-7D3496741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143</Pages>
  <Words>24422</Words>
  <Characters>139212</Characters>
  <Application>Microsoft Office Word</Application>
  <DocSecurity>0</DocSecurity>
  <Lines>1160</Lines>
  <Paragraphs>326</Paragraphs>
  <ScaleCrop>false</ScaleCrop>
  <HeadingPairs>
    <vt:vector size="2" baseType="variant">
      <vt:variant>
        <vt:lpstr>Title</vt:lpstr>
      </vt:variant>
      <vt:variant>
        <vt:i4>1</vt:i4>
      </vt:variant>
    </vt:vector>
  </HeadingPairs>
  <TitlesOfParts>
    <vt:vector size="1" baseType="lpstr">
      <vt:lpstr>Revised 
RWVCA Internal Procedural Manual</vt:lpstr>
    </vt:vector>
  </TitlesOfParts>
  <Company/>
  <LinksUpToDate>false</LinksUpToDate>
  <CharactersWithSpaces>163308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RWVCA Internal Procedural Manual</dc:title>
  <dc:subject>December 2024</dc:subject>
  <dc:creator>Final Version 2</dc:creator>
  <dc:description>generated by python-docx</dc:description>
  <cp:lastModifiedBy>HR-M.Olga</cp:lastModifiedBy>
  <cp:revision>78</cp:revision>
  <cp:lastPrinted>2025-01-15T18:29:00Z</cp:lastPrinted>
  <dcterms:created xsi:type="dcterms:W3CDTF">2026-02-10T08:42:00Z</dcterms:created>
  <dcterms:modified xsi:type="dcterms:W3CDTF">2026-02-12T07:56:00Z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0310FA78F3F34D809CF39C53DF08909F_13</vt:lpwstr>
  </property>
</Properties>
</file>